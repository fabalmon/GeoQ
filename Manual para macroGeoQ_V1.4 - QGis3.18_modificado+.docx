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A8E2054" w14:textId="3944F5CF" w:rsidR="0024237F" w:rsidRPr="00531A3E" w:rsidRDefault="00FE307B" w:rsidP="00531A3E">
      <w:pPr>
        <w:spacing w:before="100" w:beforeAutospacing="1" w:after="100" w:afterAutospacing="1"/>
        <w:jc w:val="center"/>
        <w:rPr>
          <w:rFonts w:ascii="Arial" w:hAnsi="Arial" w:cs="Arial"/>
          <w:sz w:val="32"/>
          <w:szCs w:val="32"/>
          <w:lang w:val="es-AR"/>
        </w:rPr>
      </w:pPr>
      <w:r w:rsidRPr="00531A3E">
        <w:rPr>
          <w:rFonts w:ascii="Arial" w:hAnsi="Arial" w:cs="Arial"/>
          <w:lang w:val="es-AR"/>
        </w:rPr>
        <w:fldChar w:fldCharType="begin"/>
      </w:r>
      <w:r w:rsidRPr="00531A3E">
        <w:rPr>
          <w:rFonts w:ascii="Arial" w:hAnsi="Arial" w:cs="Arial"/>
          <w:lang w:val="es-AR"/>
        </w:rPr>
        <w:instrText xml:space="preserve"> MACROBUTTON MTEditEquationSection2 </w:instrText>
      </w:r>
      <w:r w:rsidRPr="00531A3E">
        <w:rPr>
          <w:rStyle w:val="MTEquationSection"/>
          <w:rFonts w:ascii="Arial" w:hAnsi="Arial" w:cs="Arial"/>
        </w:rPr>
        <w:instrText>Equation Chapter 1 Section 1</w:instrText>
      </w:r>
      <w:r w:rsidRPr="00531A3E">
        <w:rPr>
          <w:rFonts w:ascii="Arial" w:hAnsi="Arial" w:cs="Arial"/>
          <w:lang w:val="es-AR"/>
        </w:rPr>
        <w:fldChar w:fldCharType="begin"/>
      </w:r>
      <w:r w:rsidRPr="00531A3E">
        <w:rPr>
          <w:rFonts w:ascii="Arial" w:hAnsi="Arial" w:cs="Arial"/>
          <w:lang w:val="es-AR"/>
        </w:rPr>
        <w:instrText xml:space="preserve"> SEQ MTEqn \r \h \* MERGEFORMAT </w:instrText>
      </w:r>
      <w:r w:rsidRPr="00531A3E">
        <w:rPr>
          <w:rFonts w:ascii="Arial" w:hAnsi="Arial" w:cs="Arial"/>
          <w:lang w:val="es-AR"/>
        </w:rPr>
        <w:fldChar w:fldCharType="end"/>
      </w:r>
      <w:r w:rsidRPr="00531A3E">
        <w:rPr>
          <w:rFonts w:ascii="Arial" w:hAnsi="Arial" w:cs="Arial"/>
          <w:lang w:val="es-AR"/>
        </w:rPr>
        <w:fldChar w:fldCharType="begin"/>
      </w:r>
      <w:r w:rsidRPr="00531A3E">
        <w:rPr>
          <w:rFonts w:ascii="Arial" w:hAnsi="Arial" w:cs="Arial"/>
          <w:lang w:val="es-AR"/>
        </w:rPr>
        <w:instrText xml:space="preserve"> SEQ MTSec \r 1 \h \* MERGEFORMAT </w:instrText>
      </w:r>
      <w:r w:rsidRPr="00531A3E">
        <w:rPr>
          <w:rFonts w:ascii="Arial" w:hAnsi="Arial" w:cs="Arial"/>
          <w:lang w:val="es-AR"/>
        </w:rPr>
        <w:fldChar w:fldCharType="end"/>
      </w:r>
      <w:r w:rsidRPr="00531A3E">
        <w:rPr>
          <w:rFonts w:ascii="Arial" w:hAnsi="Arial" w:cs="Arial"/>
          <w:lang w:val="es-AR"/>
        </w:rPr>
        <w:fldChar w:fldCharType="begin"/>
      </w:r>
      <w:r w:rsidRPr="00531A3E">
        <w:rPr>
          <w:rFonts w:ascii="Arial" w:hAnsi="Arial" w:cs="Arial"/>
          <w:lang w:val="es-AR"/>
        </w:rPr>
        <w:instrText xml:space="preserve"> SEQ MTChap \r 1 \h \* MERGEFORMAT </w:instrText>
      </w:r>
      <w:r w:rsidRPr="00531A3E">
        <w:rPr>
          <w:rFonts w:ascii="Arial" w:hAnsi="Arial" w:cs="Arial"/>
          <w:lang w:val="es-AR"/>
        </w:rPr>
        <w:fldChar w:fldCharType="end"/>
      </w:r>
      <w:r w:rsidRPr="00531A3E">
        <w:rPr>
          <w:rFonts w:ascii="Arial" w:hAnsi="Arial" w:cs="Arial"/>
          <w:lang w:val="es-AR"/>
        </w:rPr>
        <w:fldChar w:fldCharType="end"/>
      </w:r>
      <w:ins w:id="0" w:author="FERNANDA GASPARI" w:date="2021-10-29T11:45:00Z">
        <w:r w:rsidR="004759E9" w:rsidRPr="004759E9">
          <w:rPr>
            <w:rFonts w:ascii="Arial" w:hAnsi="Arial" w:cs="Arial"/>
            <w:sz w:val="32"/>
            <w:szCs w:val="32"/>
            <w:lang w:val="es-AR"/>
          </w:rPr>
          <w:t>GeoQ:</w:t>
        </w:r>
        <w:r w:rsidR="004759E9">
          <w:rPr>
            <w:rFonts w:ascii="Arial" w:hAnsi="Arial" w:cs="Arial"/>
            <w:lang w:val="es-AR"/>
          </w:rPr>
          <w:t xml:space="preserve"> </w:t>
        </w:r>
      </w:ins>
      <w:r w:rsidR="002B162F" w:rsidRPr="00531A3E">
        <w:rPr>
          <w:rFonts w:ascii="Arial" w:hAnsi="Arial" w:cs="Arial"/>
          <w:sz w:val="32"/>
          <w:szCs w:val="32"/>
          <w:lang w:val="es-AR"/>
        </w:rPr>
        <w:t xml:space="preserve">Automatización del </w:t>
      </w:r>
      <w:r w:rsidR="008128CE" w:rsidRPr="00531A3E">
        <w:rPr>
          <w:rFonts w:ascii="Arial" w:hAnsi="Arial" w:cs="Arial"/>
          <w:sz w:val="32"/>
          <w:szCs w:val="32"/>
          <w:lang w:val="es-AR"/>
        </w:rPr>
        <w:t>procesamiento</w:t>
      </w:r>
      <w:r w:rsidR="002B162F" w:rsidRPr="00531A3E">
        <w:rPr>
          <w:rFonts w:ascii="Arial" w:hAnsi="Arial" w:cs="Arial"/>
          <w:sz w:val="32"/>
          <w:szCs w:val="32"/>
          <w:lang w:val="es-AR"/>
        </w:rPr>
        <w:t xml:space="preserve"> </w:t>
      </w:r>
      <w:r w:rsidR="008128CE" w:rsidRPr="00531A3E">
        <w:rPr>
          <w:rFonts w:ascii="Arial" w:hAnsi="Arial" w:cs="Arial"/>
          <w:sz w:val="32"/>
          <w:szCs w:val="32"/>
          <w:lang w:val="es-AR"/>
        </w:rPr>
        <w:t xml:space="preserve">de cálculo </w:t>
      </w:r>
      <w:r w:rsidR="002B162F" w:rsidRPr="00531A3E">
        <w:rPr>
          <w:rFonts w:ascii="Arial" w:hAnsi="Arial" w:cs="Arial"/>
          <w:sz w:val="32"/>
          <w:szCs w:val="32"/>
          <w:lang w:val="es-AR"/>
        </w:rPr>
        <w:t xml:space="preserve">de </w:t>
      </w:r>
      <w:r w:rsidR="008128CE" w:rsidRPr="00531A3E">
        <w:rPr>
          <w:rFonts w:ascii="Arial" w:hAnsi="Arial" w:cs="Arial"/>
          <w:sz w:val="32"/>
          <w:szCs w:val="32"/>
          <w:lang w:val="es-AR"/>
        </w:rPr>
        <w:t xml:space="preserve">la </w:t>
      </w:r>
      <w:r w:rsidR="002B162F" w:rsidRPr="00531A3E">
        <w:rPr>
          <w:rFonts w:ascii="Arial" w:hAnsi="Arial" w:cs="Arial"/>
          <w:sz w:val="32"/>
          <w:szCs w:val="32"/>
          <w:lang w:val="es-AR"/>
        </w:rPr>
        <w:t xml:space="preserve">escorrentía </w:t>
      </w:r>
      <w:ins w:id="1" w:author="FERNANDA GASPARI" w:date="2021-10-29T11:45:00Z">
        <w:r w:rsidR="004759E9">
          <w:rPr>
            <w:rFonts w:ascii="Arial" w:hAnsi="Arial" w:cs="Arial"/>
            <w:sz w:val="32"/>
            <w:szCs w:val="32"/>
            <w:lang w:val="es-AR"/>
          </w:rPr>
          <w:t xml:space="preserve">superficial </w:t>
        </w:r>
      </w:ins>
      <w:r w:rsidR="002B162F" w:rsidRPr="00531A3E">
        <w:rPr>
          <w:rFonts w:ascii="Arial" w:hAnsi="Arial" w:cs="Arial"/>
          <w:sz w:val="32"/>
          <w:szCs w:val="32"/>
          <w:lang w:val="es-AR"/>
        </w:rPr>
        <w:t>b</w:t>
      </w:r>
      <w:r w:rsidR="00760049" w:rsidRPr="00531A3E">
        <w:rPr>
          <w:rFonts w:ascii="Arial" w:hAnsi="Arial" w:cs="Arial"/>
          <w:sz w:val="32"/>
          <w:szCs w:val="32"/>
          <w:lang w:val="es-AR"/>
        </w:rPr>
        <w:t>ajo entorno S.I.G</w:t>
      </w:r>
      <w:r w:rsidR="008E5584" w:rsidRPr="00531A3E">
        <w:rPr>
          <w:rFonts w:ascii="Arial" w:hAnsi="Arial" w:cs="Arial"/>
          <w:sz w:val="32"/>
          <w:szCs w:val="32"/>
          <w:lang w:val="es-AR"/>
        </w:rPr>
        <w:t>.</w:t>
      </w:r>
      <w:r w:rsidR="00760049" w:rsidRPr="00531A3E">
        <w:rPr>
          <w:rFonts w:ascii="Arial" w:hAnsi="Arial" w:cs="Arial"/>
          <w:sz w:val="32"/>
          <w:szCs w:val="32"/>
          <w:lang w:val="es-AR"/>
        </w:rPr>
        <w:t xml:space="preserve"> </w:t>
      </w:r>
      <w:r w:rsidR="00CB7545">
        <w:rPr>
          <w:rFonts w:ascii="Arial" w:hAnsi="Arial" w:cs="Arial"/>
          <w:sz w:val="32"/>
          <w:szCs w:val="32"/>
          <w:lang w:val="es-AR"/>
        </w:rPr>
        <w:t xml:space="preserve">en </w:t>
      </w:r>
      <w:r w:rsidR="00360E05" w:rsidRPr="00531A3E">
        <w:rPr>
          <w:rFonts w:ascii="Arial" w:hAnsi="Arial" w:cs="Arial"/>
          <w:sz w:val="32"/>
          <w:szCs w:val="32"/>
          <w:lang w:val="es-AR"/>
        </w:rPr>
        <w:t>QGis 3.18</w:t>
      </w:r>
      <w:r w:rsidR="00760049" w:rsidRPr="00531A3E">
        <w:rPr>
          <w:rFonts w:ascii="Arial" w:hAnsi="Arial" w:cs="Arial"/>
          <w:sz w:val="32"/>
          <w:szCs w:val="32"/>
          <w:lang w:val="es-AR"/>
        </w:rPr>
        <w:t>®</w:t>
      </w:r>
      <w:r w:rsidR="0087420E" w:rsidRPr="00531A3E">
        <w:rPr>
          <w:rFonts w:ascii="Arial" w:hAnsi="Arial" w:cs="Arial"/>
          <w:sz w:val="32"/>
          <w:szCs w:val="32"/>
          <w:lang w:val="es-AR"/>
        </w:rPr>
        <w:t>.</w:t>
      </w:r>
    </w:p>
    <w:p w14:paraId="605170A9" w14:textId="75245A02" w:rsidR="00CB7545" w:rsidRDefault="00CB7545" w:rsidP="00CB7545">
      <w:pPr>
        <w:spacing w:line="360" w:lineRule="auto"/>
        <w:ind w:left="567" w:right="571"/>
        <w:jc w:val="center"/>
        <w:rPr>
          <w:rFonts w:ascii="Arial" w:hAnsi="Arial" w:cs="Arial"/>
          <w:lang w:val="es-AR"/>
        </w:rPr>
      </w:pPr>
    </w:p>
    <w:p w14:paraId="7F7C2BCB" w14:textId="724D8D30" w:rsidR="00CB7545" w:rsidRPr="004B6497" w:rsidRDefault="00CB7545" w:rsidP="00CB7545">
      <w:pPr>
        <w:spacing w:line="360" w:lineRule="auto"/>
        <w:ind w:left="567" w:right="571"/>
        <w:jc w:val="center"/>
        <w:rPr>
          <w:rFonts w:ascii="Arial" w:hAnsi="Arial" w:cs="Arial"/>
          <w:b/>
          <w:bCs/>
          <w:sz w:val="22"/>
          <w:szCs w:val="22"/>
        </w:rPr>
      </w:pPr>
      <w:r w:rsidRPr="00D452BB">
        <w:rPr>
          <w:rFonts w:ascii="Arial" w:hAnsi="Arial" w:cs="Arial"/>
          <w:b/>
          <w:bCs/>
          <w:spacing w:val="-1"/>
          <w:sz w:val="22"/>
          <w:szCs w:val="22"/>
        </w:rPr>
        <w:t xml:space="preserve">Fabio Alejandro Montealegre </w:t>
      </w:r>
      <w:proofErr w:type="spellStart"/>
      <w:proofErr w:type="gramStart"/>
      <w:r w:rsidRPr="00D452BB">
        <w:rPr>
          <w:rFonts w:ascii="Arial" w:hAnsi="Arial" w:cs="Arial"/>
          <w:b/>
          <w:bCs/>
          <w:spacing w:val="-1"/>
          <w:sz w:val="22"/>
          <w:szCs w:val="22"/>
        </w:rPr>
        <w:t>Medina</w:t>
      </w:r>
      <w:r>
        <w:rPr>
          <w:rFonts w:ascii="Arial" w:hAnsi="Arial" w:cs="Arial"/>
          <w:b/>
          <w:bCs/>
          <w:spacing w:val="-1"/>
          <w:sz w:val="22"/>
          <w:szCs w:val="22"/>
          <w:vertAlign w:val="superscript"/>
        </w:rPr>
        <w:t>a</w:t>
      </w:r>
      <w:proofErr w:type="spellEnd"/>
      <w:r>
        <w:rPr>
          <w:rFonts w:ascii="Arial" w:hAnsi="Arial" w:cs="Arial"/>
          <w:b/>
          <w:bCs/>
          <w:spacing w:val="-1"/>
          <w:sz w:val="22"/>
          <w:szCs w:val="22"/>
          <w:vertAlign w:val="superscript"/>
        </w:rPr>
        <w:t xml:space="preserve"> </w:t>
      </w:r>
      <w:r>
        <w:rPr>
          <w:rFonts w:ascii="Arial" w:hAnsi="Arial" w:cs="Arial"/>
          <w:b/>
          <w:bCs/>
          <w:sz w:val="22"/>
          <w:szCs w:val="22"/>
        </w:rPr>
        <w:t xml:space="preserve"> </w:t>
      </w:r>
      <w:r>
        <w:rPr>
          <w:rFonts w:ascii="Arial" w:hAnsi="Arial" w:cs="Arial"/>
          <w:b/>
          <w:bCs/>
          <w:sz w:val="22"/>
          <w:szCs w:val="22"/>
        </w:rPr>
        <w:t>-</w:t>
      </w:r>
      <w:proofErr w:type="gramEnd"/>
      <w:r>
        <w:rPr>
          <w:rFonts w:ascii="Arial" w:hAnsi="Arial" w:cs="Arial"/>
          <w:b/>
          <w:bCs/>
          <w:sz w:val="22"/>
          <w:szCs w:val="22"/>
        </w:rPr>
        <w:t xml:space="preserve"> </w:t>
      </w:r>
      <w:r w:rsidRPr="00D452BB">
        <w:rPr>
          <w:rFonts w:ascii="Arial" w:hAnsi="Arial" w:cs="Arial"/>
          <w:b/>
          <w:bCs/>
          <w:sz w:val="22"/>
          <w:szCs w:val="22"/>
        </w:rPr>
        <w:t xml:space="preserve">Fernanda Julia </w:t>
      </w:r>
      <w:proofErr w:type="spellStart"/>
      <w:r w:rsidRPr="00D452BB">
        <w:rPr>
          <w:rFonts w:ascii="Arial" w:hAnsi="Arial" w:cs="Arial"/>
          <w:b/>
          <w:bCs/>
          <w:sz w:val="22"/>
          <w:szCs w:val="22"/>
        </w:rPr>
        <w:t>Gaspari</w:t>
      </w:r>
      <w:r>
        <w:rPr>
          <w:rFonts w:ascii="Arial" w:hAnsi="Arial" w:cs="Arial"/>
          <w:b/>
          <w:bCs/>
          <w:sz w:val="22"/>
          <w:szCs w:val="22"/>
          <w:vertAlign w:val="superscript"/>
        </w:rPr>
        <w:t>b</w:t>
      </w:r>
      <w:proofErr w:type="spellEnd"/>
      <w:r w:rsidRPr="00D452BB">
        <w:rPr>
          <w:rFonts w:ascii="Arial" w:hAnsi="Arial" w:cs="Arial"/>
          <w:spacing w:val="-1"/>
          <w:sz w:val="22"/>
          <w:szCs w:val="22"/>
        </w:rPr>
        <w:t>.</w:t>
      </w:r>
      <w:r w:rsidRPr="00CB7545">
        <w:rPr>
          <w:rStyle w:val="Refdenotaalpie"/>
          <w:rFonts w:ascii="Arial" w:hAnsi="Arial" w:cs="Arial"/>
          <w:spacing w:val="-1"/>
          <w:sz w:val="22"/>
          <w:szCs w:val="22"/>
        </w:rPr>
        <w:t xml:space="preserve"> </w:t>
      </w:r>
      <w:r>
        <w:rPr>
          <w:rStyle w:val="Refdenotaalpie"/>
          <w:rFonts w:ascii="Arial" w:hAnsi="Arial" w:cs="Arial"/>
          <w:spacing w:val="-1"/>
          <w:sz w:val="22"/>
          <w:szCs w:val="22"/>
        </w:rPr>
        <w:footnoteReference w:id="1"/>
      </w:r>
    </w:p>
    <w:p w14:paraId="22007240" w14:textId="77777777" w:rsidR="00CB7545" w:rsidRDefault="00CB7545" w:rsidP="00CB7545">
      <w:pPr>
        <w:spacing w:before="1" w:line="360" w:lineRule="auto"/>
        <w:ind w:left="567" w:right="571"/>
        <w:jc w:val="center"/>
        <w:rPr>
          <w:rFonts w:ascii="Arial" w:hAnsi="Arial" w:cs="Arial"/>
          <w:spacing w:val="-1"/>
          <w:sz w:val="22"/>
          <w:szCs w:val="22"/>
        </w:rPr>
      </w:pPr>
    </w:p>
    <w:p w14:paraId="427EA815" w14:textId="77777777" w:rsidR="00DF2DD9" w:rsidRDefault="00CB7545" w:rsidP="00D71B87">
      <w:pPr>
        <w:spacing w:before="1" w:line="360" w:lineRule="auto"/>
        <w:ind w:left="567" w:right="571"/>
        <w:jc w:val="center"/>
        <w:rPr>
          <w:ins w:id="5" w:author="FERNANDA GASPARI" w:date="2021-10-29T12:07:00Z"/>
          <w:rFonts w:ascii="Arial" w:hAnsi="Arial" w:cs="Arial"/>
          <w:sz w:val="20"/>
          <w:szCs w:val="20"/>
        </w:rPr>
      </w:pPr>
      <w:r w:rsidRPr="00DF2DD9">
        <w:rPr>
          <w:rFonts w:ascii="Arial" w:hAnsi="Arial" w:cs="Arial"/>
          <w:spacing w:val="-1"/>
          <w:sz w:val="20"/>
          <w:szCs w:val="20"/>
        </w:rPr>
        <w:t>C</w:t>
      </w:r>
      <w:r w:rsidRPr="00DF2DD9">
        <w:rPr>
          <w:rFonts w:ascii="Arial" w:hAnsi="Arial" w:cs="Arial"/>
          <w:sz w:val="20"/>
          <w:szCs w:val="20"/>
        </w:rPr>
        <w:t>á</w:t>
      </w:r>
      <w:r w:rsidRPr="00DF2DD9">
        <w:rPr>
          <w:rFonts w:ascii="Arial" w:hAnsi="Arial" w:cs="Arial"/>
          <w:spacing w:val="1"/>
          <w:sz w:val="20"/>
          <w:szCs w:val="20"/>
        </w:rPr>
        <w:t>t</w:t>
      </w:r>
      <w:r w:rsidRPr="00DF2DD9">
        <w:rPr>
          <w:rFonts w:ascii="Arial" w:hAnsi="Arial" w:cs="Arial"/>
          <w:sz w:val="20"/>
          <w:szCs w:val="20"/>
        </w:rPr>
        <w:t>e</w:t>
      </w:r>
      <w:r w:rsidRPr="00DF2DD9">
        <w:rPr>
          <w:rFonts w:ascii="Arial" w:hAnsi="Arial" w:cs="Arial"/>
          <w:spacing w:val="-2"/>
          <w:sz w:val="20"/>
          <w:szCs w:val="20"/>
        </w:rPr>
        <w:t>d</w:t>
      </w:r>
      <w:r w:rsidRPr="00DF2DD9">
        <w:rPr>
          <w:rFonts w:ascii="Arial" w:hAnsi="Arial" w:cs="Arial"/>
          <w:spacing w:val="1"/>
          <w:sz w:val="20"/>
          <w:szCs w:val="20"/>
        </w:rPr>
        <w:t>r</w:t>
      </w:r>
      <w:r w:rsidRPr="00DF2DD9">
        <w:rPr>
          <w:rFonts w:ascii="Arial" w:hAnsi="Arial" w:cs="Arial"/>
          <w:sz w:val="20"/>
          <w:szCs w:val="20"/>
        </w:rPr>
        <w:t xml:space="preserve">a </w:t>
      </w:r>
      <w:r w:rsidRPr="00DF2DD9">
        <w:rPr>
          <w:rFonts w:ascii="Arial" w:hAnsi="Arial" w:cs="Arial"/>
          <w:spacing w:val="-2"/>
          <w:sz w:val="20"/>
          <w:szCs w:val="20"/>
        </w:rPr>
        <w:t>d</w:t>
      </w:r>
      <w:r w:rsidRPr="00DF2DD9">
        <w:rPr>
          <w:rFonts w:ascii="Arial" w:hAnsi="Arial" w:cs="Arial"/>
          <w:sz w:val="20"/>
          <w:szCs w:val="20"/>
        </w:rPr>
        <w:t xml:space="preserve">e </w:t>
      </w:r>
      <w:r w:rsidRPr="00DF2DD9">
        <w:rPr>
          <w:rFonts w:ascii="Arial" w:hAnsi="Arial" w:cs="Arial"/>
          <w:spacing w:val="1"/>
          <w:sz w:val="20"/>
          <w:szCs w:val="20"/>
        </w:rPr>
        <w:t>M</w:t>
      </w:r>
      <w:r w:rsidRPr="00DF2DD9">
        <w:rPr>
          <w:rFonts w:ascii="Arial" w:hAnsi="Arial" w:cs="Arial"/>
          <w:spacing w:val="-2"/>
          <w:sz w:val="20"/>
          <w:szCs w:val="20"/>
        </w:rPr>
        <w:t>a</w:t>
      </w:r>
      <w:r w:rsidRPr="00DF2DD9">
        <w:rPr>
          <w:rFonts w:ascii="Arial" w:hAnsi="Arial" w:cs="Arial"/>
          <w:sz w:val="20"/>
          <w:szCs w:val="20"/>
        </w:rPr>
        <w:t>n</w:t>
      </w:r>
      <w:r w:rsidRPr="00DF2DD9">
        <w:rPr>
          <w:rFonts w:ascii="Arial" w:hAnsi="Arial" w:cs="Arial"/>
          <w:spacing w:val="-2"/>
          <w:sz w:val="20"/>
          <w:szCs w:val="20"/>
        </w:rPr>
        <w:t>e</w:t>
      </w:r>
      <w:r w:rsidRPr="00DF2DD9">
        <w:rPr>
          <w:rFonts w:ascii="Arial" w:hAnsi="Arial" w:cs="Arial"/>
          <w:spacing w:val="1"/>
          <w:sz w:val="20"/>
          <w:szCs w:val="20"/>
        </w:rPr>
        <w:t>j</w:t>
      </w:r>
      <w:r w:rsidRPr="00DF2DD9">
        <w:rPr>
          <w:rFonts w:ascii="Arial" w:hAnsi="Arial" w:cs="Arial"/>
          <w:sz w:val="20"/>
          <w:szCs w:val="20"/>
        </w:rPr>
        <w:t>o de C</w:t>
      </w:r>
      <w:r w:rsidRPr="00DF2DD9">
        <w:rPr>
          <w:rFonts w:ascii="Arial" w:hAnsi="Arial" w:cs="Arial"/>
          <w:spacing w:val="-3"/>
          <w:sz w:val="20"/>
          <w:szCs w:val="20"/>
        </w:rPr>
        <w:t>u</w:t>
      </w:r>
      <w:r w:rsidRPr="00DF2DD9">
        <w:rPr>
          <w:rFonts w:ascii="Arial" w:hAnsi="Arial" w:cs="Arial"/>
          <w:sz w:val="20"/>
          <w:szCs w:val="20"/>
        </w:rPr>
        <w:t>e</w:t>
      </w:r>
      <w:r w:rsidRPr="00DF2DD9">
        <w:rPr>
          <w:rFonts w:ascii="Arial" w:hAnsi="Arial" w:cs="Arial"/>
          <w:spacing w:val="-2"/>
          <w:sz w:val="20"/>
          <w:szCs w:val="20"/>
        </w:rPr>
        <w:t>n</w:t>
      </w:r>
      <w:r w:rsidRPr="00DF2DD9">
        <w:rPr>
          <w:rFonts w:ascii="Arial" w:hAnsi="Arial" w:cs="Arial"/>
          <w:sz w:val="20"/>
          <w:szCs w:val="20"/>
        </w:rPr>
        <w:t>cas</w:t>
      </w:r>
      <w:r w:rsidR="00D71B87" w:rsidRPr="00DF2DD9">
        <w:rPr>
          <w:rFonts w:ascii="Arial" w:hAnsi="Arial" w:cs="Arial"/>
          <w:sz w:val="20"/>
          <w:szCs w:val="20"/>
        </w:rPr>
        <w:t xml:space="preserve"> Hidrográficas.</w:t>
      </w:r>
      <w:r w:rsidRPr="00DF2DD9">
        <w:rPr>
          <w:rFonts w:ascii="Arial" w:hAnsi="Arial" w:cs="Arial"/>
          <w:sz w:val="20"/>
          <w:szCs w:val="20"/>
        </w:rPr>
        <w:t xml:space="preserve"> </w:t>
      </w:r>
    </w:p>
    <w:p w14:paraId="792A4C7E" w14:textId="457F5F7A" w:rsidR="00CB7545" w:rsidRPr="00DF2DD9" w:rsidRDefault="00CB7545" w:rsidP="00D71B87">
      <w:pPr>
        <w:spacing w:before="1" w:line="360" w:lineRule="auto"/>
        <w:ind w:left="567" w:right="571"/>
        <w:jc w:val="center"/>
        <w:rPr>
          <w:rFonts w:ascii="Arial" w:hAnsi="Arial" w:cs="Arial"/>
          <w:sz w:val="20"/>
          <w:szCs w:val="20"/>
        </w:rPr>
      </w:pPr>
      <w:r w:rsidRPr="00DF2DD9">
        <w:rPr>
          <w:rFonts w:ascii="Arial" w:hAnsi="Arial" w:cs="Arial"/>
          <w:sz w:val="20"/>
          <w:szCs w:val="20"/>
        </w:rPr>
        <w:t>F</w:t>
      </w:r>
      <w:r w:rsidRPr="00DF2DD9">
        <w:rPr>
          <w:rFonts w:ascii="Arial" w:hAnsi="Arial" w:cs="Arial"/>
          <w:spacing w:val="-2"/>
          <w:sz w:val="20"/>
          <w:szCs w:val="20"/>
        </w:rPr>
        <w:t>a</w:t>
      </w:r>
      <w:r w:rsidRPr="00DF2DD9">
        <w:rPr>
          <w:rFonts w:ascii="Arial" w:hAnsi="Arial" w:cs="Arial"/>
          <w:sz w:val="20"/>
          <w:szCs w:val="20"/>
        </w:rPr>
        <w:t>cu</w:t>
      </w:r>
      <w:r w:rsidRPr="00DF2DD9">
        <w:rPr>
          <w:rFonts w:ascii="Arial" w:hAnsi="Arial" w:cs="Arial"/>
          <w:spacing w:val="-1"/>
          <w:sz w:val="20"/>
          <w:szCs w:val="20"/>
        </w:rPr>
        <w:t>l</w:t>
      </w:r>
      <w:r w:rsidRPr="00DF2DD9">
        <w:rPr>
          <w:rFonts w:ascii="Arial" w:hAnsi="Arial" w:cs="Arial"/>
          <w:spacing w:val="1"/>
          <w:sz w:val="20"/>
          <w:szCs w:val="20"/>
        </w:rPr>
        <w:t>t</w:t>
      </w:r>
      <w:r w:rsidRPr="00DF2DD9">
        <w:rPr>
          <w:rFonts w:ascii="Arial" w:hAnsi="Arial" w:cs="Arial"/>
          <w:sz w:val="20"/>
          <w:szCs w:val="20"/>
        </w:rPr>
        <w:t>ad</w:t>
      </w:r>
      <w:r w:rsidRPr="00DF2DD9">
        <w:rPr>
          <w:rFonts w:ascii="Arial" w:hAnsi="Arial" w:cs="Arial"/>
          <w:spacing w:val="-2"/>
          <w:sz w:val="20"/>
          <w:szCs w:val="20"/>
        </w:rPr>
        <w:t xml:space="preserve"> </w:t>
      </w:r>
      <w:r w:rsidRPr="00DF2DD9">
        <w:rPr>
          <w:rFonts w:ascii="Arial" w:hAnsi="Arial" w:cs="Arial"/>
          <w:sz w:val="20"/>
          <w:szCs w:val="20"/>
        </w:rPr>
        <w:t>de C</w:t>
      </w:r>
      <w:r w:rsidRPr="00DF2DD9">
        <w:rPr>
          <w:rFonts w:ascii="Arial" w:hAnsi="Arial" w:cs="Arial"/>
          <w:spacing w:val="-2"/>
          <w:sz w:val="20"/>
          <w:szCs w:val="20"/>
        </w:rPr>
        <w:t>i</w:t>
      </w:r>
      <w:r w:rsidRPr="00DF2DD9">
        <w:rPr>
          <w:rFonts w:ascii="Arial" w:hAnsi="Arial" w:cs="Arial"/>
          <w:sz w:val="20"/>
          <w:szCs w:val="20"/>
        </w:rPr>
        <w:t>en</w:t>
      </w:r>
      <w:r w:rsidRPr="00DF2DD9">
        <w:rPr>
          <w:rFonts w:ascii="Arial" w:hAnsi="Arial" w:cs="Arial"/>
          <w:spacing w:val="-2"/>
          <w:sz w:val="20"/>
          <w:szCs w:val="20"/>
        </w:rPr>
        <w:t>c</w:t>
      </w:r>
      <w:r w:rsidRPr="00DF2DD9">
        <w:rPr>
          <w:rFonts w:ascii="Arial" w:hAnsi="Arial" w:cs="Arial"/>
          <w:spacing w:val="1"/>
          <w:sz w:val="20"/>
          <w:szCs w:val="20"/>
        </w:rPr>
        <w:t>i</w:t>
      </w:r>
      <w:r w:rsidRPr="00DF2DD9">
        <w:rPr>
          <w:rFonts w:ascii="Arial" w:hAnsi="Arial" w:cs="Arial"/>
          <w:sz w:val="20"/>
          <w:szCs w:val="20"/>
        </w:rPr>
        <w:t>as</w:t>
      </w:r>
      <w:r w:rsidRPr="00DF2DD9">
        <w:rPr>
          <w:rFonts w:ascii="Arial" w:hAnsi="Arial" w:cs="Arial"/>
          <w:spacing w:val="1"/>
          <w:sz w:val="20"/>
          <w:szCs w:val="20"/>
        </w:rPr>
        <w:t xml:space="preserve"> </w:t>
      </w:r>
      <w:r w:rsidRPr="00DF2DD9">
        <w:rPr>
          <w:rFonts w:ascii="Arial" w:hAnsi="Arial" w:cs="Arial"/>
          <w:spacing w:val="-3"/>
          <w:sz w:val="20"/>
          <w:szCs w:val="20"/>
        </w:rPr>
        <w:t>A</w:t>
      </w:r>
      <w:r w:rsidRPr="00DF2DD9">
        <w:rPr>
          <w:rFonts w:ascii="Arial" w:hAnsi="Arial" w:cs="Arial"/>
          <w:spacing w:val="-2"/>
          <w:sz w:val="20"/>
          <w:szCs w:val="20"/>
        </w:rPr>
        <w:t>g</w:t>
      </w:r>
      <w:r w:rsidRPr="00DF2DD9">
        <w:rPr>
          <w:rFonts w:ascii="Arial" w:hAnsi="Arial" w:cs="Arial"/>
          <w:spacing w:val="1"/>
          <w:sz w:val="20"/>
          <w:szCs w:val="20"/>
        </w:rPr>
        <w:t>r</w:t>
      </w:r>
      <w:r w:rsidRPr="00DF2DD9">
        <w:rPr>
          <w:rFonts w:ascii="Arial" w:hAnsi="Arial" w:cs="Arial"/>
          <w:sz w:val="20"/>
          <w:szCs w:val="20"/>
        </w:rPr>
        <w:t>a</w:t>
      </w:r>
      <w:r w:rsidRPr="00DF2DD9">
        <w:rPr>
          <w:rFonts w:ascii="Arial" w:hAnsi="Arial" w:cs="Arial"/>
          <w:spacing w:val="1"/>
          <w:sz w:val="20"/>
          <w:szCs w:val="20"/>
        </w:rPr>
        <w:t>ri</w:t>
      </w:r>
      <w:r w:rsidRPr="00DF2DD9">
        <w:rPr>
          <w:rFonts w:ascii="Arial" w:hAnsi="Arial" w:cs="Arial"/>
          <w:spacing w:val="-2"/>
          <w:sz w:val="20"/>
          <w:szCs w:val="20"/>
        </w:rPr>
        <w:t>a</w:t>
      </w:r>
      <w:r w:rsidRPr="00DF2DD9">
        <w:rPr>
          <w:rFonts w:ascii="Arial" w:hAnsi="Arial" w:cs="Arial"/>
          <w:sz w:val="20"/>
          <w:szCs w:val="20"/>
        </w:rPr>
        <w:t>s y</w:t>
      </w:r>
      <w:r w:rsidRPr="00DF2DD9">
        <w:rPr>
          <w:rFonts w:ascii="Arial" w:hAnsi="Arial" w:cs="Arial"/>
          <w:spacing w:val="-2"/>
          <w:sz w:val="20"/>
          <w:szCs w:val="20"/>
        </w:rPr>
        <w:t xml:space="preserve"> </w:t>
      </w:r>
      <w:r w:rsidRPr="00DF2DD9">
        <w:rPr>
          <w:rFonts w:ascii="Arial" w:hAnsi="Arial" w:cs="Arial"/>
          <w:sz w:val="20"/>
          <w:szCs w:val="20"/>
        </w:rPr>
        <w:t>For</w:t>
      </w:r>
      <w:r w:rsidRPr="00DF2DD9">
        <w:rPr>
          <w:rFonts w:ascii="Arial" w:hAnsi="Arial" w:cs="Arial"/>
          <w:spacing w:val="1"/>
          <w:sz w:val="20"/>
          <w:szCs w:val="20"/>
        </w:rPr>
        <w:t>e</w:t>
      </w:r>
      <w:r w:rsidRPr="00DF2DD9">
        <w:rPr>
          <w:rFonts w:ascii="Arial" w:hAnsi="Arial" w:cs="Arial"/>
          <w:spacing w:val="-2"/>
          <w:sz w:val="20"/>
          <w:szCs w:val="20"/>
        </w:rPr>
        <w:t>s</w:t>
      </w:r>
      <w:r w:rsidRPr="00DF2DD9">
        <w:rPr>
          <w:rFonts w:ascii="Arial" w:hAnsi="Arial" w:cs="Arial"/>
          <w:spacing w:val="1"/>
          <w:sz w:val="20"/>
          <w:szCs w:val="20"/>
        </w:rPr>
        <w:t>t</w:t>
      </w:r>
      <w:r w:rsidRPr="00DF2DD9">
        <w:rPr>
          <w:rFonts w:ascii="Arial" w:hAnsi="Arial" w:cs="Arial"/>
          <w:spacing w:val="-2"/>
          <w:sz w:val="20"/>
          <w:szCs w:val="20"/>
        </w:rPr>
        <w:t>a</w:t>
      </w:r>
      <w:r w:rsidRPr="00DF2DD9">
        <w:rPr>
          <w:rFonts w:ascii="Arial" w:hAnsi="Arial" w:cs="Arial"/>
          <w:spacing w:val="1"/>
          <w:sz w:val="20"/>
          <w:szCs w:val="20"/>
        </w:rPr>
        <w:t>l</w:t>
      </w:r>
      <w:r w:rsidRPr="00DF2DD9">
        <w:rPr>
          <w:rFonts w:ascii="Arial" w:hAnsi="Arial" w:cs="Arial"/>
          <w:sz w:val="20"/>
          <w:szCs w:val="20"/>
        </w:rPr>
        <w:t>e</w:t>
      </w:r>
      <w:r w:rsidRPr="00DF2DD9">
        <w:rPr>
          <w:rFonts w:ascii="Arial" w:hAnsi="Arial" w:cs="Arial"/>
          <w:spacing w:val="1"/>
          <w:sz w:val="20"/>
          <w:szCs w:val="20"/>
        </w:rPr>
        <w:t>s</w:t>
      </w:r>
      <w:r w:rsidRPr="00DF2DD9">
        <w:rPr>
          <w:rFonts w:ascii="Arial" w:hAnsi="Arial" w:cs="Arial"/>
          <w:sz w:val="20"/>
          <w:szCs w:val="20"/>
        </w:rPr>
        <w:t>.</w:t>
      </w:r>
      <w:r w:rsidRPr="00DF2DD9">
        <w:rPr>
          <w:rFonts w:ascii="Arial" w:hAnsi="Arial" w:cs="Arial"/>
          <w:sz w:val="20"/>
          <w:szCs w:val="20"/>
        </w:rPr>
        <w:t xml:space="preserve"> </w:t>
      </w:r>
      <w:r w:rsidRPr="00DF2DD9">
        <w:rPr>
          <w:rFonts w:ascii="Arial" w:hAnsi="Arial" w:cs="Arial"/>
          <w:spacing w:val="-1"/>
          <w:sz w:val="20"/>
          <w:szCs w:val="20"/>
        </w:rPr>
        <w:t>U</w:t>
      </w:r>
      <w:r w:rsidRPr="00DF2DD9">
        <w:rPr>
          <w:rFonts w:ascii="Arial" w:hAnsi="Arial" w:cs="Arial"/>
          <w:sz w:val="20"/>
          <w:szCs w:val="20"/>
        </w:rPr>
        <w:t>n</w:t>
      </w:r>
      <w:r w:rsidRPr="00DF2DD9">
        <w:rPr>
          <w:rFonts w:ascii="Arial" w:hAnsi="Arial" w:cs="Arial"/>
          <w:spacing w:val="1"/>
          <w:sz w:val="20"/>
          <w:szCs w:val="20"/>
        </w:rPr>
        <w:t>i</w:t>
      </w:r>
      <w:r w:rsidRPr="00DF2DD9">
        <w:rPr>
          <w:rFonts w:ascii="Arial" w:hAnsi="Arial" w:cs="Arial"/>
          <w:spacing w:val="-2"/>
          <w:sz w:val="20"/>
          <w:szCs w:val="20"/>
        </w:rPr>
        <w:t>v</w:t>
      </w:r>
      <w:r w:rsidRPr="00DF2DD9">
        <w:rPr>
          <w:rFonts w:ascii="Arial" w:hAnsi="Arial" w:cs="Arial"/>
          <w:sz w:val="20"/>
          <w:szCs w:val="20"/>
        </w:rPr>
        <w:t>e</w:t>
      </w:r>
      <w:r w:rsidRPr="00DF2DD9">
        <w:rPr>
          <w:rFonts w:ascii="Arial" w:hAnsi="Arial" w:cs="Arial"/>
          <w:spacing w:val="1"/>
          <w:sz w:val="20"/>
          <w:szCs w:val="20"/>
        </w:rPr>
        <w:t>r</w:t>
      </w:r>
      <w:r w:rsidRPr="00DF2DD9">
        <w:rPr>
          <w:rFonts w:ascii="Arial" w:hAnsi="Arial" w:cs="Arial"/>
          <w:sz w:val="20"/>
          <w:szCs w:val="20"/>
        </w:rPr>
        <w:t>s</w:t>
      </w:r>
      <w:r w:rsidRPr="00DF2DD9">
        <w:rPr>
          <w:rFonts w:ascii="Arial" w:hAnsi="Arial" w:cs="Arial"/>
          <w:spacing w:val="1"/>
          <w:sz w:val="20"/>
          <w:szCs w:val="20"/>
        </w:rPr>
        <w:t>i</w:t>
      </w:r>
      <w:r w:rsidRPr="00DF2DD9">
        <w:rPr>
          <w:rFonts w:ascii="Arial" w:hAnsi="Arial" w:cs="Arial"/>
          <w:spacing w:val="-2"/>
          <w:sz w:val="20"/>
          <w:szCs w:val="20"/>
        </w:rPr>
        <w:t>d</w:t>
      </w:r>
      <w:r w:rsidRPr="00DF2DD9">
        <w:rPr>
          <w:rFonts w:ascii="Arial" w:hAnsi="Arial" w:cs="Arial"/>
          <w:sz w:val="20"/>
          <w:szCs w:val="20"/>
        </w:rPr>
        <w:t>ad Na</w:t>
      </w:r>
      <w:r w:rsidRPr="00DF2DD9">
        <w:rPr>
          <w:rFonts w:ascii="Arial" w:hAnsi="Arial" w:cs="Arial"/>
          <w:spacing w:val="-2"/>
          <w:sz w:val="20"/>
          <w:szCs w:val="20"/>
        </w:rPr>
        <w:t>c</w:t>
      </w:r>
      <w:r w:rsidRPr="00DF2DD9">
        <w:rPr>
          <w:rFonts w:ascii="Arial" w:hAnsi="Arial" w:cs="Arial"/>
          <w:spacing w:val="1"/>
          <w:sz w:val="20"/>
          <w:szCs w:val="20"/>
        </w:rPr>
        <w:t>i</w:t>
      </w:r>
      <w:r w:rsidRPr="00DF2DD9">
        <w:rPr>
          <w:rFonts w:ascii="Arial" w:hAnsi="Arial" w:cs="Arial"/>
          <w:sz w:val="20"/>
          <w:szCs w:val="20"/>
        </w:rPr>
        <w:t>o</w:t>
      </w:r>
      <w:r w:rsidRPr="00DF2DD9">
        <w:rPr>
          <w:rFonts w:ascii="Arial" w:hAnsi="Arial" w:cs="Arial"/>
          <w:spacing w:val="-2"/>
          <w:sz w:val="20"/>
          <w:szCs w:val="20"/>
        </w:rPr>
        <w:t>n</w:t>
      </w:r>
      <w:r w:rsidRPr="00DF2DD9">
        <w:rPr>
          <w:rFonts w:ascii="Arial" w:hAnsi="Arial" w:cs="Arial"/>
          <w:spacing w:val="2"/>
          <w:sz w:val="20"/>
          <w:szCs w:val="20"/>
        </w:rPr>
        <w:t>a</w:t>
      </w:r>
      <w:r w:rsidRPr="00DF2DD9">
        <w:rPr>
          <w:rFonts w:ascii="Arial" w:hAnsi="Arial" w:cs="Arial"/>
          <w:sz w:val="20"/>
          <w:szCs w:val="20"/>
        </w:rPr>
        <w:t>l</w:t>
      </w:r>
      <w:r w:rsidRPr="00DF2DD9">
        <w:rPr>
          <w:rFonts w:ascii="Arial" w:hAnsi="Arial" w:cs="Arial"/>
          <w:spacing w:val="1"/>
          <w:sz w:val="20"/>
          <w:szCs w:val="20"/>
        </w:rPr>
        <w:t xml:space="preserve"> </w:t>
      </w:r>
      <w:r w:rsidRPr="00DF2DD9">
        <w:rPr>
          <w:rFonts w:ascii="Arial" w:hAnsi="Arial" w:cs="Arial"/>
          <w:spacing w:val="-2"/>
          <w:sz w:val="20"/>
          <w:szCs w:val="20"/>
        </w:rPr>
        <w:t>d</w:t>
      </w:r>
      <w:r w:rsidRPr="00DF2DD9">
        <w:rPr>
          <w:rFonts w:ascii="Arial" w:hAnsi="Arial" w:cs="Arial"/>
          <w:sz w:val="20"/>
          <w:szCs w:val="20"/>
        </w:rPr>
        <w:t xml:space="preserve">e </w:t>
      </w:r>
      <w:r w:rsidRPr="00DF2DD9">
        <w:rPr>
          <w:rFonts w:ascii="Arial" w:hAnsi="Arial" w:cs="Arial"/>
          <w:spacing w:val="-3"/>
          <w:sz w:val="20"/>
          <w:szCs w:val="20"/>
        </w:rPr>
        <w:t>L</w:t>
      </w:r>
      <w:r w:rsidRPr="00DF2DD9">
        <w:rPr>
          <w:rFonts w:ascii="Arial" w:hAnsi="Arial" w:cs="Arial"/>
          <w:sz w:val="20"/>
          <w:szCs w:val="20"/>
        </w:rPr>
        <w:t>a P</w:t>
      </w:r>
      <w:r w:rsidRPr="00DF2DD9">
        <w:rPr>
          <w:rFonts w:ascii="Arial" w:hAnsi="Arial" w:cs="Arial"/>
          <w:spacing w:val="1"/>
          <w:sz w:val="20"/>
          <w:szCs w:val="20"/>
        </w:rPr>
        <w:t>l</w:t>
      </w:r>
      <w:r w:rsidRPr="00DF2DD9">
        <w:rPr>
          <w:rFonts w:ascii="Arial" w:hAnsi="Arial" w:cs="Arial"/>
          <w:spacing w:val="-2"/>
          <w:sz w:val="20"/>
          <w:szCs w:val="20"/>
        </w:rPr>
        <w:t>a</w:t>
      </w:r>
      <w:r w:rsidRPr="00DF2DD9">
        <w:rPr>
          <w:rFonts w:ascii="Arial" w:hAnsi="Arial" w:cs="Arial"/>
          <w:spacing w:val="1"/>
          <w:sz w:val="20"/>
          <w:szCs w:val="20"/>
        </w:rPr>
        <w:t>t</w:t>
      </w:r>
      <w:r w:rsidRPr="00DF2DD9">
        <w:rPr>
          <w:rFonts w:ascii="Arial" w:hAnsi="Arial" w:cs="Arial"/>
          <w:sz w:val="20"/>
          <w:szCs w:val="20"/>
        </w:rPr>
        <w:t>a</w:t>
      </w:r>
    </w:p>
    <w:p w14:paraId="16455003" w14:textId="77777777" w:rsidR="00D71B87" w:rsidRDefault="00D71B87" w:rsidP="00CB7545">
      <w:pPr>
        <w:spacing w:line="360" w:lineRule="auto"/>
        <w:ind w:left="567" w:right="571"/>
        <w:jc w:val="center"/>
        <w:rPr>
          <w:rFonts w:ascii="Arial" w:hAnsi="Arial" w:cs="Arial"/>
          <w:position w:val="-1"/>
          <w:sz w:val="22"/>
          <w:szCs w:val="22"/>
        </w:rPr>
      </w:pPr>
    </w:p>
    <w:p w14:paraId="25719016" w14:textId="77777777" w:rsidR="00CB7545" w:rsidRPr="00D71B87" w:rsidRDefault="00CB7545" w:rsidP="00531A3E">
      <w:pPr>
        <w:spacing w:before="100" w:beforeAutospacing="1" w:after="100" w:afterAutospacing="1"/>
        <w:jc w:val="center"/>
        <w:rPr>
          <w:rFonts w:ascii="Arial" w:hAnsi="Arial" w:cs="Arial"/>
          <w:lang w:val="es-CO"/>
        </w:rPr>
      </w:pPr>
    </w:p>
    <w:p w14:paraId="36EF07A5" w14:textId="77777777" w:rsidR="0024237F" w:rsidRPr="00531A3E" w:rsidRDefault="0024237F" w:rsidP="00531A3E">
      <w:pPr>
        <w:spacing w:before="100" w:beforeAutospacing="1" w:after="100" w:afterAutospacing="1"/>
        <w:jc w:val="both"/>
        <w:rPr>
          <w:rFonts w:ascii="Arial" w:hAnsi="Arial" w:cs="Arial"/>
          <w:lang w:val="es-AR"/>
        </w:rPr>
      </w:pPr>
    </w:p>
    <w:p w14:paraId="0B0509E1" w14:textId="01EA4765" w:rsidR="00DF0DE7" w:rsidRPr="00531A3E" w:rsidRDefault="0024237F" w:rsidP="005553CC">
      <w:pPr>
        <w:pStyle w:val="Ttulo"/>
        <w:jc w:val="left"/>
        <w:rPr>
          <w:lang w:val="es-AR"/>
        </w:rPr>
      </w:pPr>
      <w:r w:rsidRPr="00531A3E">
        <w:rPr>
          <w:lang w:val="es-AR"/>
        </w:rPr>
        <w:t>Introducción</w:t>
      </w:r>
    </w:p>
    <w:p w14:paraId="31768235" w14:textId="6EB56FF4" w:rsidR="00DA6347" w:rsidRDefault="00587282" w:rsidP="00531A3E">
      <w:pPr>
        <w:spacing w:before="100" w:beforeAutospacing="1" w:after="100" w:afterAutospacing="1"/>
        <w:jc w:val="both"/>
        <w:rPr>
          <w:ins w:id="6" w:author="FERNANDA GASPARI" w:date="2021-10-28T18:32:00Z"/>
          <w:rFonts w:ascii="Arial" w:hAnsi="Arial" w:cs="Arial"/>
          <w:sz w:val="22"/>
          <w:szCs w:val="22"/>
        </w:rPr>
      </w:pPr>
      <w:r w:rsidRPr="00531A3E">
        <w:rPr>
          <w:rFonts w:ascii="Arial" w:hAnsi="Arial" w:cs="Arial"/>
          <w:sz w:val="22"/>
          <w:szCs w:val="22"/>
        </w:rPr>
        <w:t xml:space="preserve">Los modelos de cambio de uso se han transformado en una poderosa herramienta de análisis espacial orientada a explorarlos </w:t>
      </w:r>
      <w:ins w:id="7" w:author="FERNANDA GASPARI" w:date="2021-10-28T18:29:00Z">
        <w:r w:rsidR="00DA6347">
          <w:rPr>
            <w:rFonts w:ascii="Arial" w:hAnsi="Arial" w:cs="Arial"/>
            <w:sz w:val="22"/>
            <w:szCs w:val="22"/>
          </w:rPr>
          <w:t>e identificar</w:t>
        </w:r>
      </w:ins>
      <w:r w:rsidRPr="00531A3E">
        <w:rPr>
          <w:rFonts w:ascii="Arial" w:hAnsi="Arial" w:cs="Arial"/>
          <w:sz w:val="22"/>
          <w:szCs w:val="22"/>
        </w:rPr>
        <w:t xml:space="preserve"> sus variables sociales, económicas y espaciales; </w:t>
      </w:r>
      <w:ins w:id="8" w:author="FERNANDA GASPARI" w:date="2021-10-28T18:29:00Z">
        <w:r w:rsidR="00DA6347">
          <w:rPr>
            <w:rFonts w:ascii="Arial" w:hAnsi="Arial" w:cs="Arial"/>
            <w:sz w:val="22"/>
            <w:szCs w:val="22"/>
          </w:rPr>
          <w:t xml:space="preserve">con la capacidad de </w:t>
        </w:r>
      </w:ins>
      <w:r w:rsidRPr="00531A3E">
        <w:rPr>
          <w:rFonts w:ascii="Arial" w:hAnsi="Arial" w:cs="Arial"/>
          <w:sz w:val="22"/>
          <w:szCs w:val="22"/>
        </w:rPr>
        <w:t xml:space="preserve">proyectar potenciales impactos ambientales y socioeconómicos derivados y evaluar la influencia de alternativas políticas y regímenes de manejo sobre los patrones de desarrollo y uso del </w:t>
      </w:r>
      <w:ins w:id="9" w:author="FERNANDA GASPARI" w:date="2021-10-28T18:30:00Z">
        <w:r w:rsidR="00DA6347">
          <w:rPr>
            <w:rFonts w:ascii="Arial" w:hAnsi="Arial" w:cs="Arial"/>
            <w:sz w:val="22"/>
            <w:szCs w:val="22"/>
          </w:rPr>
          <w:t>territorio</w:t>
        </w:r>
      </w:ins>
      <w:ins w:id="10" w:author="FERNANDA GASPARI" w:date="2021-10-28T18:34:00Z">
        <w:r w:rsidR="00DA6347">
          <w:rPr>
            <w:rFonts w:ascii="Arial" w:hAnsi="Arial" w:cs="Arial"/>
            <w:sz w:val="22"/>
            <w:szCs w:val="22"/>
          </w:rPr>
          <w:t>.</w:t>
        </w:r>
      </w:ins>
      <w:ins w:id="11" w:author="FERNANDA GASPARI" w:date="2021-10-28T18:30:00Z">
        <w:r w:rsidR="00DA6347" w:rsidRPr="00531A3E">
          <w:rPr>
            <w:rFonts w:ascii="Arial" w:hAnsi="Arial" w:cs="Arial"/>
            <w:sz w:val="22"/>
            <w:szCs w:val="22"/>
          </w:rPr>
          <w:t xml:space="preserve"> </w:t>
        </w:r>
      </w:ins>
    </w:p>
    <w:p w14:paraId="5D78136D" w14:textId="1B3B4B47" w:rsidR="00DA6347" w:rsidRDefault="00DA6347" w:rsidP="00531A3E">
      <w:pPr>
        <w:spacing w:before="100" w:beforeAutospacing="1" w:after="100" w:afterAutospacing="1"/>
        <w:jc w:val="both"/>
        <w:rPr>
          <w:ins w:id="12" w:author="FERNANDA GASPARI" w:date="2021-10-28T18:35:00Z"/>
          <w:rFonts w:ascii="Arial" w:hAnsi="Arial" w:cs="Arial"/>
          <w:sz w:val="22"/>
          <w:szCs w:val="22"/>
        </w:rPr>
      </w:pPr>
      <w:ins w:id="13" w:author="FERNANDA GASPARI" w:date="2021-10-28T18:33:00Z">
        <w:r w:rsidRPr="00DA6347">
          <w:rPr>
            <w:rFonts w:ascii="Arial" w:hAnsi="Arial" w:cs="Arial"/>
            <w:sz w:val="22"/>
            <w:szCs w:val="22"/>
          </w:rPr>
          <w:t>El propósito principal del modelado es identificar los factores físicos y socioeconómicos que determinan o condicionan la presión para el cambio de uso de la tierra en la interfaz urbano-rur</w:t>
        </w:r>
      </w:ins>
      <w:ins w:id="14" w:author="FERNANDA GASPARI" w:date="2021-10-28T18:35:00Z">
        <w:r>
          <w:rPr>
            <w:rFonts w:ascii="Arial" w:hAnsi="Arial" w:cs="Arial"/>
            <w:sz w:val="22"/>
            <w:szCs w:val="22"/>
          </w:rPr>
          <w:t>al</w:t>
        </w:r>
      </w:ins>
      <w:ins w:id="15" w:author="FERNANDA GASPARI" w:date="2021-10-28T18:34:00Z">
        <w:r w:rsidRPr="00531A3E">
          <w:rPr>
            <w:rFonts w:ascii="Arial" w:hAnsi="Arial" w:cs="Arial"/>
            <w:sz w:val="22"/>
            <w:szCs w:val="22"/>
          </w:rPr>
          <w:t>.</w:t>
        </w:r>
      </w:ins>
      <w:ins w:id="16" w:author="FERNANDA GASPARI" w:date="2021-10-28T18:35:00Z">
        <w:r>
          <w:rPr>
            <w:rFonts w:ascii="Arial" w:hAnsi="Arial" w:cs="Arial"/>
            <w:sz w:val="22"/>
            <w:szCs w:val="22"/>
          </w:rPr>
          <w:t xml:space="preserve"> </w:t>
        </w:r>
      </w:ins>
      <w:ins w:id="17" w:author="FERNANDA GASPARI" w:date="2021-10-28T18:32:00Z">
        <w:r w:rsidRPr="00DA6347">
          <w:rPr>
            <w:rFonts w:ascii="Arial" w:hAnsi="Arial" w:cs="Arial"/>
            <w:sz w:val="22"/>
            <w:szCs w:val="22"/>
          </w:rPr>
          <w:t>El estudio y la evaluación de los patrones de crecimiento urbano</w:t>
        </w:r>
      </w:ins>
      <w:ins w:id="18" w:author="FERNANDA GASPARI" w:date="2021-10-28T18:34:00Z">
        <w:r>
          <w:rPr>
            <w:rFonts w:ascii="Arial" w:hAnsi="Arial" w:cs="Arial"/>
            <w:sz w:val="22"/>
            <w:szCs w:val="22"/>
          </w:rPr>
          <w:t>/rural</w:t>
        </w:r>
      </w:ins>
      <w:ins w:id="19" w:author="FERNANDA GASPARI" w:date="2021-10-28T18:32:00Z">
        <w:r w:rsidRPr="00DA6347">
          <w:rPr>
            <w:rFonts w:ascii="Arial" w:hAnsi="Arial" w:cs="Arial"/>
            <w:sz w:val="22"/>
            <w:szCs w:val="22"/>
          </w:rPr>
          <w:t xml:space="preserve"> y las fuerzas que impulsan su transformación requieren la gestión y el uso de análisis espacial, estadísticas y técnicas de S</w:t>
        </w:r>
      </w:ins>
      <w:ins w:id="20" w:author="FERNANDA GASPARI" w:date="2021-10-28T18:37:00Z">
        <w:r>
          <w:rPr>
            <w:rFonts w:ascii="Arial" w:hAnsi="Arial" w:cs="Arial"/>
            <w:sz w:val="22"/>
            <w:szCs w:val="22"/>
          </w:rPr>
          <w:t xml:space="preserve">istemas de </w:t>
        </w:r>
      </w:ins>
      <w:ins w:id="21" w:author="FERNANDA GASPARI" w:date="2021-10-28T18:32:00Z">
        <w:r w:rsidRPr="00DA6347">
          <w:rPr>
            <w:rFonts w:ascii="Arial" w:hAnsi="Arial" w:cs="Arial"/>
            <w:sz w:val="22"/>
            <w:szCs w:val="22"/>
          </w:rPr>
          <w:t>I</w:t>
        </w:r>
      </w:ins>
      <w:ins w:id="22" w:author="FERNANDA GASPARI" w:date="2021-10-28T18:37:00Z">
        <w:r>
          <w:rPr>
            <w:rFonts w:ascii="Arial" w:hAnsi="Arial" w:cs="Arial"/>
            <w:sz w:val="22"/>
            <w:szCs w:val="22"/>
          </w:rPr>
          <w:t xml:space="preserve">nformación </w:t>
        </w:r>
      </w:ins>
      <w:ins w:id="23" w:author="FERNANDA GASPARI" w:date="2021-10-28T18:32:00Z">
        <w:r w:rsidRPr="00DA6347">
          <w:rPr>
            <w:rFonts w:ascii="Arial" w:hAnsi="Arial" w:cs="Arial"/>
            <w:sz w:val="22"/>
            <w:szCs w:val="22"/>
          </w:rPr>
          <w:t>G</w:t>
        </w:r>
      </w:ins>
      <w:ins w:id="24" w:author="FERNANDA GASPARI" w:date="2021-10-28T18:37:00Z">
        <w:r>
          <w:rPr>
            <w:rFonts w:ascii="Arial" w:hAnsi="Arial" w:cs="Arial"/>
            <w:sz w:val="22"/>
            <w:szCs w:val="22"/>
          </w:rPr>
          <w:t>eográfica (SIG)</w:t>
        </w:r>
      </w:ins>
      <w:ins w:id="25" w:author="FERNANDA GASPARI" w:date="2021-10-28T18:32:00Z">
        <w:r w:rsidRPr="00DA6347">
          <w:rPr>
            <w:rFonts w:ascii="Arial" w:hAnsi="Arial" w:cs="Arial"/>
            <w:sz w:val="22"/>
            <w:szCs w:val="22"/>
          </w:rPr>
          <w:t>. Estas técnicas son necesarias para comprender la compleja dinámica de estos procesos y sus múltiples factores causales</w:t>
        </w:r>
        <w:r>
          <w:rPr>
            <w:rFonts w:ascii="Arial" w:hAnsi="Arial" w:cs="Arial"/>
            <w:sz w:val="22"/>
            <w:szCs w:val="22"/>
          </w:rPr>
          <w:t xml:space="preserve"> </w:t>
        </w:r>
      </w:ins>
      <w:r w:rsidR="00587282" w:rsidRPr="00531A3E">
        <w:rPr>
          <w:rFonts w:ascii="Arial" w:hAnsi="Arial" w:cs="Arial"/>
          <w:sz w:val="22"/>
          <w:szCs w:val="22"/>
        </w:rPr>
        <w:fldChar w:fldCharType="begin" w:fldLock="1"/>
      </w:r>
      <w:r w:rsidR="00587282" w:rsidRPr="00531A3E">
        <w:rPr>
          <w:rFonts w:ascii="Arial" w:hAnsi="Arial" w:cs="Arial"/>
          <w:sz w:val="22"/>
          <w:szCs w:val="22"/>
        </w:rPr>
        <w:instrText>ADDIN CSL_CITATION {"citationItems":[{"id":"ITEM-1","itemData":{"ISSN":"1708-3087","author":[{"dropping-particle":"","family":"Aguayo","given":"Mauricio I","non-dropping-particle":"","parse-names":false,"suffix":""},{"dropping-particle":"","family":"Wiegand","given":"Thorsten","non-dropping-particle":"","parse-names":false,"suffix":""},{"dropping-particle":"","family":"Azócar","given":"Gerardo D","non-dropping-particle":"","parse-names":false,"suffix":""},{"dropping-particle":"","family":"Wiegand","given":"Kerstin","non-dropping-particle":"","parse-names":false,"suffix":""},{"dropping-particle":"","family":"Vega","given":"Claudia E","non-dropping-particle":"","parse-names":false,"suffix":""}],"container-title":"Ecology and Society","id":"ITEM-1","issue":"1","issued":{"date-parts":[["2007"]]},"publisher":"JSTOR","title":"Revealing the driving forces of mid-cities urban growth patterns using spatial modeling: a case study of Los Ángeles, Chile","type":"article-journal","volume":"12"},"uris":["http://www.mendeley.com/documents/?uuid=20b25de0-46a6-4f30-a305-ba0117fe7966"]}],"mendeley":{"formattedCitation":"(Aguayo et al., 2007)","plainTextFormattedCitation":"(Aguayo et al., 2007)","previouslyFormattedCitation":"(Aguayo et al., 2007)"},"properties":{"noteIndex":0},"schema":"https://github.com/citation-style-language/schema/raw/master/csl-citation.json"}</w:instrText>
      </w:r>
      <w:r w:rsidR="00587282" w:rsidRPr="00531A3E">
        <w:rPr>
          <w:rFonts w:ascii="Arial" w:hAnsi="Arial" w:cs="Arial"/>
          <w:sz w:val="22"/>
          <w:szCs w:val="22"/>
        </w:rPr>
        <w:fldChar w:fldCharType="separate"/>
      </w:r>
      <w:r w:rsidR="00587282" w:rsidRPr="00531A3E">
        <w:rPr>
          <w:rFonts w:ascii="Arial" w:hAnsi="Arial" w:cs="Arial"/>
          <w:noProof/>
          <w:sz w:val="22"/>
          <w:szCs w:val="22"/>
        </w:rPr>
        <w:t>(Aguayo et al., 2007)</w:t>
      </w:r>
      <w:r w:rsidR="00587282" w:rsidRPr="00531A3E">
        <w:rPr>
          <w:rFonts w:ascii="Arial" w:hAnsi="Arial" w:cs="Arial"/>
          <w:sz w:val="22"/>
          <w:szCs w:val="22"/>
        </w:rPr>
        <w:fldChar w:fldCharType="end"/>
      </w:r>
      <w:r w:rsidR="00587282" w:rsidRPr="00531A3E">
        <w:rPr>
          <w:rFonts w:ascii="Arial" w:hAnsi="Arial" w:cs="Arial"/>
          <w:sz w:val="22"/>
          <w:szCs w:val="22"/>
        </w:rPr>
        <w:t>.</w:t>
      </w:r>
      <w:r w:rsidR="00DF45C0" w:rsidRPr="00531A3E">
        <w:rPr>
          <w:rFonts w:ascii="Arial" w:hAnsi="Arial" w:cs="Arial"/>
          <w:sz w:val="22"/>
          <w:szCs w:val="22"/>
        </w:rPr>
        <w:t xml:space="preserve"> </w:t>
      </w:r>
    </w:p>
    <w:p w14:paraId="21E81F62" w14:textId="7BBE5F48" w:rsidR="00DA6347" w:rsidRPr="00531A3E" w:rsidRDefault="00587282" w:rsidP="00DA6347">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La interacción entre modelos hidrológicos y de proyección cartográfica del uso del suelo es relativamente fiable, dada por la eficacia y exactitud espacial que le otorga el manejo de bases de datos geográficos, integrados a un SIG </w:t>
      </w:r>
      <w:r w:rsidRPr="00531A3E">
        <w:rPr>
          <w:rFonts w:ascii="Arial" w:hAnsi="Arial" w:cs="Arial"/>
          <w:sz w:val="22"/>
          <w:szCs w:val="22"/>
        </w:rPr>
        <w:fldChar w:fldCharType="begin" w:fldLock="1"/>
      </w:r>
      <w:r w:rsidR="00464661">
        <w:rPr>
          <w:rFonts w:ascii="Arial" w:hAnsi="Arial" w:cs="Arial"/>
          <w:sz w:val="22"/>
          <w:szCs w:val="22"/>
        </w:rPr>
        <w:instrText>ADDIN CSL_CITATION {"citationItems":[{"id":"ITEM-1","itemData":{"ISSN":"0328-0543","author":[{"dropping-particle":"","family":"Sandoval","given":"V","non-dropping-particle":"","parse-names":false,"suffix":""},{"dropping-particle":"","family":"Oyarzun","given":"V","non-dropping-particle":"","parse-names":false,"suffix":""}],"container-title":"Quebracho-Revista de Ciencias Forestales","id":"ITEM-1","issue":"11","issued":{"date-parts":[["2004"]]},"page":"9-21","publisher":"Universidad Nacional de Santiago del Estero","title":"Modelamiento y prognosis espacial del cambio en el uso del suelo","type":"article-journal"},"uris":["http://www.mendeley.com/documents/?uuid=b519a444-6677-4ab6-841a-789fd1aba9d3"]},{"id":"ITEM-2","itemData":{"ISSN":"2007-2422","abstract":"El análisis de cambios en la cobertura de suelo es importante y necesario, porque proporcionan la base para conocer las tendencias de los procesos de degradación, desertificación, y pérdida de la biodiversidad y servicios ecosistémicos de una región. La evaluación del servicio ecosistémico de provisión hídrica debido al cambio de uso del suelo es primordial en sistemas con alta vulnerabilidad hidrológica. El objetivo de este trabajo fue analizar la distribución espacial del rendimiento hídrico con relación al cambio de uso del suelo (para los años 1997 y 2017) y escenarios de precipitación en la cuenca alta del río Sauce Chico, Tornquist, Argentina, a partir del módulo WY de InVest®, como una herramienta para comprender la variabilidad geoespacial del servicio ecosistémico hidrológico en la cuenca. La agricultura ocupa el 49 % de la cuenca (185 km2) desarrollada sobre áreas de pastoreo y pastizales (64 km2); las zonas urbanas y bosque de ribera ocupan &lt; 1 % del área total de la cuenca para el año 2017. Los resultados sugieren que el rendimiento hídrico total anual para la cuenca es de 224 943 mm. Durante el escenario seco (-30% de la precipitación anual) el rendimiento hídrico disminuyó a 150 495 mm (39.78%). Por el contrario, durante escenario húmedo (+30 de la precipitación anual), el rendimiento hídrico incrementó a 349 940 mm (28.57%). Las áreas rocosas y urbanas presentan máximo rendimiento hídrico seguido por las áreas agrícolas. Las áreas de mayor regulación hídrica corresponden a los pastizales. Los resultados contribuyen al entendimiento de la respuesta hidrológica y proporcionan información base para la toma de decisión y manejo de los recursos hídricos.","author":[{"dropping-particle":"","family":"Gaspari","given":"Fernanda Julia","non-dropping-particle":"","parse-names":false,"suffix":""},{"dropping-particle":"","family":"Díaz Gómez","given":"Andrea Romina","non-dropping-particle":"","parse-names":false,"suffix":""},{"dropping-particle":"","family":"Montealegre Medina","given":"Fabio Alejandro","non-dropping-particle":"","parse-names":false,"suffix":""}],"container-title":"Tecnología y Ciencias del Agua, ISSN-e 2007-2422, Vol. 12, Nº. 1, 2021 (Ejemplar dedicado a: enero-febrero), págs. 74-112","id":"ITEM-2","issue":"1","issued":{"date-parts":[["2021"]]},"page":"74-112","publisher":"Instituto Mexicano de Tecnología del Agua","title":"Variabilidad espacial del rendimiento hídrico ante el cambio de uso del suelo y escenarios pluviales en la cuenca alta del río Sauce Chico, Argentina","type":"article-journal","volume":"12"},"uris":["http://www.mendeley.com/documents/?uuid=f2781c22-bfa1-357e-a20e-633e9159f794"]},{"id":"ITEM-3","itemData":{"ISSN":"1692-1399","author":[{"dropping-particle":"","family":"Rodríguez Vagaría","given":"Alfonso Martín","non-dropping-particle":"","parse-names":false,"suffix":""},{"dropping-particle":"","family":"Gaspari","given":"Fernanda Julia","non-dropping-particle":"","parse-names":false,"suffix":""},{"dropping-particle":"","family":"Kruse","given":"Eduardo Emilio","non-dropping-particle":"","parse-names":false,"suffix":""}],"container-title":"Revista de Tecnología. Journal of Technology","id":"ITEM-3","issued":{"date-parts":[["2014"]]},"page":"38 – 48","publisher":"Kimpres","title":"Simulación espacio-temporal del escurrimiento por la interacción entre los cambios del uso del suelo y evolución pluvial","type":"article-journal","volume":"13"},"uris":["http://www.mendeley.com/documents/?uuid=6b508947-8c9c-429b-9be2-61490f6feeb8"]},{"id":"ITEM-4","itemData":{"ISBN":"978-950-34-1833-8","author":[{"dropping-particle":"","family":"Gaspari","given":"Fernanda Julia","non-dropping-particle":"","parse-names":false,"suffix":""},{"dropping-particle":"","family":"Rodríguez Vagaría","given":"Alfonso Martín","non-dropping-particle":"","parse-names":false,"suffix":""},{"dropping-particle":"","family":"Montealegre Medina","given":"Fabio Alejandro","non-dropping-particle":"","parse-names":false,"suffix":""}],"editor":[{"dropping-particle":"La","family":"Plata","given":"Universidad Nacional de","non-dropping-particle":"","parse-names":false,"suffix":""}],"id":"ITEM-4","issued":{"date-parts":[["2019"]]},"number-of-pages":"121","title":"Manejo de cuencas hidrográficas: Herramientas de sistemas de información geográfica","type":"book"},"uris":["http://www.mendeley.com/documents/?uuid=53512255-ef58-412f-90c0-3f2f38e22eab"]}],"mendeley":{"formattedCitation":"(Gaspari et al., 2019, 2021; Rodríguez Vagaría et al., 2014; Sandoval &amp; Oyarzun, 2004)","manualFormatting":"(Sandoval y Oyarzun, 2004; Rodríguez Vagaría et al., 2014; Gaspari et al., 2019, 2021)","plainTextFormattedCitation":"(Gaspari et al., 2019, 2021; Rodríguez Vagaría et al., 2014; Sandoval &amp; Oyarzun, 2004)","previouslyFormattedCitation":"(Gaspari et al., 2019, 2021; Rodríguez Vagaría et al., 2014; Sandoval &amp; Oyarzun, 2004)"},"properties":{"noteIndex":0},"schema":"https://github.com/citation-style-language/schema/raw/master/csl-citation.json"}</w:instrText>
      </w:r>
      <w:r w:rsidRPr="00531A3E">
        <w:rPr>
          <w:rFonts w:ascii="Arial" w:hAnsi="Arial" w:cs="Arial"/>
          <w:sz w:val="22"/>
          <w:szCs w:val="22"/>
        </w:rPr>
        <w:fldChar w:fldCharType="separate"/>
      </w:r>
      <w:r w:rsidRPr="00531A3E">
        <w:rPr>
          <w:rFonts w:ascii="Arial" w:hAnsi="Arial" w:cs="Arial"/>
          <w:noProof/>
          <w:sz w:val="22"/>
          <w:szCs w:val="22"/>
        </w:rPr>
        <w:t>(Sandoval y Oyarzun, 2004; Rodríguez Vagaría et al., 2014; Gaspari et al., 2019, 2021)</w:t>
      </w:r>
      <w:r w:rsidRPr="00531A3E">
        <w:rPr>
          <w:rFonts w:ascii="Arial" w:hAnsi="Arial" w:cs="Arial"/>
          <w:sz w:val="22"/>
          <w:szCs w:val="22"/>
        </w:rPr>
        <w:fldChar w:fldCharType="end"/>
      </w:r>
      <w:r w:rsidRPr="00531A3E">
        <w:rPr>
          <w:rFonts w:ascii="Arial" w:hAnsi="Arial" w:cs="Arial"/>
          <w:sz w:val="22"/>
          <w:szCs w:val="22"/>
        </w:rPr>
        <w:t>.</w:t>
      </w:r>
      <w:r w:rsidR="00DA6347" w:rsidRPr="00DA6347">
        <w:rPr>
          <w:rFonts w:ascii="Arial" w:hAnsi="Arial" w:cs="Arial"/>
          <w:sz w:val="22"/>
          <w:szCs w:val="22"/>
        </w:rPr>
        <w:t xml:space="preserve"> </w:t>
      </w:r>
      <w:r w:rsidR="00DA6347" w:rsidRPr="00531A3E">
        <w:rPr>
          <w:rFonts w:ascii="Arial" w:hAnsi="Arial" w:cs="Arial"/>
          <w:sz w:val="22"/>
          <w:szCs w:val="22"/>
        </w:rPr>
        <w:t>Según</w:t>
      </w:r>
      <w:r w:rsidR="00DA6347">
        <w:rPr>
          <w:rFonts w:ascii="Arial" w:hAnsi="Arial" w:cs="Arial"/>
          <w:sz w:val="22"/>
          <w:szCs w:val="22"/>
        </w:rPr>
        <w:t xml:space="preserve"> </w:t>
      </w:r>
      <w:r w:rsidR="00DA6347">
        <w:rPr>
          <w:rFonts w:ascii="Arial" w:hAnsi="Arial" w:cs="Arial"/>
          <w:sz w:val="22"/>
          <w:szCs w:val="22"/>
        </w:rPr>
        <w:fldChar w:fldCharType="begin" w:fldLock="1"/>
      </w:r>
      <w:r w:rsidR="00DA6347">
        <w:rPr>
          <w:rFonts w:ascii="Arial" w:hAnsi="Arial" w:cs="Arial"/>
          <w:sz w:val="22"/>
          <w:szCs w:val="22"/>
        </w:rPr>
        <w:instrText>ADDIN CSL_CITATION {"citationItems":[{"id":"ITEM-1","itemData":{"ISSN":"2347-0941","author":[{"dropping-particle":"","family":"Antueno","given":"Lucía","non-dropping-particle":"de","parse-names":false,"suffix":""},{"dropping-particle":"","family":"Gaspari","given":"Fernanda J","non-dropping-particle":"","parse-names":false,"suffix":""},{"dropping-particle":"","family":"Guaraca","given":"Adriana Guzmán","non-dropping-particle":"","parse-names":false,"suffix":""}],"container-title":"Revista Estudios Ambientales-Environmental Studies Journal","id":"ITEM-1","issue":"1","issued":{"date-parts":[["2020"]]},"page":"20-42","title":"Análisis del efecto del cambio en el uso del suelo sobre el escurrimiento en la cuenca alta del río Sauce Chico, Argentina","type":"article-journal","volume":"8"},"uris":["http://www.mendeley.com/documents/?uuid=98636922-eef0-4ac2-ae5b-6aa60166ef78"]}],"mendeley":{"formattedCitation":"(de Antueno et al., 2020)","manualFormatting":"de Antueno et al. (2020)","plainTextFormattedCitation":"(de Antueno et al., 2020)","previouslyFormattedCitation":"(de Antueno et al., 2020)"},"properties":{"noteIndex":0},"schema":"https://github.com/citation-style-language/schema/raw/master/csl-citation.json"}</w:instrText>
      </w:r>
      <w:r w:rsidR="00DA6347">
        <w:rPr>
          <w:rFonts w:ascii="Arial" w:hAnsi="Arial" w:cs="Arial"/>
          <w:sz w:val="22"/>
          <w:szCs w:val="22"/>
        </w:rPr>
        <w:fldChar w:fldCharType="separate"/>
      </w:r>
      <w:r w:rsidR="00DA6347" w:rsidRPr="001D5DEA">
        <w:rPr>
          <w:rFonts w:ascii="Arial" w:hAnsi="Arial" w:cs="Arial"/>
          <w:noProof/>
          <w:sz w:val="22"/>
          <w:szCs w:val="22"/>
        </w:rPr>
        <w:t xml:space="preserve">de Antueno et al. </w:t>
      </w:r>
      <w:r w:rsidR="00DA6347">
        <w:rPr>
          <w:rFonts w:ascii="Arial" w:hAnsi="Arial" w:cs="Arial"/>
          <w:noProof/>
          <w:sz w:val="22"/>
          <w:szCs w:val="22"/>
        </w:rPr>
        <w:t>(</w:t>
      </w:r>
      <w:r w:rsidR="00DA6347" w:rsidRPr="001D5DEA">
        <w:rPr>
          <w:rFonts w:ascii="Arial" w:hAnsi="Arial" w:cs="Arial"/>
          <w:noProof/>
          <w:sz w:val="22"/>
          <w:szCs w:val="22"/>
        </w:rPr>
        <w:t>2020)</w:t>
      </w:r>
      <w:r w:rsidR="00DA6347">
        <w:rPr>
          <w:rFonts w:ascii="Arial" w:hAnsi="Arial" w:cs="Arial"/>
          <w:sz w:val="22"/>
          <w:szCs w:val="22"/>
        </w:rPr>
        <w:fldChar w:fldCharType="end"/>
      </w:r>
      <w:r w:rsidR="00DA6347">
        <w:rPr>
          <w:rFonts w:ascii="Arial" w:hAnsi="Arial" w:cs="Arial"/>
          <w:sz w:val="22"/>
          <w:szCs w:val="22"/>
        </w:rPr>
        <w:t xml:space="preserve">, además, </w:t>
      </w:r>
      <w:r w:rsidR="00DA6347" w:rsidRPr="00531A3E">
        <w:rPr>
          <w:rFonts w:ascii="Arial" w:hAnsi="Arial" w:cs="Arial"/>
          <w:sz w:val="22"/>
          <w:szCs w:val="22"/>
        </w:rPr>
        <w:t>la modelización hidrológica es una herramienta clave</w:t>
      </w:r>
      <w:r w:rsidR="00DA6347">
        <w:rPr>
          <w:rFonts w:ascii="Arial" w:hAnsi="Arial" w:cs="Arial"/>
          <w:sz w:val="22"/>
          <w:szCs w:val="22"/>
        </w:rPr>
        <w:t xml:space="preserve"> </w:t>
      </w:r>
      <w:r w:rsidR="00DA6347" w:rsidRPr="00531A3E">
        <w:rPr>
          <w:rFonts w:ascii="Arial" w:hAnsi="Arial" w:cs="Arial"/>
          <w:sz w:val="22"/>
          <w:szCs w:val="22"/>
        </w:rPr>
        <w:t xml:space="preserve">para comparar los escenarios de gestión y el cambio de uso del suelo en cuencas hidrográfica. </w:t>
      </w:r>
    </w:p>
    <w:p w14:paraId="70CCF30A" w14:textId="1304D4D6" w:rsidR="00DA6347" w:rsidRPr="00531A3E" w:rsidRDefault="00DF45C0" w:rsidP="00DA6347">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En la actualidad, el software libre QGis® es una aplicación profesional de SIG de Código Abierto (FOSS) licenciado bajo GNU - General </w:t>
      </w:r>
      <w:proofErr w:type="spellStart"/>
      <w:r w:rsidRPr="00531A3E">
        <w:rPr>
          <w:rFonts w:ascii="Arial" w:hAnsi="Arial" w:cs="Arial"/>
          <w:sz w:val="22"/>
          <w:szCs w:val="22"/>
        </w:rPr>
        <w:t>Public</w:t>
      </w:r>
      <w:proofErr w:type="spellEnd"/>
      <w:r w:rsidRPr="00531A3E">
        <w:rPr>
          <w:rFonts w:ascii="Arial" w:hAnsi="Arial" w:cs="Arial"/>
          <w:sz w:val="22"/>
          <w:szCs w:val="22"/>
        </w:rPr>
        <w:t xml:space="preserve"> </w:t>
      </w:r>
      <w:proofErr w:type="spellStart"/>
      <w:r w:rsidRPr="00531A3E">
        <w:rPr>
          <w:rFonts w:ascii="Arial" w:hAnsi="Arial" w:cs="Arial"/>
          <w:sz w:val="22"/>
          <w:szCs w:val="22"/>
        </w:rPr>
        <w:t>License</w:t>
      </w:r>
      <w:proofErr w:type="spellEnd"/>
      <w:r w:rsidRPr="00531A3E">
        <w:rPr>
          <w:rFonts w:ascii="Arial" w:hAnsi="Arial" w:cs="Arial"/>
          <w:sz w:val="22"/>
          <w:szCs w:val="22"/>
        </w:rPr>
        <w:t xml:space="preserve">, que proporciona una creciente gama de capacidades a través de sus funciones básicas y </w:t>
      </w:r>
      <w:r w:rsidRPr="00531A3E">
        <w:rPr>
          <w:rFonts w:ascii="Arial" w:hAnsi="Arial" w:cs="Arial"/>
          <w:sz w:val="22"/>
          <w:szCs w:val="22"/>
        </w:rPr>
        <w:lastRenderedPageBreak/>
        <w:t xml:space="preserve">complementos, para visualizar, gestionar, editar y analizar datos y diseñar mapas. </w:t>
      </w:r>
      <w:r w:rsidR="00DA6347">
        <w:rPr>
          <w:rFonts w:ascii="Arial" w:hAnsi="Arial" w:cs="Arial"/>
          <w:sz w:val="22"/>
          <w:szCs w:val="22"/>
        </w:rPr>
        <w:t>Además, l</w:t>
      </w:r>
      <w:r w:rsidR="00DA6347" w:rsidRPr="00531A3E">
        <w:rPr>
          <w:rFonts w:ascii="Arial" w:hAnsi="Arial" w:cs="Arial"/>
          <w:sz w:val="22"/>
          <w:szCs w:val="22"/>
        </w:rPr>
        <w:t>os m</w:t>
      </w:r>
      <w:r w:rsidR="00DA6347">
        <w:rPr>
          <w:rFonts w:ascii="Arial" w:hAnsi="Arial" w:cs="Arial"/>
          <w:sz w:val="22"/>
          <w:szCs w:val="22"/>
        </w:rPr>
        <w:t>odelos</w:t>
      </w:r>
      <w:r w:rsidR="00DA6347" w:rsidRPr="00531A3E">
        <w:rPr>
          <w:rFonts w:ascii="Arial" w:hAnsi="Arial" w:cs="Arial"/>
          <w:sz w:val="22"/>
          <w:szCs w:val="22"/>
        </w:rPr>
        <w:t xml:space="preserve"> hidrológicos tradicionales que simulen el proceso de la precipitación- escorrentía pueden ser </w:t>
      </w:r>
      <w:r w:rsidR="00DA6347">
        <w:rPr>
          <w:rFonts w:ascii="Arial" w:hAnsi="Arial" w:cs="Arial"/>
          <w:sz w:val="22"/>
          <w:szCs w:val="22"/>
        </w:rPr>
        <w:t>replicados</w:t>
      </w:r>
      <w:r w:rsidR="00DA6347" w:rsidRPr="00531A3E">
        <w:rPr>
          <w:rFonts w:ascii="Arial" w:hAnsi="Arial" w:cs="Arial"/>
          <w:sz w:val="22"/>
          <w:szCs w:val="22"/>
        </w:rPr>
        <w:t xml:space="preserve"> con geoprocesos SIG.</w:t>
      </w:r>
    </w:p>
    <w:p w14:paraId="35C3D02F" w14:textId="0A7C0A32" w:rsidR="00DA6347" w:rsidRPr="00531A3E" w:rsidRDefault="00DA6347" w:rsidP="00DA6347">
      <w:pPr>
        <w:spacing w:before="100" w:beforeAutospacing="1" w:after="100" w:afterAutospacing="1"/>
        <w:jc w:val="both"/>
        <w:rPr>
          <w:rFonts w:ascii="Arial" w:hAnsi="Arial" w:cs="Arial"/>
          <w:sz w:val="22"/>
          <w:szCs w:val="22"/>
        </w:rPr>
      </w:pPr>
      <w:r w:rsidRPr="00531A3E">
        <w:rPr>
          <w:rFonts w:ascii="Arial" w:hAnsi="Arial" w:cs="Arial"/>
          <w:sz w:val="22"/>
          <w:szCs w:val="22"/>
          <w:lang w:val="es-AR"/>
        </w:rPr>
        <w:t>Dentro de los métodos utilizados para determinar la lámina de escorrentía, l</w:t>
      </w:r>
      <w:r w:rsidRPr="00531A3E">
        <w:rPr>
          <w:rFonts w:ascii="Arial" w:hAnsi="Arial" w:cs="Arial"/>
          <w:sz w:val="22"/>
          <w:szCs w:val="22"/>
        </w:rPr>
        <w:t>a metodología del número de curva</w:t>
      </w:r>
      <w:ins w:id="26" w:author="FERNANDA GASPARI" w:date="2021-10-28T18:41:00Z">
        <w:r>
          <w:rPr>
            <w:rFonts w:ascii="Arial" w:hAnsi="Arial" w:cs="Arial"/>
            <w:sz w:val="22"/>
            <w:szCs w:val="22"/>
          </w:rPr>
          <w:t xml:space="preserve"> (NC)</w:t>
        </w:r>
      </w:ins>
      <w:r w:rsidRPr="00531A3E">
        <w:rPr>
          <w:rFonts w:ascii="Arial" w:hAnsi="Arial" w:cs="Arial"/>
          <w:sz w:val="22"/>
          <w:szCs w:val="22"/>
        </w:rPr>
        <w:t xml:space="preserve">, elaborada por el </w:t>
      </w:r>
      <w:proofErr w:type="spellStart"/>
      <w:r w:rsidRPr="00531A3E">
        <w:rPr>
          <w:rFonts w:ascii="Arial" w:hAnsi="Arial" w:cs="Arial"/>
          <w:sz w:val="22"/>
          <w:szCs w:val="22"/>
        </w:rPr>
        <w:t>Soil</w:t>
      </w:r>
      <w:proofErr w:type="spellEnd"/>
      <w:r w:rsidRPr="00531A3E">
        <w:rPr>
          <w:rFonts w:ascii="Arial" w:hAnsi="Arial" w:cs="Arial"/>
          <w:sz w:val="22"/>
          <w:szCs w:val="22"/>
        </w:rPr>
        <w:t xml:space="preserve"> </w:t>
      </w:r>
      <w:proofErr w:type="spellStart"/>
      <w:r w:rsidRPr="00531A3E">
        <w:rPr>
          <w:rFonts w:ascii="Arial" w:hAnsi="Arial" w:cs="Arial"/>
          <w:sz w:val="22"/>
          <w:szCs w:val="22"/>
        </w:rPr>
        <w:t>Conservation</w:t>
      </w:r>
      <w:proofErr w:type="spellEnd"/>
      <w:r w:rsidRPr="00531A3E">
        <w:rPr>
          <w:rFonts w:ascii="Arial" w:hAnsi="Arial" w:cs="Arial"/>
          <w:sz w:val="22"/>
          <w:szCs w:val="22"/>
        </w:rPr>
        <w:t xml:space="preserve"> </w:t>
      </w:r>
      <w:proofErr w:type="spellStart"/>
      <w:r w:rsidRPr="00531A3E">
        <w:rPr>
          <w:rFonts w:ascii="Arial" w:hAnsi="Arial" w:cs="Arial"/>
          <w:sz w:val="22"/>
          <w:szCs w:val="22"/>
        </w:rPr>
        <w:t>Service</w:t>
      </w:r>
      <w:proofErr w:type="spellEnd"/>
      <w:r w:rsidRPr="00531A3E">
        <w:rPr>
          <w:rFonts w:ascii="Arial" w:hAnsi="Arial" w:cs="Arial"/>
          <w:sz w:val="22"/>
          <w:szCs w:val="22"/>
        </w:rPr>
        <w:t xml:space="preserve"> (SCS) de los Estados Unidos, es </w:t>
      </w:r>
      <w:ins w:id="27" w:author="FERNANDA GASPARI" w:date="2021-10-28T18:50:00Z">
        <w:r w:rsidR="00355FEC">
          <w:rPr>
            <w:rFonts w:ascii="Arial" w:hAnsi="Arial" w:cs="Arial"/>
            <w:sz w:val="22"/>
            <w:szCs w:val="22"/>
          </w:rPr>
          <w:t>la</w:t>
        </w:r>
        <w:r w:rsidR="00355FEC" w:rsidRPr="00531A3E">
          <w:rPr>
            <w:rFonts w:ascii="Arial" w:hAnsi="Arial" w:cs="Arial"/>
            <w:sz w:val="22"/>
            <w:szCs w:val="22"/>
          </w:rPr>
          <w:t xml:space="preserve"> </w:t>
        </w:r>
      </w:ins>
      <w:r w:rsidRPr="00531A3E">
        <w:rPr>
          <w:rFonts w:ascii="Arial" w:hAnsi="Arial" w:cs="Arial"/>
          <w:sz w:val="22"/>
          <w:szCs w:val="22"/>
        </w:rPr>
        <w:t xml:space="preserve">de mayor difusión cuando se desea tener una buena aproximación. Es una metodología empírica para el cálculo de la transformación de lluvia-escorrentía, que surgió de la observación del fenómeno hidrológico en distintos tipos de suelo en varios estados </w:t>
      </w:r>
      <w:ins w:id="28" w:author="FERNANDA GASPARI" w:date="2021-10-28T18:51:00Z">
        <w:r w:rsidR="00355FEC">
          <w:rPr>
            <w:rFonts w:ascii="Arial" w:hAnsi="Arial" w:cs="Arial"/>
            <w:sz w:val="22"/>
            <w:szCs w:val="22"/>
          </w:rPr>
          <w:t xml:space="preserve">de cobertura vegetal </w:t>
        </w:r>
      </w:ins>
      <w:r w:rsidRPr="00531A3E">
        <w:rPr>
          <w:rFonts w:ascii="Arial" w:hAnsi="Arial" w:cs="Arial"/>
          <w:sz w:val="22"/>
          <w:szCs w:val="22"/>
        </w:rPr>
        <w:t>y para distintas condiciones de humedad antecedente. (</w:t>
      </w:r>
      <w:ins w:id="29" w:author="FERNANDA GASPARI" w:date="2021-10-28T18:53:00Z">
        <w:r w:rsidR="00355FEC">
          <w:rPr>
            <w:rFonts w:ascii="Arial" w:hAnsi="Arial" w:cs="Arial"/>
            <w:sz w:val="22"/>
            <w:szCs w:val="22"/>
          </w:rPr>
          <w:fldChar w:fldCharType="begin" w:fldLock="1"/>
        </w:r>
        <w:r w:rsidR="00355FEC">
          <w:rPr>
            <w:rFonts w:ascii="Arial" w:hAnsi="Arial" w:cs="Arial"/>
            <w:sz w:val="22"/>
            <w:szCs w:val="22"/>
          </w:rPr>
          <w:instrText>ADDIN CSL_CITATION {"citationItems":[{"id":"ITEM-1","itemData":{"author":[{"dropping-particle":"","family":"Mockus","given":"Victor","non-dropping-particle":"","parse-names":false,"suffix":""}],"container-title":"National Engineering Handbook","editor":[{"dropping-particle":"","family":"Soil Conservation Service SCS","given":"","non-dropping-particle":"","parse-names":false,"suffix":""}],"id":"ITEM-1","issued":{"date-parts":[["1972"]]},"page":"127","publisher":"US Department of Agriculture,Washington","publisher-place":"Washington, DC","title":"Section 4. Hidrology","type":"chapter"},"uris":["http://www.mendeley.com/documents/?uuid=9c5a1a5d-1e3d-449f-b26e-2af236606626"]}],"mendeley":{"formattedCitation":"(Mockus, 1972)","plainTextFormattedCitation":"(Mockus, 1972)","previouslyFormattedCitation":"(Mockus, 1972)"},"properties":{"noteIndex":0},"schema":"https://github.com/citation-style-language/schema/raw/master/csl-citation.json"}</w:instrText>
        </w:r>
        <w:r w:rsidR="00355FEC">
          <w:rPr>
            <w:rFonts w:ascii="Arial" w:hAnsi="Arial" w:cs="Arial"/>
            <w:sz w:val="22"/>
            <w:szCs w:val="22"/>
          </w:rPr>
          <w:fldChar w:fldCharType="separate"/>
        </w:r>
        <w:r w:rsidR="00355FEC" w:rsidRPr="00434B6B">
          <w:rPr>
            <w:rFonts w:ascii="Arial" w:hAnsi="Arial" w:cs="Arial"/>
            <w:noProof/>
            <w:sz w:val="22"/>
            <w:szCs w:val="22"/>
          </w:rPr>
          <w:t>(Mockus, 1972</w:t>
        </w:r>
        <w:r w:rsidR="00355FEC">
          <w:rPr>
            <w:rFonts w:ascii="Arial" w:hAnsi="Arial" w:cs="Arial"/>
            <w:sz w:val="22"/>
            <w:szCs w:val="22"/>
          </w:rPr>
          <w:fldChar w:fldCharType="end"/>
        </w:r>
        <w:r w:rsidR="00355FEC">
          <w:rPr>
            <w:rFonts w:ascii="Arial" w:hAnsi="Arial" w:cs="Arial"/>
            <w:sz w:val="22"/>
            <w:szCs w:val="22"/>
          </w:rPr>
          <w:t>;</w:t>
        </w:r>
        <w:r w:rsidR="00355FEC" w:rsidRPr="00531A3E">
          <w:rPr>
            <w:rFonts w:ascii="Arial" w:hAnsi="Arial" w:cs="Arial"/>
            <w:sz w:val="22"/>
            <w:szCs w:val="22"/>
          </w:rPr>
          <w:t xml:space="preserve"> </w:t>
        </w:r>
      </w:ins>
      <w:ins w:id="30" w:author="FERNANDA GASPARI" w:date="2021-10-28T18:41:00Z">
        <w:r w:rsidRPr="00531A3E">
          <w:rPr>
            <w:rFonts w:ascii="Arial" w:hAnsi="Arial" w:cs="Arial"/>
            <w:sz w:val="22"/>
            <w:szCs w:val="22"/>
          </w:rPr>
          <w:t xml:space="preserve">Mintegui Aguirre </w:t>
        </w:r>
        <w:r>
          <w:rPr>
            <w:rFonts w:ascii="Arial" w:hAnsi="Arial" w:cs="Arial"/>
            <w:sz w:val="22"/>
            <w:szCs w:val="22"/>
          </w:rPr>
          <w:t>y</w:t>
        </w:r>
        <w:r w:rsidRPr="00531A3E">
          <w:rPr>
            <w:rFonts w:ascii="Arial" w:hAnsi="Arial" w:cs="Arial"/>
            <w:sz w:val="22"/>
            <w:szCs w:val="22"/>
          </w:rPr>
          <w:t xml:space="preserve"> López </w:t>
        </w:r>
      </w:ins>
      <w:ins w:id="31" w:author="FERNANDA GASPARI" w:date="2021-10-28T18:50:00Z">
        <w:r w:rsidR="00355FEC" w:rsidRPr="00531A3E">
          <w:rPr>
            <w:rFonts w:ascii="Arial" w:hAnsi="Arial" w:cs="Arial"/>
            <w:sz w:val="22"/>
            <w:szCs w:val="22"/>
          </w:rPr>
          <w:t>Unzú</w:t>
        </w:r>
      </w:ins>
      <w:ins w:id="32" w:author="FERNANDA GASPARI" w:date="2021-10-28T18:41:00Z">
        <w:r w:rsidRPr="00531A3E">
          <w:rPr>
            <w:rFonts w:ascii="Arial" w:hAnsi="Arial" w:cs="Arial"/>
            <w:sz w:val="22"/>
            <w:szCs w:val="22"/>
          </w:rPr>
          <w:t>, 1990</w:t>
        </w:r>
        <w:r>
          <w:rPr>
            <w:rFonts w:ascii="Arial" w:hAnsi="Arial" w:cs="Arial"/>
            <w:sz w:val="22"/>
            <w:szCs w:val="22"/>
          </w:rPr>
          <w:t xml:space="preserve">; </w:t>
        </w:r>
      </w:ins>
      <w:proofErr w:type="spellStart"/>
      <w:r w:rsidRPr="00531A3E">
        <w:rPr>
          <w:rFonts w:ascii="Arial" w:hAnsi="Arial" w:cs="Arial"/>
          <w:sz w:val="22"/>
          <w:szCs w:val="22"/>
        </w:rPr>
        <w:t>Chow</w:t>
      </w:r>
      <w:proofErr w:type="spellEnd"/>
      <w:r w:rsidRPr="00531A3E">
        <w:rPr>
          <w:rFonts w:ascii="Arial" w:hAnsi="Arial" w:cs="Arial"/>
          <w:sz w:val="22"/>
          <w:szCs w:val="22"/>
        </w:rPr>
        <w:t xml:space="preserve"> et al, 1994; López Cadenas de Llano, 199</w:t>
      </w:r>
      <w:r>
        <w:rPr>
          <w:rFonts w:ascii="Arial" w:hAnsi="Arial" w:cs="Arial"/>
          <w:sz w:val="22"/>
          <w:szCs w:val="22"/>
        </w:rPr>
        <w:t>4</w:t>
      </w:r>
      <w:r w:rsidRPr="00531A3E">
        <w:rPr>
          <w:rFonts w:ascii="Arial" w:hAnsi="Arial" w:cs="Arial"/>
          <w:sz w:val="22"/>
          <w:szCs w:val="22"/>
        </w:rPr>
        <w:t xml:space="preserve">). </w:t>
      </w:r>
    </w:p>
    <w:p w14:paraId="729A301A" w14:textId="68B7C969" w:rsidR="008E5584" w:rsidRDefault="00043498" w:rsidP="00531A3E">
      <w:pPr>
        <w:spacing w:before="100" w:beforeAutospacing="1" w:after="100" w:afterAutospacing="1"/>
        <w:jc w:val="both"/>
        <w:rPr>
          <w:ins w:id="33" w:author="FERNANDA GASPARI" w:date="2021-10-29T09:10:00Z"/>
          <w:rFonts w:ascii="Arial" w:hAnsi="Arial" w:cs="Arial"/>
          <w:sz w:val="22"/>
          <w:szCs w:val="22"/>
          <w:lang w:val="es-AR"/>
        </w:rPr>
      </w:pPr>
      <w:r w:rsidRPr="00531A3E">
        <w:rPr>
          <w:rFonts w:ascii="Arial" w:hAnsi="Arial" w:cs="Arial"/>
          <w:sz w:val="22"/>
          <w:szCs w:val="22"/>
          <w:lang w:val="es-AR"/>
        </w:rPr>
        <w:t xml:space="preserve">El almacenamiento y procesamiento de información georreferenciada a través </w:t>
      </w:r>
      <w:ins w:id="34" w:author="FERNANDA GASPARI" w:date="2021-10-28T18:46:00Z">
        <w:r w:rsidR="002E3622">
          <w:rPr>
            <w:rFonts w:ascii="Arial" w:hAnsi="Arial" w:cs="Arial"/>
            <w:sz w:val="22"/>
            <w:szCs w:val="22"/>
            <w:lang w:val="es-AR"/>
          </w:rPr>
          <w:t>un SIG</w:t>
        </w:r>
      </w:ins>
      <w:r w:rsidR="00E85522" w:rsidRPr="00531A3E">
        <w:rPr>
          <w:rFonts w:ascii="Arial" w:hAnsi="Arial" w:cs="Arial"/>
          <w:sz w:val="22"/>
          <w:szCs w:val="22"/>
          <w:lang w:val="es-AR"/>
        </w:rPr>
        <w:t xml:space="preserve"> representa un gran avance en la planificación del uso y conservación los recursos</w:t>
      </w:r>
      <w:ins w:id="35" w:author="FERNANDA GASPARI" w:date="2021-10-28T18:46:00Z">
        <w:r w:rsidR="002E3622">
          <w:rPr>
            <w:rFonts w:ascii="Arial" w:hAnsi="Arial" w:cs="Arial"/>
            <w:sz w:val="22"/>
            <w:szCs w:val="22"/>
            <w:lang w:val="es-AR"/>
          </w:rPr>
          <w:t xml:space="preserve">, conformando </w:t>
        </w:r>
      </w:ins>
      <w:ins w:id="36" w:author="FERNANDA GASPARI" w:date="2021-10-28T18:47:00Z">
        <w:r w:rsidR="002E3622">
          <w:rPr>
            <w:rFonts w:ascii="Arial" w:hAnsi="Arial" w:cs="Arial"/>
            <w:sz w:val="22"/>
            <w:szCs w:val="22"/>
            <w:lang w:val="es-AR"/>
          </w:rPr>
          <w:t xml:space="preserve">una </w:t>
        </w:r>
      </w:ins>
      <w:r w:rsidR="00E85522" w:rsidRPr="00531A3E">
        <w:rPr>
          <w:rFonts w:ascii="Arial" w:hAnsi="Arial" w:cs="Arial"/>
          <w:sz w:val="22"/>
          <w:szCs w:val="22"/>
          <w:lang w:val="es-AR"/>
        </w:rPr>
        <w:t xml:space="preserve">herramienta </w:t>
      </w:r>
      <w:ins w:id="37" w:author="FERNANDA GASPARI" w:date="2021-10-28T18:49:00Z">
        <w:r w:rsidR="00355FEC">
          <w:rPr>
            <w:rFonts w:ascii="Arial" w:hAnsi="Arial" w:cs="Arial"/>
            <w:sz w:val="22"/>
            <w:szCs w:val="22"/>
            <w:lang w:val="es-AR"/>
          </w:rPr>
          <w:t xml:space="preserve">de geoprocesos </w:t>
        </w:r>
      </w:ins>
      <w:r w:rsidR="0087446E" w:rsidRPr="00531A3E">
        <w:rPr>
          <w:rFonts w:ascii="Arial" w:hAnsi="Arial" w:cs="Arial"/>
          <w:sz w:val="22"/>
          <w:szCs w:val="22"/>
          <w:lang w:val="es-AR"/>
        </w:rPr>
        <w:t xml:space="preserve">para la obtención de nueva información útil </w:t>
      </w:r>
      <w:r w:rsidR="0002175A" w:rsidRPr="00531A3E">
        <w:rPr>
          <w:rFonts w:ascii="Arial" w:hAnsi="Arial" w:cs="Arial"/>
          <w:sz w:val="22"/>
          <w:szCs w:val="22"/>
          <w:lang w:val="es-AR"/>
        </w:rPr>
        <w:t>para el análisis</w:t>
      </w:r>
      <w:r w:rsidR="00583591" w:rsidRPr="00531A3E">
        <w:rPr>
          <w:rFonts w:ascii="Arial" w:hAnsi="Arial" w:cs="Arial"/>
          <w:sz w:val="22"/>
          <w:szCs w:val="22"/>
          <w:lang w:val="es-AR"/>
        </w:rPr>
        <w:t xml:space="preserve"> de la hidrología de superficie.</w:t>
      </w:r>
      <w:r w:rsidR="0002175A" w:rsidRPr="00531A3E">
        <w:rPr>
          <w:rFonts w:ascii="Arial" w:hAnsi="Arial" w:cs="Arial"/>
          <w:sz w:val="22"/>
          <w:szCs w:val="22"/>
          <w:lang w:val="es-AR"/>
        </w:rPr>
        <w:t xml:space="preserve"> </w:t>
      </w:r>
    </w:p>
    <w:p w14:paraId="50C1D230" w14:textId="77777777" w:rsidR="00525A9E" w:rsidRPr="00550092" w:rsidRDefault="00525A9E" w:rsidP="00B1482F">
      <w:pPr>
        <w:spacing w:before="100" w:beforeAutospacing="1" w:after="100" w:afterAutospacing="1"/>
        <w:jc w:val="both"/>
        <w:rPr>
          <w:ins w:id="38" w:author="FERNANDA GASPARI" w:date="2021-10-29T09:10:00Z"/>
          <w:rFonts w:ascii="Arial" w:hAnsi="Arial" w:cs="Arial"/>
          <w:sz w:val="22"/>
          <w:szCs w:val="22"/>
        </w:rPr>
      </w:pPr>
      <w:bookmarkStart w:id="39" w:name="_Hlk85804366"/>
      <w:ins w:id="40" w:author="FERNANDA GASPARI" w:date="2021-10-29T09:10:00Z">
        <w:r w:rsidRPr="00550092">
          <w:rPr>
            <w:rFonts w:ascii="Arial" w:hAnsi="Arial" w:cs="Arial"/>
            <w:sz w:val="22"/>
            <w:szCs w:val="22"/>
          </w:rPr>
          <w:t xml:space="preserve">En la </w:t>
        </w:r>
        <w:r w:rsidRPr="00B1482F">
          <w:rPr>
            <w:rFonts w:ascii="Arial" w:hAnsi="Arial" w:cs="Arial"/>
            <w:sz w:val="22"/>
            <w:szCs w:val="22"/>
            <w:lang w:val="es-AR"/>
          </w:rPr>
          <w:t>actualidad</w:t>
        </w:r>
        <w:r>
          <w:rPr>
            <w:rFonts w:ascii="Arial" w:hAnsi="Arial" w:cs="Arial"/>
            <w:sz w:val="22"/>
            <w:szCs w:val="22"/>
          </w:rPr>
          <w:t>, el software libre QGis®</w:t>
        </w:r>
        <w:r w:rsidRPr="00550092">
          <w:rPr>
            <w:rFonts w:ascii="Arial" w:hAnsi="Arial" w:cs="Arial"/>
            <w:sz w:val="22"/>
            <w:szCs w:val="22"/>
          </w:rPr>
          <w:t xml:space="preserve"> es una aplicación profesional de SIG de Código Abierto (FOSS) licenciado bajo GNU - General </w:t>
        </w:r>
        <w:proofErr w:type="spellStart"/>
        <w:r w:rsidRPr="00550092">
          <w:rPr>
            <w:rFonts w:ascii="Arial" w:hAnsi="Arial" w:cs="Arial"/>
            <w:sz w:val="22"/>
            <w:szCs w:val="22"/>
          </w:rPr>
          <w:t>Public</w:t>
        </w:r>
        <w:proofErr w:type="spellEnd"/>
        <w:r w:rsidRPr="00550092">
          <w:rPr>
            <w:rFonts w:ascii="Arial" w:hAnsi="Arial" w:cs="Arial"/>
            <w:sz w:val="22"/>
            <w:szCs w:val="22"/>
          </w:rPr>
          <w:t xml:space="preserve"> </w:t>
        </w:r>
        <w:proofErr w:type="spellStart"/>
        <w:r w:rsidRPr="00550092">
          <w:rPr>
            <w:rFonts w:ascii="Arial" w:hAnsi="Arial" w:cs="Arial"/>
            <w:sz w:val="22"/>
            <w:szCs w:val="22"/>
          </w:rPr>
          <w:t>License</w:t>
        </w:r>
        <w:proofErr w:type="spellEnd"/>
        <w:r w:rsidRPr="00550092">
          <w:rPr>
            <w:rFonts w:ascii="Arial" w:hAnsi="Arial" w:cs="Arial"/>
            <w:sz w:val="22"/>
            <w:szCs w:val="22"/>
          </w:rPr>
          <w:t>, que proporciona una creciente gama de capacidades a través de sus funciones básicas y complementos, para visualizar, gestionar, editar y analizar datos y diseñar mapas. Los complementos permiten extender la funcionalidad de QGIS utilizando Python, comprendiendo un entorno gráfico para la construcción y ejecución de modelos de pasos múltiples, para procesar mapas temáticos a través de modelos matemáticos. Estas capas temáticas pueden ser expresadas como una base de datos tabular, vectorial y/o en grilla.</w:t>
        </w:r>
      </w:ins>
    </w:p>
    <w:bookmarkEnd w:id="39"/>
    <w:p w14:paraId="37F1C8B4" w14:textId="0F6BA6CE" w:rsidR="00525A9E" w:rsidRDefault="00525A9E" w:rsidP="00525A9E">
      <w:pPr>
        <w:spacing w:before="100" w:beforeAutospacing="1" w:after="100" w:afterAutospacing="1"/>
        <w:jc w:val="both"/>
        <w:rPr>
          <w:ins w:id="41" w:author="FERNANDA GASPARI" w:date="2021-10-29T09:21:00Z"/>
          <w:rFonts w:ascii="Arial" w:hAnsi="Arial" w:cs="Arial"/>
          <w:sz w:val="22"/>
          <w:szCs w:val="22"/>
        </w:rPr>
      </w:pPr>
      <w:ins w:id="42" w:author="FERNANDA GASPARI" w:date="2021-10-29T09:14:00Z">
        <w:r>
          <w:rPr>
            <w:rFonts w:ascii="Arial" w:hAnsi="Arial" w:cs="Arial"/>
            <w:sz w:val="22"/>
            <w:szCs w:val="22"/>
          </w:rPr>
          <w:t xml:space="preserve">Por </w:t>
        </w:r>
        <w:r w:rsidRPr="00B1482F">
          <w:rPr>
            <w:rFonts w:ascii="Arial" w:hAnsi="Arial" w:cs="Arial"/>
            <w:sz w:val="22"/>
            <w:szCs w:val="22"/>
            <w:lang w:val="es-AR"/>
          </w:rPr>
          <w:t>ello</w:t>
        </w:r>
        <w:r>
          <w:rPr>
            <w:rFonts w:ascii="Arial" w:hAnsi="Arial" w:cs="Arial"/>
            <w:sz w:val="22"/>
            <w:szCs w:val="22"/>
          </w:rPr>
          <w:t xml:space="preserve">, se ha </w:t>
        </w:r>
      </w:ins>
      <w:ins w:id="43" w:author="FERNANDA GASPARI" w:date="2021-10-29T09:10:00Z">
        <w:r w:rsidRPr="00550092">
          <w:rPr>
            <w:rFonts w:ascii="Arial" w:hAnsi="Arial" w:cs="Arial"/>
            <w:sz w:val="22"/>
            <w:szCs w:val="22"/>
          </w:rPr>
          <w:t>genera</w:t>
        </w:r>
      </w:ins>
      <w:ins w:id="44" w:author="FERNANDA GASPARI" w:date="2021-10-29T09:14:00Z">
        <w:r>
          <w:rPr>
            <w:rFonts w:ascii="Arial" w:hAnsi="Arial" w:cs="Arial"/>
            <w:sz w:val="22"/>
            <w:szCs w:val="22"/>
          </w:rPr>
          <w:t xml:space="preserve">do </w:t>
        </w:r>
      </w:ins>
      <w:ins w:id="45" w:author="FERNANDA GASPARI" w:date="2021-10-29T09:21:00Z">
        <w:r>
          <w:rPr>
            <w:rFonts w:ascii="Arial" w:hAnsi="Arial" w:cs="Arial"/>
            <w:sz w:val="22"/>
            <w:szCs w:val="22"/>
          </w:rPr>
          <w:t xml:space="preserve">la presente </w:t>
        </w:r>
      </w:ins>
      <w:ins w:id="46" w:author="FERNANDA GASPARI" w:date="2021-10-29T09:10:00Z">
        <w:r>
          <w:rPr>
            <w:rFonts w:ascii="Arial" w:hAnsi="Arial" w:cs="Arial"/>
            <w:sz w:val="22"/>
            <w:szCs w:val="22"/>
          </w:rPr>
          <w:t>herramienta</w:t>
        </w:r>
        <w:r w:rsidRPr="00550092">
          <w:rPr>
            <w:rFonts w:ascii="Arial" w:hAnsi="Arial" w:cs="Arial"/>
            <w:sz w:val="22"/>
            <w:szCs w:val="22"/>
          </w:rPr>
          <w:t xml:space="preserve"> de procesamiento automático geoespacial </w:t>
        </w:r>
        <w:r w:rsidRPr="00B1482F">
          <w:rPr>
            <w:rFonts w:ascii="Arial" w:hAnsi="Arial" w:cs="Arial"/>
            <w:b/>
            <w:bCs/>
            <w:sz w:val="22"/>
            <w:szCs w:val="22"/>
          </w:rPr>
          <w:t>GeoQ</w:t>
        </w:r>
        <w:r w:rsidRPr="00550092">
          <w:rPr>
            <w:rFonts w:ascii="Arial" w:hAnsi="Arial" w:cs="Arial"/>
            <w:sz w:val="22"/>
            <w:szCs w:val="22"/>
          </w:rPr>
          <w:t xml:space="preserve"> para el cálculo del escurrimiento superficial, bajo entorno QGis®</w:t>
        </w:r>
      </w:ins>
      <w:ins w:id="47" w:author="FERNANDA GASPARI" w:date="2021-10-29T09:15:00Z">
        <w:r>
          <w:rPr>
            <w:rFonts w:ascii="Arial" w:hAnsi="Arial" w:cs="Arial"/>
            <w:sz w:val="22"/>
            <w:szCs w:val="22"/>
          </w:rPr>
          <w:t xml:space="preserve">, </w:t>
        </w:r>
      </w:ins>
      <w:ins w:id="48" w:author="FERNANDA GASPARI" w:date="2021-10-29T09:20:00Z">
        <w:r>
          <w:rPr>
            <w:rFonts w:ascii="Arial" w:hAnsi="Arial" w:cs="Arial"/>
            <w:sz w:val="22"/>
            <w:szCs w:val="22"/>
          </w:rPr>
          <w:t>aplicando el NC</w:t>
        </w:r>
      </w:ins>
      <w:ins w:id="49" w:author="FERNANDA GASPARI" w:date="2021-10-29T09:21:00Z">
        <w:r>
          <w:rPr>
            <w:rFonts w:ascii="Arial" w:hAnsi="Arial" w:cs="Arial"/>
            <w:sz w:val="22"/>
            <w:szCs w:val="22"/>
          </w:rPr>
          <w:t>, que expresa</w:t>
        </w:r>
        <w:r w:rsidRPr="00531A3E">
          <w:rPr>
            <w:rFonts w:ascii="Arial" w:hAnsi="Arial" w:cs="Arial"/>
            <w:sz w:val="22"/>
            <w:szCs w:val="22"/>
          </w:rPr>
          <w:t xml:space="preserve"> la combinación del grupo hidrológico de suelo según clase textural (GH), </w:t>
        </w:r>
        <w:r>
          <w:rPr>
            <w:rFonts w:ascii="Arial" w:hAnsi="Arial" w:cs="Arial"/>
            <w:sz w:val="22"/>
            <w:szCs w:val="22"/>
          </w:rPr>
          <w:t>los tipos</w:t>
        </w:r>
        <w:r w:rsidRPr="00531A3E">
          <w:rPr>
            <w:rFonts w:ascii="Arial" w:hAnsi="Arial" w:cs="Arial"/>
            <w:sz w:val="22"/>
            <w:szCs w:val="22"/>
          </w:rPr>
          <w:t xml:space="preserve"> de coberturas o vegetación y/o usos del suelo, según la condición de humedad antecedente del suelo (CHA). </w:t>
        </w:r>
      </w:ins>
    </w:p>
    <w:p w14:paraId="36A949BD" w14:textId="67747122" w:rsidR="00525A9E" w:rsidRDefault="00525A9E" w:rsidP="00525A9E">
      <w:pPr>
        <w:spacing w:before="100" w:beforeAutospacing="1" w:after="100" w:afterAutospacing="1"/>
        <w:jc w:val="both"/>
        <w:rPr>
          <w:ins w:id="50" w:author="FERNANDA GASPARI" w:date="2021-10-29T09:10:00Z"/>
          <w:rFonts w:ascii="Arial" w:hAnsi="Arial" w:cs="Arial"/>
          <w:sz w:val="22"/>
          <w:szCs w:val="22"/>
        </w:rPr>
      </w:pPr>
      <w:ins w:id="51" w:author="FERNANDA GASPARI" w:date="2021-10-29T09:21:00Z">
        <w:r>
          <w:rPr>
            <w:rFonts w:ascii="Arial" w:hAnsi="Arial" w:cs="Arial"/>
            <w:sz w:val="22"/>
            <w:szCs w:val="22"/>
          </w:rPr>
          <w:t>A</w:t>
        </w:r>
      </w:ins>
      <w:ins w:id="52" w:author="FERNANDA GASPARI" w:date="2021-10-29T09:15:00Z">
        <w:r>
          <w:rPr>
            <w:rFonts w:ascii="Arial" w:hAnsi="Arial" w:cs="Arial"/>
            <w:sz w:val="22"/>
            <w:szCs w:val="22"/>
          </w:rPr>
          <w:t xml:space="preserve"> </w:t>
        </w:r>
      </w:ins>
      <w:ins w:id="53" w:author="FERNANDA GASPARI" w:date="2021-10-29T09:21:00Z">
        <w:r>
          <w:rPr>
            <w:rFonts w:ascii="Arial" w:hAnsi="Arial" w:cs="Arial"/>
            <w:sz w:val="22"/>
            <w:szCs w:val="22"/>
          </w:rPr>
          <w:t>continuación,</w:t>
        </w:r>
      </w:ins>
      <w:ins w:id="54" w:author="FERNANDA GASPARI" w:date="2021-10-29T09:15:00Z">
        <w:r>
          <w:rPr>
            <w:rFonts w:ascii="Arial" w:hAnsi="Arial" w:cs="Arial"/>
            <w:sz w:val="22"/>
            <w:szCs w:val="22"/>
          </w:rPr>
          <w:t xml:space="preserve"> se presenta la descripción de </w:t>
        </w:r>
        <w:proofErr w:type="gramStart"/>
        <w:r>
          <w:rPr>
            <w:rFonts w:ascii="Arial" w:hAnsi="Arial" w:cs="Arial"/>
            <w:sz w:val="22"/>
            <w:szCs w:val="22"/>
          </w:rPr>
          <w:t>la misma</w:t>
        </w:r>
        <w:proofErr w:type="gramEnd"/>
        <w:r>
          <w:rPr>
            <w:rFonts w:ascii="Arial" w:hAnsi="Arial" w:cs="Arial"/>
            <w:sz w:val="22"/>
            <w:szCs w:val="22"/>
          </w:rPr>
          <w:t>.</w:t>
        </w:r>
      </w:ins>
    </w:p>
    <w:p w14:paraId="1370282C" w14:textId="77777777" w:rsidR="00525A9E" w:rsidRPr="00525A9E" w:rsidRDefault="00525A9E" w:rsidP="00531A3E">
      <w:pPr>
        <w:spacing w:before="100" w:beforeAutospacing="1" w:after="100" w:afterAutospacing="1"/>
        <w:jc w:val="both"/>
        <w:rPr>
          <w:rFonts w:ascii="Arial" w:hAnsi="Arial" w:cs="Arial"/>
          <w:sz w:val="22"/>
          <w:szCs w:val="22"/>
        </w:rPr>
      </w:pPr>
    </w:p>
    <w:p w14:paraId="77124677" w14:textId="6F2C9589" w:rsidR="0040098B" w:rsidRPr="007B1BC2" w:rsidRDefault="00B04249" w:rsidP="005553CC">
      <w:pPr>
        <w:pStyle w:val="Ttulo"/>
        <w:jc w:val="left"/>
        <w:rPr>
          <w:lang w:val="es-AR"/>
        </w:rPr>
      </w:pPr>
      <w:r w:rsidRPr="007B1BC2">
        <w:rPr>
          <w:lang w:val="es-AR"/>
        </w:rPr>
        <w:t>Método del Número de Curva</w:t>
      </w:r>
      <w:ins w:id="55" w:author="FERNANDA GASPARI" w:date="2021-10-28T18:52:00Z">
        <w:r w:rsidR="00355FEC" w:rsidRPr="007B1BC2">
          <w:rPr>
            <w:lang w:val="es-AR"/>
          </w:rPr>
          <w:t xml:space="preserve"> (NC)</w:t>
        </w:r>
      </w:ins>
      <w:ins w:id="56" w:author="FERNANDA GASPARI" w:date="2021-10-29T09:48:00Z">
        <w:r w:rsidR="00D77164" w:rsidRPr="007B1BC2">
          <w:rPr>
            <w:lang w:val="es-AR"/>
          </w:rPr>
          <w:t xml:space="preserve"> para GeoQ</w:t>
        </w:r>
      </w:ins>
      <w:r w:rsidRPr="007B1BC2">
        <w:rPr>
          <w:lang w:val="es-AR"/>
        </w:rPr>
        <w:t xml:space="preserve">. </w:t>
      </w:r>
    </w:p>
    <w:p w14:paraId="20761E64" w14:textId="5D538598" w:rsidR="00525A9E" w:rsidRDefault="00B15C0A" w:rsidP="00531A3E">
      <w:pPr>
        <w:spacing w:before="100" w:beforeAutospacing="1" w:after="100" w:afterAutospacing="1"/>
        <w:jc w:val="both"/>
        <w:rPr>
          <w:ins w:id="57" w:author="FERNANDA GASPARI" w:date="2021-10-29T09:18:00Z"/>
          <w:rFonts w:ascii="Arial" w:hAnsi="Arial" w:cs="Arial"/>
          <w:sz w:val="22"/>
          <w:szCs w:val="22"/>
        </w:rPr>
      </w:pPr>
      <w:r w:rsidRPr="00531A3E">
        <w:rPr>
          <w:rFonts w:ascii="Arial" w:hAnsi="Arial" w:cs="Arial"/>
          <w:sz w:val="22"/>
          <w:szCs w:val="22"/>
        </w:rPr>
        <w:t>El NC permite calcular la abstracción inicial en una tormenta</w:t>
      </w:r>
      <w:ins w:id="58" w:author="FERNANDA GASPARI" w:date="2021-10-29T09:16:00Z">
        <w:r w:rsidR="00525A9E">
          <w:rPr>
            <w:rFonts w:ascii="Arial" w:hAnsi="Arial" w:cs="Arial"/>
            <w:sz w:val="22"/>
            <w:szCs w:val="22"/>
          </w:rPr>
          <w:t xml:space="preserve"> (P)</w:t>
        </w:r>
      </w:ins>
      <w:ins w:id="59" w:author="FERNANDA GASPARI" w:date="2021-10-29T09:22:00Z">
        <w:r w:rsidR="00525A9E">
          <w:rPr>
            <w:rFonts w:ascii="Arial" w:hAnsi="Arial" w:cs="Arial"/>
            <w:sz w:val="22"/>
            <w:szCs w:val="22"/>
          </w:rPr>
          <w:t>,</w:t>
        </w:r>
      </w:ins>
      <w:r w:rsidRPr="00531A3E">
        <w:rPr>
          <w:rFonts w:ascii="Arial" w:hAnsi="Arial" w:cs="Arial"/>
          <w:sz w:val="22"/>
          <w:szCs w:val="22"/>
        </w:rPr>
        <w:t xml:space="preserve"> </w:t>
      </w:r>
      <w:proofErr w:type="gramStart"/>
      <w:r w:rsidRPr="00531A3E">
        <w:rPr>
          <w:rFonts w:ascii="Arial" w:hAnsi="Arial" w:cs="Arial"/>
          <w:sz w:val="22"/>
          <w:szCs w:val="22"/>
        </w:rPr>
        <w:t>que</w:t>
      </w:r>
      <w:proofErr w:type="gramEnd"/>
      <w:r w:rsidRPr="00531A3E">
        <w:rPr>
          <w:rFonts w:ascii="Arial" w:hAnsi="Arial" w:cs="Arial"/>
          <w:sz w:val="22"/>
          <w:szCs w:val="22"/>
        </w:rPr>
        <w:t xml:space="preserve"> por diferencia</w:t>
      </w:r>
      <w:ins w:id="60" w:author="FERNANDA GASPARI" w:date="2021-10-29T09:22:00Z">
        <w:r w:rsidR="00525A9E">
          <w:rPr>
            <w:rFonts w:ascii="Arial" w:hAnsi="Arial" w:cs="Arial"/>
            <w:sz w:val="22"/>
            <w:szCs w:val="22"/>
          </w:rPr>
          <w:t>,</w:t>
        </w:r>
      </w:ins>
      <w:r w:rsidRPr="00531A3E">
        <w:rPr>
          <w:rFonts w:ascii="Arial" w:hAnsi="Arial" w:cs="Arial"/>
          <w:sz w:val="22"/>
          <w:szCs w:val="22"/>
        </w:rPr>
        <w:t xml:space="preserve"> establece el escurrimiento superficial. El NC </w:t>
      </w:r>
      <w:ins w:id="61" w:author="FERNANDA GASPARI" w:date="2021-10-29T09:16:00Z">
        <w:r w:rsidR="00525A9E">
          <w:rPr>
            <w:rFonts w:ascii="Arial" w:hAnsi="Arial" w:cs="Arial"/>
            <w:sz w:val="22"/>
            <w:szCs w:val="22"/>
          </w:rPr>
          <w:t>se</w:t>
        </w:r>
      </w:ins>
      <w:ins w:id="62" w:author="FERNANDA GASPARI" w:date="2021-10-29T09:17:00Z">
        <w:r w:rsidR="00525A9E">
          <w:rPr>
            <w:rFonts w:ascii="Arial" w:hAnsi="Arial" w:cs="Arial"/>
            <w:sz w:val="22"/>
            <w:szCs w:val="22"/>
          </w:rPr>
          <w:t xml:space="preserve"> </w:t>
        </w:r>
      </w:ins>
      <w:r w:rsidRPr="00531A3E">
        <w:rPr>
          <w:rFonts w:ascii="Arial" w:hAnsi="Arial" w:cs="Arial"/>
          <w:sz w:val="22"/>
          <w:szCs w:val="22"/>
        </w:rPr>
        <w:t xml:space="preserve">determina </w:t>
      </w:r>
      <w:ins w:id="63" w:author="FERNANDA GASPARI" w:date="2021-10-29T09:17:00Z">
        <w:r w:rsidR="00525A9E">
          <w:rPr>
            <w:rFonts w:ascii="Arial" w:hAnsi="Arial" w:cs="Arial"/>
            <w:sz w:val="22"/>
            <w:szCs w:val="22"/>
          </w:rPr>
          <w:t xml:space="preserve">por medio de la definición de </w:t>
        </w:r>
      </w:ins>
      <w:r w:rsidRPr="00531A3E">
        <w:rPr>
          <w:rFonts w:ascii="Arial" w:hAnsi="Arial" w:cs="Arial"/>
          <w:sz w:val="22"/>
          <w:szCs w:val="22"/>
        </w:rPr>
        <w:t xml:space="preserve">un complejo suelo-vegetación </w:t>
      </w:r>
      <w:ins w:id="64" w:author="FERNANDA GASPARI" w:date="2021-10-29T09:17:00Z">
        <w:r w:rsidR="00525A9E">
          <w:rPr>
            <w:rFonts w:ascii="Arial" w:hAnsi="Arial" w:cs="Arial"/>
            <w:sz w:val="22"/>
            <w:szCs w:val="22"/>
          </w:rPr>
          <w:t>según</w:t>
        </w:r>
      </w:ins>
      <w:r w:rsidRPr="00531A3E">
        <w:rPr>
          <w:rFonts w:ascii="Arial" w:hAnsi="Arial" w:cs="Arial"/>
          <w:sz w:val="22"/>
          <w:szCs w:val="22"/>
        </w:rPr>
        <w:t xml:space="preserve"> sus condiciones hidrológicas, </w:t>
      </w:r>
      <w:ins w:id="65" w:author="FERNANDA GASPARI" w:date="2021-10-29T09:17:00Z">
        <w:r w:rsidR="00525A9E">
          <w:rPr>
            <w:rFonts w:ascii="Arial" w:hAnsi="Arial" w:cs="Arial"/>
            <w:sz w:val="22"/>
            <w:szCs w:val="22"/>
          </w:rPr>
          <w:t xml:space="preserve">con el cual se establecen </w:t>
        </w:r>
      </w:ins>
      <w:r w:rsidRPr="00531A3E">
        <w:rPr>
          <w:rFonts w:ascii="Arial" w:hAnsi="Arial" w:cs="Arial"/>
          <w:sz w:val="22"/>
          <w:szCs w:val="22"/>
        </w:rPr>
        <w:t xml:space="preserve">las pérdidas por infiltración – escorrentía (Mintegui Aguirre y López Unzú, 1990; López Cadena de Llano, 1994; </w:t>
      </w:r>
      <w:r w:rsidR="00434B6B">
        <w:rPr>
          <w:rFonts w:ascii="Arial" w:hAnsi="Arial" w:cs="Arial"/>
          <w:sz w:val="22"/>
          <w:szCs w:val="22"/>
        </w:rPr>
        <w:fldChar w:fldCharType="begin" w:fldLock="1"/>
      </w:r>
      <w:r w:rsidR="00434B6B">
        <w:rPr>
          <w:rFonts w:ascii="Arial" w:hAnsi="Arial" w:cs="Arial"/>
          <w:sz w:val="22"/>
          <w:szCs w:val="22"/>
        </w:rPr>
        <w:instrText>ADDIN CSL_CITATION {"citationItems":[{"id":"ITEM-1","itemData":{"author":[{"dropping-particle":"","family":"Marek","given":"M A","non-dropping-particle":"","parse-names":false,"suffix":""}],"container-title":"Design Division (DES), Texas, USA","id":"ITEM-1","issued":{"date-parts":[["2011"]]},"number-of-pages":"604","title":"Hydraulic Design Manual, Texas Department of Transportation (TxDOT)","type":"book"},"uris":["http://www.mendeley.com/documents/?uuid=932393b3-5cdc-478b-9543-cdc589723685"]}],"mendeley":{"formattedCitation":"(Marek, 2011)","manualFormatting":"Marek, 2011","plainTextFormattedCitation":"(Marek, 2011)","previouslyFormattedCitation":"(Marek, 2011)"},"properties":{"noteIndex":0},"schema":"https://github.com/citation-style-language/schema/raw/master/csl-citation.json"}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rPr>
        <w:t>Marek, 2011</w:t>
      </w:r>
      <w:r w:rsidR="00434B6B">
        <w:rPr>
          <w:rFonts w:ascii="Arial" w:hAnsi="Arial" w:cs="Arial"/>
          <w:sz w:val="22"/>
          <w:szCs w:val="22"/>
        </w:rPr>
        <w:fldChar w:fldCharType="end"/>
      </w:r>
      <w:r w:rsidRPr="00531A3E">
        <w:rPr>
          <w:rFonts w:ascii="Arial" w:hAnsi="Arial" w:cs="Arial"/>
          <w:sz w:val="22"/>
          <w:szCs w:val="22"/>
        </w:rPr>
        <w:t>). El NC presenta valores entre 0-100, donde a mayor valor, la escorrentía es predominante, y disminuye infiltración (López Cadena de Llano, 1994; Gaspari et al., 2009).</w:t>
      </w:r>
      <w:ins w:id="66" w:author="FERNANDA GASPARI" w:date="2021-10-28T18:55:00Z">
        <w:r w:rsidR="00AE6046">
          <w:rPr>
            <w:rFonts w:ascii="Arial" w:hAnsi="Arial" w:cs="Arial"/>
            <w:sz w:val="22"/>
            <w:szCs w:val="22"/>
          </w:rPr>
          <w:t xml:space="preserve"> </w:t>
        </w:r>
      </w:ins>
    </w:p>
    <w:p w14:paraId="0E87CE88" w14:textId="17EEDD27" w:rsidR="00B15C0A" w:rsidRPr="00434B6B" w:rsidRDefault="00B15C0A" w:rsidP="00531A3E">
      <w:pPr>
        <w:spacing w:before="100" w:beforeAutospacing="1" w:after="100" w:afterAutospacing="1"/>
        <w:jc w:val="both"/>
        <w:rPr>
          <w:rFonts w:ascii="Arial" w:hAnsi="Arial" w:cs="Arial"/>
          <w:sz w:val="22"/>
          <w:szCs w:val="22"/>
          <w:lang w:val="en-US"/>
        </w:rPr>
      </w:pPr>
      <w:r w:rsidRPr="00531A3E">
        <w:rPr>
          <w:rFonts w:ascii="Arial" w:hAnsi="Arial" w:cs="Arial"/>
          <w:sz w:val="22"/>
          <w:szCs w:val="22"/>
        </w:rPr>
        <w:t xml:space="preserve">El método </w:t>
      </w:r>
      <w:ins w:id="67" w:author="FERNANDA GASPARI" w:date="2021-10-28T18:55:00Z">
        <w:r w:rsidR="00AE6046">
          <w:rPr>
            <w:rFonts w:ascii="Arial" w:hAnsi="Arial" w:cs="Arial"/>
            <w:sz w:val="22"/>
            <w:szCs w:val="22"/>
          </w:rPr>
          <w:t>estima</w:t>
        </w:r>
      </w:ins>
      <w:r w:rsidRPr="00531A3E">
        <w:rPr>
          <w:rFonts w:ascii="Arial" w:hAnsi="Arial" w:cs="Arial"/>
          <w:sz w:val="22"/>
          <w:szCs w:val="22"/>
        </w:rPr>
        <w:t xml:space="preserve"> la precipitación efectiva definiendo la escorrentía superficial (Q), </w:t>
      </w:r>
      <w:ins w:id="68" w:author="FERNANDA GASPARI" w:date="2021-10-28T18:56:00Z">
        <w:r w:rsidR="00AE6046">
          <w:rPr>
            <w:rFonts w:ascii="Arial" w:hAnsi="Arial" w:cs="Arial"/>
            <w:sz w:val="22"/>
            <w:szCs w:val="22"/>
          </w:rPr>
          <w:t>según</w:t>
        </w:r>
      </w:ins>
      <w:r w:rsidRPr="00531A3E">
        <w:rPr>
          <w:rFonts w:ascii="Arial" w:hAnsi="Arial" w:cs="Arial"/>
          <w:sz w:val="22"/>
          <w:szCs w:val="22"/>
        </w:rPr>
        <w:t xml:space="preserve"> la Ecuación 1. El procedimiento se inicia con la cuantificación de las abstracciones iniciales (I</w:t>
      </w:r>
      <w:r w:rsidRPr="00525A9E">
        <w:rPr>
          <w:rFonts w:ascii="Arial" w:hAnsi="Arial" w:cs="Arial"/>
          <w:sz w:val="22"/>
          <w:szCs w:val="22"/>
          <w:vertAlign w:val="subscript"/>
        </w:rPr>
        <w:t>o</w:t>
      </w:r>
      <w:r w:rsidRPr="00531A3E">
        <w:rPr>
          <w:rFonts w:ascii="Arial" w:hAnsi="Arial" w:cs="Arial"/>
          <w:sz w:val="22"/>
          <w:szCs w:val="22"/>
        </w:rPr>
        <w:t xml:space="preserve">) según la Ecuación 2, a partir de la retención potencial máxima (S). Para la obtención del valor de S se utiliza el NC </w:t>
      </w:r>
      <w:ins w:id="69" w:author="FERNANDA GASPARI" w:date="2021-10-29T09:19:00Z">
        <w:r w:rsidR="00525A9E">
          <w:rPr>
            <w:rFonts w:ascii="Arial" w:hAnsi="Arial" w:cs="Arial"/>
            <w:sz w:val="22"/>
            <w:szCs w:val="22"/>
          </w:rPr>
          <w:t>con</w:t>
        </w:r>
      </w:ins>
      <w:r w:rsidRPr="00531A3E">
        <w:rPr>
          <w:rFonts w:ascii="Arial" w:hAnsi="Arial" w:cs="Arial"/>
          <w:sz w:val="22"/>
          <w:szCs w:val="22"/>
        </w:rPr>
        <w:t xml:space="preserve"> la expresión de la Ecuación 3</w:t>
      </w:r>
      <w:r w:rsidR="00434B6B">
        <w:rPr>
          <w:rFonts w:ascii="Arial" w:hAnsi="Arial" w:cs="Arial"/>
          <w:sz w:val="22"/>
          <w:szCs w:val="22"/>
        </w:rPr>
        <w:t xml:space="preserve"> </w:t>
      </w:r>
      <w:r w:rsidR="00434B6B">
        <w:rPr>
          <w:rFonts w:ascii="Arial" w:hAnsi="Arial" w:cs="Arial"/>
          <w:sz w:val="22"/>
          <w:szCs w:val="22"/>
        </w:rPr>
        <w:fldChar w:fldCharType="begin" w:fldLock="1"/>
      </w:r>
      <w:r w:rsidR="00434B6B">
        <w:rPr>
          <w:rFonts w:ascii="Arial" w:hAnsi="Arial" w:cs="Arial"/>
          <w:sz w:val="22"/>
          <w:szCs w:val="22"/>
        </w:rPr>
        <w:instrText>ADDIN CSL_CITATION {"citationItems":[{"id":"ITEM-1","itemData":{"ISSN":"9503409632","author":[{"dropping-particle":"","family":"Gaspari","given":"Fernanda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Plata","given":"","non-dropping-particle":"","parse-names":false,"suffix":""}],"id":"ITEM-1","issued":{"date-parts":[["2013"]]},"number-of-pages":"191","publisher":"Editorial de la Universidad Nacional de La Plata (EDULP)","publisher-place":"La Plata - Argentina","title":"Elementos metodológicos para el manejo de cuencas hidrográficas","type":"book"},"uris":["http://www.mendeley.com/documents/?uuid=fc425bb1-4fec-4ffb-8692-4f197edebb4b"]}],"mendeley":{"formattedCitation":"(Gaspari et al., 2013)","plainTextFormattedCitation":"(Gaspari et al., 2013)","previouslyFormattedCitation":"(Gaspari et al., 2013)"},"properties":{"noteIndex":0},"schema":"https://github.com/citation-style-language/schema/raw/master/csl-citation.json"}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rPr>
        <w:t>(Gaspari et al., 2013)</w:t>
      </w:r>
      <w:r w:rsidR="00434B6B">
        <w:rPr>
          <w:rFonts w:ascii="Arial" w:hAnsi="Arial" w:cs="Arial"/>
          <w:sz w:val="22"/>
          <w:szCs w:val="22"/>
        </w:rPr>
        <w:fldChar w:fldCharType="end"/>
      </w:r>
      <w:r w:rsidRPr="00531A3E">
        <w:rPr>
          <w:rFonts w:ascii="Arial" w:hAnsi="Arial" w:cs="Arial"/>
          <w:sz w:val="22"/>
          <w:szCs w:val="22"/>
        </w:rPr>
        <w:t xml:space="preserve">. La infiltración (F) </w:t>
      </w:r>
      <w:ins w:id="70" w:author="FERNANDA GASPARI" w:date="2021-10-29T09:23:00Z">
        <w:r w:rsidR="00525A9E">
          <w:rPr>
            <w:rFonts w:ascii="Arial" w:hAnsi="Arial" w:cs="Arial"/>
            <w:sz w:val="22"/>
            <w:szCs w:val="22"/>
          </w:rPr>
          <w:t>se cuantifica como</w:t>
        </w:r>
      </w:ins>
      <w:r w:rsidRPr="00531A3E">
        <w:rPr>
          <w:rFonts w:ascii="Arial" w:hAnsi="Arial" w:cs="Arial"/>
          <w:sz w:val="22"/>
          <w:szCs w:val="22"/>
        </w:rPr>
        <w:t xml:space="preserve"> la proporción de </w:t>
      </w:r>
      <w:ins w:id="71" w:author="FERNANDA GASPARI" w:date="2021-10-29T09:15:00Z">
        <w:r w:rsidR="00525A9E">
          <w:rPr>
            <w:rFonts w:ascii="Arial" w:hAnsi="Arial" w:cs="Arial"/>
            <w:sz w:val="22"/>
            <w:szCs w:val="22"/>
          </w:rPr>
          <w:lastRenderedPageBreak/>
          <w:t xml:space="preserve">la </w:t>
        </w:r>
      </w:ins>
      <w:ins w:id="72" w:author="FERNANDA GASPARI" w:date="2021-10-29T09:16:00Z">
        <w:r w:rsidR="00525A9E">
          <w:rPr>
            <w:rFonts w:ascii="Arial" w:hAnsi="Arial" w:cs="Arial"/>
            <w:sz w:val="22"/>
            <w:szCs w:val="22"/>
          </w:rPr>
          <w:t>precipitación</w:t>
        </w:r>
      </w:ins>
      <w:ins w:id="73" w:author="FERNANDA GASPARI" w:date="2021-10-29T09:15:00Z">
        <w:r w:rsidR="00525A9E">
          <w:rPr>
            <w:rFonts w:ascii="Arial" w:hAnsi="Arial" w:cs="Arial"/>
            <w:sz w:val="22"/>
            <w:szCs w:val="22"/>
          </w:rPr>
          <w:t xml:space="preserve"> (</w:t>
        </w:r>
      </w:ins>
      <w:r w:rsidRPr="00531A3E">
        <w:rPr>
          <w:rFonts w:ascii="Arial" w:hAnsi="Arial" w:cs="Arial"/>
          <w:sz w:val="22"/>
          <w:szCs w:val="22"/>
        </w:rPr>
        <w:t>P</w:t>
      </w:r>
      <w:ins w:id="74" w:author="FERNANDA GASPARI" w:date="2021-10-29T09:16:00Z">
        <w:r w:rsidR="00525A9E">
          <w:rPr>
            <w:rFonts w:ascii="Arial" w:hAnsi="Arial" w:cs="Arial"/>
            <w:sz w:val="22"/>
            <w:szCs w:val="22"/>
          </w:rPr>
          <w:t>)</w:t>
        </w:r>
      </w:ins>
      <w:r w:rsidRPr="00531A3E">
        <w:rPr>
          <w:rFonts w:ascii="Arial" w:hAnsi="Arial" w:cs="Arial"/>
          <w:sz w:val="22"/>
          <w:szCs w:val="22"/>
        </w:rPr>
        <w:t xml:space="preserve"> que </w:t>
      </w:r>
      <w:ins w:id="75" w:author="FERNANDA GASPARI" w:date="2021-10-28T18:57:00Z">
        <w:r w:rsidR="00AE6046">
          <w:rPr>
            <w:rFonts w:ascii="Arial" w:hAnsi="Arial" w:cs="Arial"/>
            <w:sz w:val="22"/>
            <w:szCs w:val="22"/>
          </w:rPr>
          <w:t xml:space="preserve">penetra </w:t>
        </w:r>
      </w:ins>
      <w:r w:rsidRPr="00531A3E">
        <w:rPr>
          <w:rFonts w:ascii="Arial" w:hAnsi="Arial" w:cs="Arial"/>
          <w:sz w:val="22"/>
          <w:szCs w:val="22"/>
        </w:rPr>
        <w:t xml:space="preserve">al interior del suelo, considerándose como una abstracción continuada, representada por la Ecuación 4 </w:t>
      </w:r>
      <w:r w:rsidR="00434B6B">
        <w:rPr>
          <w:rFonts w:ascii="Arial" w:hAnsi="Arial" w:cs="Arial"/>
          <w:sz w:val="22"/>
          <w:szCs w:val="22"/>
        </w:rPr>
        <w:fldChar w:fldCharType="begin" w:fldLock="1"/>
      </w:r>
      <w:r w:rsidR="00420382">
        <w:rPr>
          <w:rFonts w:ascii="Arial" w:hAnsi="Arial" w:cs="Arial"/>
          <w:sz w:val="22"/>
          <w:szCs w:val="22"/>
        </w:rPr>
        <w:instrText>ADDIN CSL_CITATION {"citationItems":[{"id":"ITEM-1","itemData":{"author":[{"dropping-particle":"","family":"Mockus","given":"Victor","non-dropping-particle":"","parse-names":false,"suffix":""}],"container-title":"National Engineering Handbook","editor":[{"dropping-particle":"","family":"Soil Conservation Service SCS","given":"","non-dropping-particle":"","parse-names":false,"suffix":""}],"id":"ITEM-1","issued":{"date-parts":[["1972"]]},"page":"127","publisher":"US Department of Agriculture,Washington","publisher-place":"Washington, DC","title":"Section 4. Hidrology","type":"chapter"},"uris":["http://www.mendeley.com/documents/?uuid=9c5a1a5d-1e3d-449f-b26e-2af236606626"]},{"id":"ITEM-2","itemData":{"author":[{"dropping-particle":"","family":"Kent","given":"K M","non-dropping-particle":"","parse-names":false,"suffix":""}],"editor":[{"dropping-particle":"","family":"SCS-TP-149","given":"","non-dropping-particle":"","parse-names":false,"suffix":""}],"id":"ITEM-2","issued":{"date-parts":[["1973"]]},"number-of-pages":"64","publisher":"USA Soil Conservation Service","title":"method for estimating volume and rate of runoff in small watersheds","type":"book"},"uris":["http://www.mendeley.com/documents/?uuid=abc17a81-68f5-431d-b7c5-a490a64a5689"]},{"id":"ITEM-3","itemData":{"ISSN":"9503409632","author":[{"dropping-particle":"","family":"Gaspari","given":"Fernanda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Plata","given":"","non-dropping-particle":"","parse-names":false,"suffix":""}],"id":"ITEM-3","issued":{"date-parts":[["2013"]]},"number-of-pages":"191","publisher":"Editorial de la Universidad Nacional de La Plata (EDULP)","publisher-place":"La Plata - Argentina","title":"Elementos metodológicos para el manejo de cuencas hidrográficas","type":"book"},"uris":["http://www.mendeley.com/documents/?uuid=fc425bb1-4fec-4ffb-8692-4f197edebb4b"]},{"id":"ITEM-4","itemData":{"ISSN":"1669-9513","abstract":"Journal.","author":[{"dropping-particle":"","family":"Gaspari","given":"Fernanda Julia","non-dropping-particle":"","parse-names":false,"suffix":""},{"dropping-particle":"","family":"Díaz","given":"Andrea Romina","non-dropping-particle":"","parse-names":false,"suffix":""},{"dropping-particle":"","family":"Delgado","given":"María Isabel","non-dropping-particle":"","parse-names":false,"suffix":""},{"dropping-particle":"","family":"Senisterra","given":"Gabriela E.","non-dropping-particle":"","parse-names":false,"suffix":""}],"container-title":"Rev. Fac. Agron. La Plata","id":"ITEM-4","issue":"1","issued":{"date-parts":[["2015"]]},"page":"214-221","title":"Evaluación del Servicio Ambiental de provisión hídrica en cuencas hidrográficas del sudeste bonaerense . Argentina","type":"article-journal","volume":"114"},"uris":["http://www.mendeley.com/documents/?uuid=93409cf9-5e8a-4757-8cc9-ea44dbe624d2"]}],"mendeley":{"formattedCitation":"(Gaspari et al., 2013, 2015; Kent, 1973; Mockus, 1972)","manualFormatting":"(Mockus, 1972; Kent, 1973; Gaspari et al., 2013, 2015)","plainTextFormattedCitation":"(Gaspari et al., 2013, 2015; Kent, 1973; Mockus, 1972)","previouslyFormattedCitation":"(Gaspari et al., 2013, 2015; Kent, 1973; Mockus, 1972)"},"properties":{"noteIndex":0},"schema":"https://github.com/citation-style-language/schema/raw/master/csl-citation.json"}</w:instrText>
      </w:r>
      <w:r w:rsidR="00434B6B">
        <w:rPr>
          <w:rFonts w:ascii="Arial" w:hAnsi="Arial" w:cs="Arial"/>
          <w:sz w:val="22"/>
          <w:szCs w:val="22"/>
        </w:rPr>
        <w:fldChar w:fldCharType="separate"/>
      </w:r>
      <w:r w:rsidR="00434B6B" w:rsidRPr="00434B6B">
        <w:rPr>
          <w:rFonts w:ascii="Arial" w:hAnsi="Arial" w:cs="Arial"/>
          <w:noProof/>
          <w:sz w:val="22"/>
          <w:szCs w:val="22"/>
          <w:lang w:val="en-US"/>
        </w:rPr>
        <w:t>(</w:t>
      </w:r>
      <w:r w:rsidR="00420382" w:rsidRPr="00434B6B">
        <w:rPr>
          <w:rFonts w:ascii="Arial" w:hAnsi="Arial" w:cs="Arial"/>
          <w:noProof/>
          <w:sz w:val="22"/>
          <w:szCs w:val="22"/>
          <w:lang w:val="en-US"/>
        </w:rPr>
        <w:t>Mockus, 1972</w:t>
      </w:r>
      <w:r w:rsidR="00420382">
        <w:rPr>
          <w:rFonts w:ascii="Arial" w:hAnsi="Arial" w:cs="Arial"/>
          <w:noProof/>
          <w:sz w:val="22"/>
          <w:szCs w:val="22"/>
          <w:lang w:val="en-US"/>
        </w:rPr>
        <w:t xml:space="preserve">; </w:t>
      </w:r>
      <w:r w:rsidR="00434B6B" w:rsidRPr="00434B6B">
        <w:rPr>
          <w:rFonts w:ascii="Arial" w:hAnsi="Arial" w:cs="Arial"/>
          <w:noProof/>
          <w:sz w:val="22"/>
          <w:szCs w:val="22"/>
          <w:lang w:val="en-US"/>
        </w:rPr>
        <w:t>Kent, 1973;</w:t>
      </w:r>
      <w:r w:rsidR="00420382">
        <w:rPr>
          <w:rFonts w:ascii="Arial" w:hAnsi="Arial" w:cs="Arial"/>
          <w:noProof/>
          <w:sz w:val="22"/>
          <w:szCs w:val="22"/>
          <w:lang w:val="en-US"/>
        </w:rPr>
        <w:t xml:space="preserve"> </w:t>
      </w:r>
      <w:r w:rsidR="00420382" w:rsidRPr="00434B6B">
        <w:rPr>
          <w:rFonts w:ascii="Arial" w:hAnsi="Arial" w:cs="Arial"/>
          <w:noProof/>
          <w:sz w:val="22"/>
          <w:szCs w:val="22"/>
          <w:lang w:val="en-US"/>
        </w:rPr>
        <w:t>Gaspari et al., 2013</w:t>
      </w:r>
      <w:ins w:id="76" w:author="FERNANDA GASPARI" w:date="2021-10-28T18:57:00Z">
        <w:r w:rsidR="00AE6046">
          <w:rPr>
            <w:rFonts w:ascii="Arial" w:hAnsi="Arial" w:cs="Arial"/>
            <w:noProof/>
            <w:sz w:val="22"/>
            <w:szCs w:val="22"/>
            <w:lang w:val="en-US"/>
          </w:rPr>
          <w:t>;</w:t>
        </w:r>
      </w:ins>
      <w:r w:rsidR="00420382" w:rsidRPr="00434B6B">
        <w:rPr>
          <w:rFonts w:ascii="Arial" w:hAnsi="Arial" w:cs="Arial"/>
          <w:noProof/>
          <w:sz w:val="22"/>
          <w:szCs w:val="22"/>
          <w:lang w:val="en-US"/>
        </w:rPr>
        <w:t xml:space="preserve"> 2015</w:t>
      </w:r>
      <w:r w:rsidR="00434B6B" w:rsidRPr="00434B6B">
        <w:rPr>
          <w:rFonts w:ascii="Arial" w:hAnsi="Arial" w:cs="Arial"/>
          <w:noProof/>
          <w:sz w:val="22"/>
          <w:szCs w:val="22"/>
          <w:lang w:val="en-US"/>
        </w:rPr>
        <w:t>)</w:t>
      </w:r>
      <w:r w:rsidR="00434B6B">
        <w:rPr>
          <w:rFonts w:ascii="Arial" w:hAnsi="Arial" w:cs="Arial"/>
          <w:sz w:val="22"/>
          <w:szCs w:val="22"/>
        </w:rPr>
        <w:fldChar w:fldCharType="end"/>
      </w:r>
      <w:r w:rsidR="00420382">
        <w:rPr>
          <w:rFonts w:ascii="Arial" w:hAnsi="Arial" w:cs="Arial"/>
          <w:sz w:val="22"/>
          <w:szCs w:val="22"/>
          <w:lang w:val="en-US"/>
        </w:rPr>
        <w:t>.</w:t>
      </w:r>
    </w:p>
    <w:tbl>
      <w:tblPr>
        <w:tblW w:w="0" w:type="auto"/>
        <w:tblLook w:val="04A0" w:firstRow="1" w:lastRow="0" w:firstColumn="1" w:lastColumn="0" w:noHBand="0" w:noVBand="1"/>
      </w:tblPr>
      <w:tblGrid>
        <w:gridCol w:w="4404"/>
        <w:gridCol w:w="4316"/>
      </w:tblGrid>
      <w:tr w:rsidR="00B15C0A" w:rsidRPr="00531A3E" w14:paraId="6D766C62" w14:textId="77777777" w:rsidTr="00531A3E">
        <w:tc>
          <w:tcPr>
            <w:tcW w:w="4404" w:type="dxa"/>
            <w:shd w:val="clear" w:color="auto" w:fill="auto"/>
          </w:tcPr>
          <w:p w14:paraId="3CA84B5D" w14:textId="0EFB1DAB" w:rsidR="00B15C0A" w:rsidRPr="00531A3E" w:rsidRDefault="00A611DE"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0B31C2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7.6pt;height:36.6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B6817&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8B6817&quot; wsp:rsidRDefault=&quot;008B6817&quot; wsp:rsidP=&quot;008B6817&quot;&gt;&lt;m:oMathPara&gt;&lt;m:oMath&gt;&lt;m:r&gt;&lt;m:rPr&gt;&lt;m:sty m:val=&quot;p&quot;/&gt;&lt;/m:rPr&gt;&lt;w:rPr&gt;&lt;w:rFonts w:ascii=&quot;Cambria Math&quot; w:h-ansi=&quot;Cambria Math&quot; w:cs=&quot;Arial&quot;/&gt;&lt;wx:font wx:val=&quot;Cambria Math&quot;/&gt;&lt;w:color w:val=&quot;000000&quot;/&gt;&lt;w:sz w:val=&quot;28&quot;/&gt;&lt;w:sz-cs w:val=&quot;28&quot;/&gt;&lt;/w:rPr&gt;&lt;m:t&gt;Q= &lt;/m:t&gt;&lt;/m:r&gt;&lt;m:f&gt;&lt;m:fPr&gt;&lt;m:ctrlPr&gt;&lt;w:rPr&gt;&lt;w:rFonts w:ascii=&quot;Cambria Math&quot; w:h-ansi=&quot;Cambria Math&quot; w:cs=&quot;Arial&quot;/&gt;&lt;wx:font wx:val=&quot;Cambria Math&quot;/&gt;&lt;w:i-cs/&gt;&lt;w:color w:val=&quot;000000&quot;/&gt;&lt;w:sz w:val=&quot;28&quot;/&gt;&lt;w:sz-cs w:val=&quot;28&quot;/&gt;&lt;/w:rPr&gt;&lt;/m:ctrlPr&gt;&lt;/m:fPr&gt;&lt;m:num&gt;&lt;m:sSup&gt;&lt;m:sSupPr&gt;&lt;m:ctrlPr&gt;&lt;w:rPr&gt;&lt;w:rFonts w:ascii=&quot;Cambria Math&quot; w:h-ansi=&quot;Cambria Math&quot; w:cs=&quot;Arial&quot;/&gt;&lt;wx:font wx:val=&quot;Cambria Math&quot;/&gt;&lt;w:i-cs/&gt;&lt;w:color w:val=&quot;000000&quot;/&gt;&lt;w:sz w:val=&quot;28&quot;/&gt;&lt;w:sz-cs w:val=&quot;28&quot;/&gt;&lt;/w:rPr&gt;&lt;/m:ctrlPr&gt;&lt;/m:sSupPr&gt;&lt;m:e&gt;&lt;m:d&gt;&lt;m:dPr&gt;&lt;m:ctrlPr&gt;&lt;w:rPr&gt;&lt;w:rFonts w:ascii=&quot;Cambria Math&quot; w:h-ansi=&quot;Cambria Math&quot; w:cs=&quot;Arial&quot;/&gt;&lt;wx:font wx:val=&quot;Cambria Math&quot;/&gt;&lt;w:i-cs/&gt;&lt;w:color w:val=&quot;000000&quot;/&gt;&lt;w:sz w:val=&quot;28&quot;/&gt;&lt;w:sz-cs w:val=&quot;28&quot;/&gt;&lt;/w:rPr&gt;&lt;/m:ctrlPr&gt;&lt;/m:dPr&gt;&lt;m:e&gt;&lt;m:r&gt;&lt;m:rPr&gt;&lt;m:sty m:val=&quot;p&quot;/&gt;&lt;/m:rPr&gt;&lt;w:rPr&gt;&lt;w:rFonts w:ascii=&quot;Cambria Math&quot; w:h-ansi=&quot;Cambria Math&quot; w:cs=&quot;Arial&quot;/&gt;&lt;wx:font wx:val=&quot;Cambria Math&quot;/&gt;&lt;w:color w:val=&quot;000000&quot;/&gt;&lt;w:sz w:val=&quot;28&quot;/&gt;&lt;w:sz-cs w:val=&quot;28&quot;/&gt;&lt;/w:rPr&gt;&lt;m:t&gt;P-&lt;/m:t&gt;&lt;/m:r&gt;&lt;m:sSub&gt;&lt;m:sSubPr&gt;&lt;m:ctrlPr&gt;&lt;w:rPr&gt;&lt;w:rFonts w:ascii=&quot;Cambria Math&quot; w:h-ansi=&quot;Cambria Math&quot; w:cs=&quot;Arial&quot;/&gt;&lt;wx:font wx:val=&quot;Cambria Math&quot;/&gt;&lt;w:i-cs/&gt;&lt;w:color w:val=&quot;000000&quot;/&gt;&lt;w:sz w:val=&quot;28&quot;/&gt;&lt;w:sz-cs w:val=&quot;28&quot;/&gt;&lt;/w:rPr&gt;&lt;/m:ctrlPr&gt;&lt;/m:sSubPr&gt;&lt;m:e&gt;&lt;m:r&gt;&lt;m:rPr&gt;&lt;m:sty m:val=&quot;p&quot;/&gt;&lt;/m:rPr&gt;&lt;w:rPr&gt;&lt;w:rFonts w:ascii=&quot;Cambria Math&quot; w:h-ansi=&quot;Cambria Math&quot; w:cs=&quot;Arial&quot;/&gt;&lt;wx:font wx:val=&quot;Cambria Math&quot;/&gt;&lt;w:color w:val=&quot;000000&quot;/&gt;&lt;w:sz w:val=&quot;28&quot;/&gt;&lt;w:sz-cs w:val=&quot;28&quot;/&gt;&lt;/w:rPr&gt;&lt;m:t&gt;I&lt;/m:t&gt;&lt;/m:r&gt;&lt;/m:e&gt;&lt;m:sub&gt;&lt;m:r&gt;&lt;m:rPr&gt;&lt;m:sty m:val=&quot;p&quot;/&gt;&lt;/m:rPr&gt;&lt;w:rPr&gt;&lt;w:rFonts w:ascii=&quot;Cambria Math&quot; w:h-ansi=&quot;Cambria Math&quot; w:cs=&quot;Arial&quot;/&gt;&lt;wx:font wx:val=&quot;Cambria Math&quot;/&gt;&lt;w:color w:val=&quot;000000&quot;/&gt;&lt;w:sz w:val=&quot;28&quot;/&gt;&lt;w:sz-cs w:val=&quot;28&quot;/&gt;&lt;/w:rPr&gt;&lt;m:t&gt;0&lt;/m:t&gt;&lt;/m:r&gt;&lt;/m:sub&gt;&lt;/m:sSub&gt;&lt;/m:e&gt;&lt;/m:d&gt;&lt;/m:e&gt;&lt;m:sup&gt;&lt;m:r&gt;&lt;m:rPr&gt;&lt;m:sty m:val=&quot;p&quot;/&gt;&lt;/m:rPr&gt;&lt;w:rPr&gt;&lt;w:rFonts w:ascii=&quot;Cambria Math&quot; w:h-ansi=&quot;Cambria Math&quot; w:cs=&quot;Arial&quot;/&gt;&lt;wx:font wx:val=&quot;Cambria Math&quot;/&gt;&lt;w:color w:val=&quot;000000&quot;/&gt;&lt;w:sz w:val=&quot;28&quot;/&gt;&lt;w:sz-cs w:val=&quot;28&quot;/&gt;&lt;/w:rPr&gt;&lt;m:t&gt;2&lt;/m:t&gt;&lt;/m:r&gt;&lt;/m:sup&gt;&lt;/m:sSup&gt;&lt;/m:num&gt;&lt;m:den&gt;&lt;m:r&gt;&lt;w:rPr&gt;&lt;w:rFonts w:ascii=&quot;Cambria Math&quot; w:h-ansi=&quot;Cambria Math&quot; w:cs=&quot;Arial&quot;/&gt;&lt;wx:font wx:val=&quot;Cambria Math&quot;/&gt;&lt;w:i/&gt;&lt;w:color w:val=&quot;000000&quot;/&gt;&lt;w:sz w:val=&quot;28&quot;/&gt;&lt;w:sz-cs w:val=&quot;28&quot;/&gt;&lt;/w:rPr&gt;&lt;m:t&gt;P+4*&lt;/m:t&gt;&lt;/m:r&gt;&lt;m:sSub&gt;&lt;m:sSubPr&gt;&lt;m:ctrlPr&gt;&lt;w:rPr&gt;&lt;w:rFonts w:ascii=&quot;Cambria Math&quot; w:h-ansi=&quot;Cambria Math&quot; w:cs=&quot;Arial&quot;/&gt;&lt;wx:font wx:val=&quot;Cambria Math&quot;/&gt;&lt;w:i-cs/&gt;&lt;w:color w:val=&quot;000000&quot;/&gt;&lt;w:sz w:val=&quot;28&quot;/&gt;&lt;w:sz-cs w:val=&quot;28&quot;/&gt;&lt;/w:rPr&gt;&lt;/m:ctrlPr&gt;&lt;/m:sSubPr&gt;&lt;m:e&gt;&lt;m:r&gt;&lt;m:rPr&gt;&lt;m:sty m:val=&quot;p&quot;/&gt;&lt;/m:rPr&gt;&lt;w:rPr&gt;&lt;w:rFonts w:ascii=&quot;Cambria Math&quot; w:h-ansi=&quot;Cambria Math&quot; w:cs=&quot;Arial&quot;/&gt;&lt;wx:font wx:val=&quot;Cambria Math&quot;/&gt;&lt;w:color w:val=&quot;000000&quot;/&gt;&lt;w:sz w:val=&quot;28&quot;/&gt;&lt;w:sz-cs w:val=&quot;28&quot;/&gt;&lt;/w:rPr&gt;&lt;m:t&gt;I&lt;/m:t&gt;&lt;/m:r&gt;&lt;/m:e&gt;&lt;m:sub&gt;&lt;m:r&gt;&lt;m:rPr&gt;&lt;m:sty m:val=&quot;p&quot;/&gt;&lt;/m:rPr&gt;&lt;w:rPr&gt;&lt;w:rFonts w:ascii=&quot;Cambria Math&quot; w:h-ansi=&quot;Cambria Math&quot; w:cs=&quot;Arial&quot;/&gt;&lt;wx:font wx:val=&quot;Cambria Math&quot;/&gt;&lt;w:color w:val=&quot;000000&quot;/&gt;&lt;w:sz w:val=&quot;28&quot;/&gt;&lt;w:sz-cs w:val=&quot;28&quot;/&gt;&lt;/w:rPr&gt;&lt;m:t&gt;0&lt;/m:t&gt;&lt;/m:r&gt;&lt;/m:sub&gt;&lt;/m:sSub&gt;&lt;/m:den&gt;&lt;/m:f&gt;&lt;/m:oMath&gt;&lt;/m:oMathPara&gt;&lt;/w:p&gt;&lt;w:sectPr wsp:rsidR=&quot;00000000&quot; wsp:rsidRPr=&quot;008B6817&quot;&gt;&lt;w:pgSz w:w=&quot;12240&quot; w:h=&quot;15840&quot;/&gt;&lt;w:pgMar w:top=&quot;1417&quot; w:right=&quot;1701&quot; w:bottom=&quot;1417&quot; w:left=&quot;1701&quot; w:header=&quot;720&quot; w:footer=&quot;720&quot; w:gutter=&quot;0&quot;/&gt;&lt;w:cols w:space=&quot;720&quot;/&gt;&lt;/w:sectPr&gt;&lt;/wx:sect&gt;&lt;/w:body&gt;&lt;/w:wordDocument&gt;">
                  <v:imagedata r:id="rId8" o:title="" chromakey="white"/>
                </v:shape>
              </w:pict>
            </w:r>
          </w:p>
        </w:tc>
        <w:tc>
          <w:tcPr>
            <w:tcW w:w="4316" w:type="dxa"/>
            <w:shd w:val="clear" w:color="auto" w:fill="auto"/>
            <w:vAlign w:val="center"/>
          </w:tcPr>
          <w:p w14:paraId="1F6004CE"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p>
          <w:p w14:paraId="41A51A65"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1.</w:t>
            </w:r>
          </w:p>
          <w:p w14:paraId="75F25A12"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p>
        </w:tc>
      </w:tr>
      <w:tr w:rsidR="00B15C0A" w:rsidRPr="00531A3E" w14:paraId="7CF0697D" w14:textId="77777777" w:rsidTr="00531A3E">
        <w:trPr>
          <w:trHeight w:val="1132"/>
        </w:trPr>
        <w:tc>
          <w:tcPr>
            <w:tcW w:w="4404" w:type="dxa"/>
            <w:shd w:val="clear" w:color="auto" w:fill="auto"/>
          </w:tcPr>
          <w:p w14:paraId="7328D194" w14:textId="243B2AC8" w:rsidR="00B15C0A" w:rsidRPr="00531A3E" w:rsidRDefault="00A611DE"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570CE1B1">
                <v:shape id="_x0000_i1026" type="#_x0000_t75" style="width:123pt;height:3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2650&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A32650&quot; wsp:rsidRDefault=&quot;00A32650&quot; wsp:rsidP=&quot;00A32650&quot;&gt;&lt;m:oMathPara&gt;&lt;m:oMath&gt;&lt;m:r&gt;&lt;m:rPr&gt;&lt;m:sty m:val=&quot;p&quot;/&gt;&lt;/m:rPr&gt;&lt;w:rPr&gt;&lt;w:rFonts w:ascii=&quot;Cambria Math&quot; w:h-ansi=&quot;Cambria Math&quot; w:cs=&quot;Arial&quot;/&gt;&lt;wx:font wx:val=&quot;Cambria Math&quot;/&gt;&lt;w:color w:val=&quot;000000&quot;/&gt;&lt;w:sz w:val=&quot;28&quot;/&gt;&lt;w:sz-cs w:val=&quot;28&quot;/&gt;&lt;/w:rPr&gt;&lt;m:t&gt;S=254*&lt;/m:t&gt;&lt;/m:r&gt;&lt;m:d&gt;&lt;m:dPr&gt;&lt;m:ctrlPr&gt;&lt;w:rPr&gt;&lt;w:rFonts w:ascii=&quot;Cambria Math&quot; w:h-ansi=&quot;Cambria Math&quot; w:cs=&quot;Arial&quot;/&gt;&lt;wx:font wx:val=&quot;Cambria Math&quot;/&gt;&lt;w:i-cs/&gt;&lt;w:color w:val=&quot;000000&quot;/&gt;&lt;w:sz w:val=&quot;28&quot;/&gt;&lt;w:sz-cs w:val=&quot;28&quot;/&gt;&lt;/w:rPr&gt;&lt;/m:ctrlPr&gt;&lt;/m:dPr&gt;&lt;m:e&gt;&lt;m:f&gt;&lt;m:fPr&gt;&lt;m:ctrlPr&gt;&lt;w:rPr&gt;&lt;w:rFonts w:ascii=&quot;Cambria Math&quot; w:h-ansi=&quot;Cambria Math&quot; w:cs=&quot;Arial&quot;/&gt;&lt;wx:font wx:val=&quot;Cambria Math&quot;/&gt;&lt;w:i/&gt;&lt;w:i-cs/&gt;&lt;w:color w:val=&quot;000000&quot;/&gt;&lt;w:sz w:val=&quot;28&quot;/&gt;&lt;w:sz-cs w:val=&quot;28&quot;/&gt;&lt;/w:rPr&gt;&lt;/m:ctrlPr&gt;&lt;/m:fPr&gt;&lt;m:num&gt;&lt;m:r&gt;&lt;w:rPr&gt;&lt;w:rFonts w:ascii=&quot;Cambria Math&quot; w:h-ansi=&quot;Cambria Math&quot; w:cs=&quot;Arial&quot;/&gt;&lt;wx:font wx:val=&quot;Cambria Math&quot;/&gt;&lt;w:i/&gt;&lt;w:color w:val=&quot;000000&quot;/&gt;&lt;w:sz w:val=&quot;28&quot;/&gt;&lt;w:sz-cs w:val=&quot;28&quot;/&gt;&lt;/w:rPr&gt;&lt;m:t&gt;100&lt;/m:t&gt;&lt;/m:r&gt;&lt;/m:num&gt;&lt;m:den&gt;&lt;m:r&gt;&lt;w:rPr&gt;&lt;w:rFonts w:ascii=&quot;Cambria Math&quot; w:h-ansi=&quot;Cambria Math&quot; w:cs=&quot;Arial&quot;/&gt;&lt;wx:font wx:val=&quot;Cambria Math&quot;/&gt;&lt;w:i/&gt;&lt;w:color w:val=&quot;000000&quot;/&gt;&lt;w:sz w:val=&quot;28&quot;/&gt;&lt;w:sz-cs w:val=&quot;28&quot;/&gt;&lt;/w:rPr&gt;&lt;m:t&gt;NC&lt;/m:t&gt;&lt;/m:r&gt;&lt;/m:den&gt;&lt;/m:f&gt;&lt;m:r&gt;&lt;w:rPr&gt;&lt;w:rFonts w:ascii=&quot;Cambria Math&quot; w:h-ansi=&quot;Cambria Math&quot; w:cs=&quot;Arial&quot;/&gt;&lt;wx:font wx:val=&quot;Cambria Math&quot;/&gt;&lt;w:i/&gt;&lt;w:color w:val=&quot;000000&quot;/&gt;&lt;w:sz w:val=&quot;28&quot;/&gt;&lt;w:sz-cs w:val=&quot;28&quot;/&gt;&lt;/w:rPr&gt;&lt;m:t&gt;-1&lt;/m:t&gt;&lt;/m:r&gt;&lt;/m:e&gt;&lt;/m:d&gt;&lt;/m:oMath&gt;&lt;/m:oMathPara&gt;&lt;/w:p&gt;&lt;w:sectPr wsp:rsidR=&quot;00000000&quot; wsp:rsidRPr=&quot;00A32650&quot;&gt;&lt;w:pgSz w:w=&quot;12240&quot; w:h=&quot;15840&quot;/&gt;&lt;w:pgMar w:top=&quot;1417&quot; w:right=&quot;1701&quot; w:bottom=&quot;1417&quot; w:left=&quot;1701&quot; w:header=&quot;720&quot; w:footer=&quot;720&quot; w:gutter=&quot;0&quot;/&gt;&lt;w:cols w:space=&quot;720&quot;/&gt;&lt;/w:sectPr&gt;&lt;/wx:sect&gt;&lt;/w:body&gt;&lt;/w:wordDocument&gt;">
                  <v:imagedata r:id="rId9" o:title="" chromakey="white"/>
                </v:shape>
              </w:pict>
            </w:r>
          </w:p>
        </w:tc>
        <w:tc>
          <w:tcPr>
            <w:tcW w:w="4316" w:type="dxa"/>
            <w:shd w:val="clear" w:color="auto" w:fill="auto"/>
            <w:vAlign w:val="center"/>
          </w:tcPr>
          <w:p w14:paraId="7FFCFCD8"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2.</w:t>
            </w:r>
          </w:p>
          <w:p w14:paraId="277CE1D5" w14:textId="77777777" w:rsidR="00B15C0A" w:rsidRPr="00531A3E" w:rsidRDefault="00B15C0A" w:rsidP="00531A3E">
            <w:pPr>
              <w:spacing w:before="100" w:beforeAutospacing="1" w:after="100" w:afterAutospacing="1"/>
              <w:jc w:val="center"/>
              <w:rPr>
                <w:rFonts w:ascii="Arial" w:hAnsi="Arial" w:cs="Arial"/>
                <w:sz w:val="22"/>
                <w:szCs w:val="22"/>
              </w:rPr>
            </w:pPr>
          </w:p>
        </w:tc>
      </w:tr>
      <w:tr w:rsidR="00B15C0A" w:rsidRPr="00531A3E" w14:paraId="7CBD86A5" w14:textId="77777777" w:rsidTr="00531A3E">
        <w:trPr>
          <w:trHeight w:val="993"/>
        </w:trPr>
        <w:tc>
          <w:tcPr>
            <w:tcW w:w="4404" w:type="dxa"/>
            <w:shd w:val="clear" w:color="auto" w:fill="auto"/>
          </w:tcPr>
          <w:p w14:paraId="2E0BDAB2" w14:textId="7F335D74" w:rsidR="00B15C0A" w:rsidRPr="00531A3E" w:rsidRDefault="00A611DE"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33272140">
                <v:shape id="_x0000_i1027" type="#_x0000_t75" style="width:68.4pt;height:16.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93EFB&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693EFB&quot; wsp:rsidRDefault=&quot;00693EFB&quot; wsp:rsidP=&quot;00693EFB&quot;&gt;&lt;m:oMathPara&gt;&lt;m:oMath&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0,2*S&lt;/m:t&gt;&lt;/m:r&gt;&lt;/m:oMath&gt;&lt;/m:oMathPara&gt;&lt;/w:p&gt;&lt;w:sectPr wsp:rsidR=&quot;00000000&quot; wsp:rsidRPr=&quot;00693EFB&quot;&gt;&lt;w:pgSz w:w=&quot;12240&quot; w:h=&quot;15840&quot;/&gt;&lt;w:pgMar w:top=&quot;1417&quot; w:right=&quot;1701&quot; w:bottom=&quot;1417&quot; w:left=&quot;1701&quot; w:header=&quot;720&quot; w:footer=&quot;720&quot; w:gutter=&quot;0&quot;/&gt;&lt;w:cols w:space=&quot;720&quot;/&gt;&lt;/w:sectPr&gt;&lt;/wx:sect&gt;&lt;/w:body&gt;&lt;/w:wordDocument&gt;">
                  <v:imagedata r:id="rId10" o:title="" chromakey="white"/>
                </v:shape>
              </w:pict>
            </w:r>
          </w:p>
        </w:tc>
        <w:tc>
          <w:tcPr>
            <w:tcW w:w="4316" w:type="dxa"/>
            <w:shd w:val="clear" w:color="auto" w:fill="auto"/>
            <w:vAlign w:val="center"/>
          </w:tcPr>
          <w:p w14:paraId="17D1A2ED"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3.</w:t>
            </w:r>
          </w:p>
          <w:p w14:paraId="606423C8" w14:textId="77777777" w:rsidR="00B15C0A" w:rsidRPr="00531A3E" w:rsidRDefault="00B15C0A" w:rsidP="00531A3E">
            <w:pPr>
              <w:spacing w:before="100" w:beforeAutospacing="1" w:after="100" w:afterAutospacing="1"/>
              <w:jc w:val="center"/>
              <w:rPr>
                <w:rFonts w:ascii="Arial" w:hAnsi="Arial" w:cs="Arial"/>
                <w:sz w:val="22"/>
                <w:szCs w:val="22"/>
              </w:rPr>
            </w:pPr>
          </w:p>
        </w:tc>
      </w:tr>
      <w:tr w:rsidR="00B15C0A" w:rsidRPr="00531A3E" w14:paraId="14E3B05D" w14:textId="77777777" w:rsidTr="00531A3E">
        <w:tc>
          <w:tcPr>
            <w:tcW w:w="4404" w:type="dxa"/>
            <w:shd w:val="clear" w:color="auto" w:fill="auto"/>
          </w:tcPr>
          <w:p w14:paraId="0DE363BA" w14:textId="7032B8F6" w:rsidR="00B15C0A" w:rsidRPr="00531A3E" w:rsidRDefault="00A611DE" w:rsidP="00D77164">
            <w:pPr>
              <w:spacing w:before="100" w:beforeAutospacing="1" w:after="100" w:afterAutospacing="1"/>
              <w:jc w:val="center"/>
              <w:rPr>
                <w:rFonts w:ascii="Arial" w:hAnsi="Arial" w:cs="Arial"/>
                <w:sz w:val="22"/>
                <w:szCs w:val="22"/>
              </w:rPr>
            </w:pPr>
            <w:r>
              <w:rPr>
                <w:rFonts w:ascii="Arial" w:hAnsi="Arial" w:cs="Arial"/>
                <w:sz w:val="22"/>
                <w:szCs w:val="22"/>
              </w:rPr>
              <w:pict w14:anchorId="5DDFDD1E">
                <v:shape id="_x0000_i1028" type="#_x0000_t75" style="width:99pt;height:34.8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2761&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Pr=&quot;00B22761&quot; wsp:rsidRDefault=&quot;00B22761&quot; wsp:rsidP=&quot;00B22761&quot;&gt;&lt;m:oMathPara&gt;&lt;m:oMath&gt;&lt;m:r&gt;&lt;w:rPr&gt;&lt;w:rFonts w:ascii=&quot;Cambria Math&quot; w:h-ansi=&quot;Cambria Math&quot; w:cs=&quot;Arial&quot;/&gt;&lt;wx:font wx:val=&quot;Cambria Math&quot;/&gt;&lt;w:i/&gt;&lt;w:color w:val=&quot;000000&quot;/&gt;&lt;w:sz w:val=&quot;28&quot;/&gt;&lt;w:sz-cs w:val=&quot;28&quot;/&gt;&lt;/w:rPr&gt;&lt;m:t&gt;F= &lt;/m:t&gt;&lt;/m:r&gt;&lt;m:f&gt;&lt;m:fPr&gt;&lt;m:ctrlPr&gt;&lt;w:rPr&gt;&lt;w:rFonts w:ascii=&quot;Cambria Math&quot; w:h-ansi=&quot;Cambria Math&quot; w:cs=&quot;Arial&quot;/&gt;&lt;wx:font wx:val=&quot;Cambria Math&quot;/&gt;&lt;w:i/&gt;&lt;w:i-cs/&gt;&lt;w:color w:val=&quot;000000&quot;/&gt;&lt;w:sz w:val=&quot;28&quot;/&gt;&lt;w:sz-cs w:val=&quot;28&quot;/&gt;&lt;/w:rPr&gt;&lt;/m:ctrlPr&gt;&lt;/m:fPr&gt;&lt;m:num&gt;&lt;m:r&gt;&lt;w:rPr&gt;&lt;w:rFonts w:ascii=&quot;Cambria Math&quot; w:h-ansi=&quot;Cambria Math&quot; w:cs=&quot;Arial&quot;/&gt;&lt;wx:font wx:val=&quot;Cambria Math&quot;/&gt;&lt;w:i/&gt;&lt;w:color w:val=&quot;000000&quot;/&gt;&lt;w:sz w:val=&quot;28&quot;/&gt;&lt;w:sz-cs w:val=&quot;28&quot;/&gt;&lt;/w:rPr&gt;&lt;m:t&gt;S*(P-&lt;/m:t&gt;&lt;/m:r&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lt;/m:t&gt;&lt;/m:r&gt;&lt;/m:num&gt;&lt;m:den&gt;&lt;m:r&gt;&lt;w:rPr&gt;&lt;w:rFonts w:ascii=&quot;Cambria Math&quot; w:h-ansi=&quot;Cambria Math&quot; w:cs=&quot;Arial&quot;/&gt;&lt;wx:font wx:val=&quot;Cambria Math&quot;/&gt;&lt;w:i/&gt;&lt;w:color w:val=&quot;000000&quot;/&gt;&lt;w:sz w:val=&quot;28&quot;/&gt;&lt;w:sz-cs w:val=&quot;28&quot;/&gt;&lt;/w:rPr&gt;&lt;m:t&gt;P-&lt;/m:t&gt;&lt;/m:r&gt;&lt;m:sSub&gt;&lt;m:sSubPr&gt;&lt;m:ctrlPr&gt;&lt;w:rPr&gt;&lt;w:rFonts w:ascii=&quot;Cambria Math&quot; w:h-ansi=&quot;Cambria Math&quot; w:cs=&quot;Arial&quot;/&gt;&lt;wx:font wx:val=&quot;Cambria Math&quot;/&gt;&lt;w:i/&gt;&lt;w:i-cs/&gt;&lt;w:color w:val=&quot;000000&quot;/&gt;&lt;w:sz w:val=&quot;28&quot;/&gt;&lt;w:sz-cs w:val=&quot;28&quot;/&gt;&lt;/w:rPr&gt;&lt;/m:ctrlPr&gt;&lt;/m:sSubPr&gt;&lt;m:e&gt;&lt;m:r&gt;&lt;w:rPr&gt;&lt;w:rFonts w:ascii=&quot;Cambria Math&quot; w:h-ansi=&quot;Cambria Math&quot; w:cs=&quot;Arial&quot;/&gt;&lt;wx:font wx:val=&quot;Cambria Math&quot;/&gt;&lt;w:i/&gt;&lt;w:color w:val=&quot;000000&quot;/&gt;&lt;w:sz w:val=&quot;28&quot;/&gt;&lt;w:sz-cs w:val=&quot;28&quot;/&gt;&lt;/w:rPr&gt;&lt;m:t&gt;I&lt;/m:t&gt;&lt;/m:r&gt;&lt;/m:e&gt;&lt;m:sub&gt;&lt;m:r&gt;&lt;w:rPr&gt;&lt;w:rFonts w:ascii=&quot;Cambria Math&quot; w:h-ansi=&quot;Cambria Math&quot; w:cs=&quot;Arial&quot;/&gt;&lt;wx:font wx:val=&quot;Cambria Math&quot;/&gt;&lt;w:i/&gt;&lt;w:color w:val=&quot;000000&quot;/&gt;&lt;w:sz w:val=&quot;28&quot;/&gt;&lt;w:sz-cs w:val=&quot;28&quot;/&gt;&lt;/w:rPr&gt;&lt;m:t&gt;0&lt;/m:t&gt;&lt;/m:r&gt;&lt;/m:sub&gt;&lt;/m:sSub&gt;&lt;m:r&gt;&lt;w:rPr&gt;&lt;w:rFonts w:ascii=&quot;Cambria Math&quot; w:h-ansi=&quot;Cambria Math&quot; w:cs=&quot;Arial&quot;/&gt;&lt;wx:font wx:val=&quot;Cambria Math&quot;/&gt;&lt;w:i/&gt;&lt;w:color w:val=&quot;000000&quot;/&gt;&lt;w:sz w:val=&quot;28&quot;/&gt;&lt;w:sz-cs w:val=&quot;28&quot;/&gt;&lt;/w:rPr&gt;&lt;m:t&gt;+S&lt;/m:t&gt;&lt;/m:r&gt;&lt;/m:den&gt;&lt;/m:f&gt;&lt;/m:oMath&gt;&lt;/m:oMathPara&gt;&lt;/w:p&gt;&lt;w:sectPr wsp:rsidR=&quot;00000000&quot; wsp:rsidRPr=&quot;00B22761&quot;&gt;&lt;w:pgSz w:w=&quot;12240&quot; w:h=&quot;15840&quot;/&gt;&lt;w:pgMar w:top=&quot;1417&quot; w:right=&quot;1701&quot; w:bottom=&quot;1417&quot; w:left=&quot;1701&quot; w:header=&quot;720&quot; w:footer=&quot;720&quot; w:gutter=&quot;0&quot;/&gt;&lt;w:cols w:space=&quot;720&quot;/&gt;&lt;/w:sectPr&gt;&lt;/wx:sect&gt;&lt;/w:body&gt;&lt;/w:wordDocument&gt;">
                  <v:imagedata r:id="rId11" o:title="" chromakey="white"/>
                </v:shape>
              </w:pict>
            </w:r>
          </w:p>
        </w:tc>
        <w:tc>
          <w:tcPr>
            <w:tcW w:w="4316" w:type="dxa"/>
            <w:shd w:val="clear" w:color="auto" w:fill="auto"/>
            <w:vAlign w:val="center"/>
          </w:tcPr>
          <w:p w14:paraId="67758CBE" w14:textId="77777777" w:rsidR="00B15C0A" w:rsidRPr="00531A3E" w:rsidRDefault="00B15C0A" w:rsidP="00531A3E">
            <w:pPr>
              <w:spacing w:before="100" w:beforeAutospacing="1" w:after="100" w:afterAutospacing="1"/>
              <w:jc w:val="center"/>
              <w:rPr>
                <w:rFonts w:ascii="Arial" w:hAnsi="Arial" w:cs="Arial"/>
                <w:iCs/>
                <w:color w:val="000000"/>
                <w:sz w:val="22"/>
                <w:szCs w:val="22"/>
              </w:rPr>
            </w:pPr>
            <w:r w:rsidRPr="00531A3E">
              <w:rPr>
                <w:rFonts w:ascii="Arial" w:hAnsi="Arial" w:cs="Arial"/>
                <w:iCs/>
                <w:color w:val="000000"/>
                <w:sz w:val="22"/>
                <w:szCs w:val="22"/>
              </w:rPr>
              <w:t>Ecuación 4.</w:t>
            </w:r>
          </w:p>
          <w:p w14:paraId="23A53B61" w14:textId="77777777" w:rsidR="00B15C0A" w:rsidRPr="00531A3E" w:rsidRDefault="00B15C0A" w:rsidP="00531A3E">
            <w:pPr>
              <w:spacing w:before="100" w:beforeAutospacing="1" w:after="100" w:afterAutospacing="1"/>
              <w:jc w:val="center"/>
              <w:rPr>
                <w:rFonts w:ascii="Arial" w:hAnsi="Arial" w:cs="Arial"/>
                <w:sz w:val="22"/>
                <w:szCs w:val="22"/>
              </w:rPr>
            </w:pPr>
          </w:p>
        </w:tc>
      </w:tr>
    </w:tbl>
    <w:p w14:paraId="37F31FC8" w14:textId="75E56BD2" w:rsidR="00B15C0A" w:rsidRPr="00AE6046" w:rsidRDefault="00B15C0A" w:rsidP="00531A3E">
      <w:pPr>
        <w:spacing w:before="100" w:beforeAutospacing="1" w:after="100" w:afterAutospacing="1"/>
        <w:jc w:val="both"/>
        <w:rPr>
          <w:rFonts w:ascii="Arial" w:hAnsi="Arial" w:cs="Arial"/>
          <w:i/>
          <w:iCs/>
          <w:sz w:val="22"/>
          <w:szCs w:val="22"/>
        </w:rPr>
      </w:pPr>
      <w:r w:rsidRPr="00AE6046">
        <w:rPr>
          <w:rFonts w:ascii="Arial" w:hAnsi="Arial" w:cs="Arial"/>
          <w:i/>
          <w:iCs/>
          <w:sz w:val="22"/>
          <w:szCs w:val="22"/>
        </w:rPr>
        <w:t>Donde</w:t>
      </w:r>
      <w:ins w:id="77" w:author="FERNANDA GASPARI" w:date="2021-10-28T18:58:00Z">
        <w:r w:rsidR="00AE6046">
          <w:rPr>
            <w:rFonts w:ascii="Arial" w:hAnsi="Arial" w:cs="Arial"/>
            <w:i/>
            <w:iCs/>
            <w:sz w:val="22"/>
            <w:szCs w:val="22"/>
          </w:rPr>
          <w:t>:</w:t>
        </w:r>
      </w:ins>
      <w:r w:rsidRPr="00AE6046">
        <w:rPr>
          <w:rFonts w:ascii="Arial" w:hAnsi="Arial" w:cs="Arial"/>
          <w:i/>
          <w:iCs/>
          <w:sz w:val="22"/>
          <w:szCs w:val="22"/>
        </w:rPr>
        <w:t xml:space="preserve"> P es la precipitación efectiva; I</w:t>
      </w:r>
      <w:r w:rsidRPr="00F216FF">
        <w:rPr>
          <w:rFonts w:ascii="Arial" w:hAnsi="Arial" w:cs="Arial"/>
          <w:i/>
          <w:iCs/>
          <w:sz w:val="22"/>
          <w:szCs w:val="22"/>
          <w:vertAlign w:val="subscript"/>
        </w:rPr>
        <w:t>0</w:t>
      </w:r>
      <w:r w:rsidRPr="00AE6046">
        <w:rPr>
          <w:rFonts w:ascii="Arial" w:hAnsi="Arial" w:cs="Arial"/>
          <w:i/>
          <w:iCs/>
          <w:sz w:val="22"/>
          <w:szCs w:val="22"/>
        </w:rPr>
        <w:t xml:space="preserve"> Abstracciones iniciales; S Retención potencial máxima; F Infiltración.</w:t>
      </w:r>
    </w:p>
    <w:p w14:paraId="0AA8EF84" w14:textId="3A90E75F" w:rsidR="00B15C0A" w:rsidRPr="00531A3E" w:rsidRDefault="00B15C0A"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Integrando los conceptos anteriores se puede establecer una ecuación básica, la cual la suma de sus componentes es el total del valor de lluvia precipitada, siendo esta P = Q + I</w:t>
      </w:r>
      <w:r w:rsidRPr="00F216FF">
        <w:rPr>
          <w:rFonts w:ascii="Arial" w:hAnsi="Arial" w:cs="Arial"/>
          <w:sz w:val="22"/>
          <w:szCs w:val="22"/>
          <w:vertAlign w:val="subscript"/>
        </w:rPr>
        <w:t>0</w:t>
      </w:r>
      <w:r w:rsidRPr="00531A3E">
        <w:rPr>
          <w:rFonts w:ascii="Arial" w:hAnsi="Arial" w:cs="Arial"/>
          <w:sz w:val="22"/>
          <w:szCs w:val="22"/>
        </w:rPr>
        <w:t xml:space="preserve"> + F</w:t>
      </w:r>
      <w:ins w:id="78" w:author="FERNANDA GASPARI" w:date="2021-10-29T09:27:00Z">
        <w:r w:rsidR="00F216FF">
          <w:rPr>
            <w:rFonts w:ascii="Arial" w:hAnsi="Arial" w:cs="Arial"/>
            <w:sz w:val="22"/>
            <w:szCs w:val="22"/>
          </w:rPr>
          <w:t>, que expresa que d</w:t>
        </w:r>
      </w:ins>
      <w:r w:rsidRPr="00531A3E">
        <w:rPr>
          <w:rFonts w:ascii="Arial" w:hAnsi="Arial" w:cs="Arial"/>
          <w:sz w:val="22"/>
          <w:szCs w:val="22"/>
        </w:rPr>
        <w:t>el total de agua de lluvia que cae sobre la superficie de un terreno, una parte se evapo</w:t>
      </w:r>
      <w:ins w:id="79" w:author="FERNANDA GASPARI" w:date="2021-10-29T09:27:00Z">
        <w:r w:rsidR="00F216FF">
          <w:rPr>
            <w:rFonts w:ascii="Arial" w:hAnsi="Arial" w:cs="Arial"/>
            <w:sz w:val="22"/>
            <w:szCs w:val="22"/>
          </w:rPr>
          <w:t>transpira</w:t>
        </w:r>
      </w:ins>
      <w:r w:rsidRPr="00531A3E">
        <w:rPr>
          <w:rFonts w:ascii="Arial" w:hAnsi="Arial" w:cs="Arial"/>
          <w:sz w:val="22"/>
          <w:szCs w:val="22"/>
        </w:rPr>
        <w:t>, otra discurre por la superficie (escurrimiento) y otra penetra en el terreno (infiltración)</w:t>
      </w:r>
      <w:ins w:id="80" w:author="FERNANDA GASPARI" w:date="2021-10-29T09:27:00Z">
        <w:r w:rsidR="00F216FF">
          <w:rPr>
            <w:rFonts w:ascii="Arial" w:hAnsi="Arial" w:cs="Arial"/>
            <w:sz w:val="22"/>
            <w:szCs w:val="22"/>
          </w:rPr>
          <w:t>. C</w:t>
        </w:r>
      </w:ins>
      <w:r w:rsidRPr="00531A3E">
        <w:rPr>
          <w:rFonts w:ascii="Arial" w:hAnsi="Arial" w:cs="Arial"/>
          <w:sz w:val="22"/>
          <w:szCs w:val="22"/>
        </w:rPr>
        <w:t xml:space="preserve">on base </w:t>
      </w:r>
      <w:ins w:id="81" w:author="FERNANDA GASPARI" w:date="2021-10-29T09:27:00Z">
        <w:r w:rsidR="00F216FF">
          <w:rPr>
            <w:rFonts w:ascii="Arial" w:hAnsi="Arial" w:cs="Arial"/>
            <w:sz w:val="22"/>
            <w:szCs w:val="22"/>
          </w:rPr>
          <w:t xml:space="preserve">a conocer la proporción de cada </w:t>
        </w:r>
      </w:ins>
      <w:ins w:id="82" w:author="FERNANDA GASPARI" w:date="2021-10-29T09:28:00Z">
        <w:r w:rsidR="00F216FF">
          <w:rPr>
            <w:rFonts w:ascii="Arial" w:hAnsi="Arial" w:cs="Arial"/>
            <w:sz w:val="22"/>
            <w:szCs w:val="22"/>
          </w:rPr>
          <w:t xml:space="preserve">uno, </w:t>
        </w:r>
      </w:ins>
      <w:r w:rsidRPr="00531A3E">
        <w:rPr>
          <w:rFonts w:ascii="Arial" w:hAnsi="Arial" w:cs="Arial"/>
          <w:sz w:val="22"/>
          <w:szCs w:val="22"/>
        </w:rPr>
        <w:t>es útil conocer sus respectivos coeficientes</w:t>
      </w:r>
      <w:ins w:id="83" w:author="FERNANDA GASPARI" w:date="2021-10-29T09:28:00Z">
        <w:r w:rsidR="00F216FF">
          <w:rPr>
            <w:rFonts w:ascii="Arial" w:hAnsi="Arial" w:cs="Arial"/>
            <w:sz w:val="22"/>
            <w:szCs w:val="22"/>
          </w:rPr>
          <w:t xml:space="preserve"> porcentuales</w:t>
        </w:r>
      </w:ins>
      <w:r w:rsidRPr="00531A3E">
        <w:rPr>
          <w:rFonts w:ascii="Arial" w:hAnsi="Arial" w:cs="Arial"/>
          <w:sz w:val="22"/>
          <w:szCs w:val="22"/>
        </w:rPr>
        <w:t>, como se muestra en la Ecuación 5</w:t>
      </w:r>
      <w:ins w:id="84" w:author="FERNANDA GASPARI" w:date="2021-10-29T09:30:00Z">
        <w:r w:rsidR="00F216FF">
          <w:rPr>
            <w:rFonts w:ascii="Arial" w:hAnsi="Arial" w:cs="Arial"/>
            <w:sz w:val="22"/>
            <w:szCs w:val="22"/>
          </w:rPr>
          <w:t xml:space="preserve">, siendo el </w:t>
        </w:r>
      </w:ins>
      <w:ins w:id="85" w:author="FERNANDA GASPARI" w:date="2021-10-29T09:29:00Z">
        <w:r w:rsidR="00F216FF" w:rsidRPr="00531A3E">
          <w:rPr>
            <w:rFonts w:ascii="Arial" w:hAnsi="Arial" w:cs="Arial"/>
            <w:sz w:val="22"/>
            <w:szCs w:val="22"/>
          </w:rPr>
          <w:t>porcentaje total de precipitación P (%)</w:t>
        </w:r>
      </w:ins>
      <w:ins w:id="86" w:author="FERNANDA GASPARI" w:date="2021-10-29T09:30:00Z">
        <w:r w:rsidR="00F216FF">
          <w:rPr>
            <w:rFonts w:ascii="Arial" w:hAnsi="Arial" w:cs="Arial"/>
            <w:sz w:val="22"/>
            <w:szCs w:val="22"/>
          </w:rPr>
          <w:t xml:space="preserve"> </w:t>
        </w:r>
      </w:ins>
      <w:ins w:id="87" w:author="FERNANDA GASPARI" w:date="2021-10-29T09:29:00Z">
        <w:r w:rsidR="00F216FF" w:rsidRPr="00531A3E">
          <w:rPr>
            <w:rFonts w:ascii="Arial" w:hAnsi="Arial" w:cs="Arial"/>
            <w:sz w:val="22"/>
            <w:szCs w:val="22"/>
          </w:rPr>
          <w:t>la sumatoria de CE, CI</w:t>
        </w:r>
        <w:r w:rsidR="00F216FF" w:rsidRPr="003E3806">
          <w:rPr>
            <w:rFonts w:ascii="Arial" w:hAnsi="Arial" w:cs="Arial"/>
            <w:sz w:val="22"/>
            <w:szCs w:val="22"/>
            <w:vertAlign w:val="subscript"/>
          </w:rPr>
          <w:t>0</w:t>
        </w:r>
        <w:r w:rsidR="00F216FF" w:rsidRPr="00531A3E">
          <w:rPr>
            <w:rFonts w:ascii="Arial" w:hAnsi="Arial" w:cs="Arial"/>
            <w:sz w:val="22"/>
            <w:szCs w:val="22"/>
          </w:rPr>
          <w:t xml:space="preserve"> y CF </w:t>
        </w:r>
      </w:ins>
      <w:r w:rsidR="00420382">
        <w:rPr>
          <w:rFonts w:ascii="Arial" w:hAnsi="Arial" w:cs="Arial"/>
          <w:sz w:val="22"/>
          <w:szCs w:val="22"/>
        </w:rPr>
        <w:fldChar w:fldCharType="begin" w:fldLock="1"/>
      </w:r>
      <w:r w:rsidR="0036654C">
        <w:rPr>
          <w:rFonts w:ascii="Arial" w:hAnsi="Arial" w:cs="Arial"/>
          <w:sz w:val="22"/>
          <w:szCs w:val="22"/>
        </w:rPr>
        <w:instrText>ADDIN CSL_CITATION {"citationItems":[{"id":"ITEM-1","itemData":{"ISBN":"978-987-05-6165-1","author":[{"dropping-particle":"","family":"Gaspari","given":"Fernanda Julia","non-dropping-particle":"","parse-names":false,"suffix":""},{"dropping-particle":"","family":"Senisterra","given":"Gabriela E.","non-dropping-particle":"","parse-names":false,"suffix":""},{"dropping-particle":"","family":"Delgado","given":"Maria I.","non-dropping-particle":"","parse-names":false,"suffix":""},{"dropping-particle":"","family":"Rodríguez Vagaría","given":"Alfonso M.","non-dropping-particle":"","parse-names":false,"suffix":""},{"dropping-particle":"","family":"Besteiro","given":"S.","non-dropping-particle":"","parse-names":false,"suffix":""}],"edition":"1","id":"ITEM-1","issued":{"date-parts":[["2009"]]},"number-of-pages":"321","publisher-place":"La Plata - Argentina","title":"Manual de manejo integral de cuencas hidrográficas","type":"book"},"uris":["http://www.mendeley.com/documents/?uuid=8a9357f2-907a-4efb-b4c7-85bfbb6e8013"]},{"id":"ITEM-2","itemData":{"ISSN":"9503409632","author":[{"dropping-particle":"","family":"Gaspari","given":"Fernanda Julia","non-dropping-particle":"","parse-names":false,"suffix":""},{"dropping-particle":"","family":"Rodríguez Vagaría","given":"Alfonso","non-dropping-particle":"","parse-names":false,"suffix":""},{"dropping-particle":"","family":"Senisterra","given":"Gabriela","non-dropping-particle":"","parse-names":false,"suffix":""},{"dropping-particle":"","family":"Delgado","given":"María Isabel","non-dropping-particle":"","parse-names":false,"suffix":""},{"dropping-particle":"","family":"Besteiro","given":"Sebastián","non-dropping-particle":"","parse-names":false,"suffix":""}],"editor":[{"dropping-particle":"","family":"Universidad Nacional de La Plata","given":"","non-dropping-particle":"","parse-names":false,"suffix":""}],"id":"ITEM-2","issued":{"date-parts":[["2013"]]},"number-of-pages":"191","publisher":"Editorial de la Universidad Nacional de La Plata (EDULP)","publisher-place":"La Plata - Argentina","title":"Elementos metodológicos para el manejo de cuencas hidrográficas","type":"book"},"uris":["http://www.mendeley.com/documents/?uuid=fc425bb1-4fec-4ffb-8692-4f197edebb4b"]}],"mendeley":{"formattedCitation":"(Gaspari et al., 2009, 2013)","plainTextFormattedCitation":"(Gaspari et al., 2009, 2013)","previouslyFormattedCitation":"(Gaspari et al., 2009, 2013)"},"properties":{"noteIndex":0},"schema":"https://github.com/citation-style-language/schema/raw/master/csl-citation.json"}</w:instrText>
      </w:r>
      <w:r w:rsidR="00420382">
        <w:rPr>
          <w:rFonts w:ascii="Arial" w:hAnsi="Arial" w:cs="Arial"/>
          <w:sz w:val="22"/>
          <w:szCs w:val="22"/>
        </w:rPr>
        <w:fldChar w:fldCharType="separate"/>
      </w:r>
      <w:r w:rsidR="00420382" w:rsidRPr="00420382">
        <w:rPr>
          <w:rFonts w:ascii="Arial" w:hAnsi="Arial" w:cs="Arial"/>
          <w:noProof/>
          <w:sz w:val="22"/>
          <w:szCs w:val="22"/>
        </w:rPr>
        <w:t>(Gaspari et al., 2009, 2013)</w:t>
      </w:r>
      <w:r w:rsidR="00420382">
        <w:rPr>
          <w:rFonts w:ascii="Arial" w:hAnsi="Arial" w:cs="Arial"/>
          <w:sz w:val="22"/>
          <w:szCs w:val="22"/>
        </w:rPr>
        <w:fldChar w:fldCharType="end"/>
      </w:r>
      <w:r w:rsidRPr="00531A3E">
        <w:rPr>
          <w:rFonts w:ascii="Arial" w:hAnsi="Arial" w:cs="Arial"/>
          <w:sz w:val="22"/>
          <w:szCs w:val="22"/>
        </w:rPr>
        <w:t>.</w:t>
      </w:r>
    </w:p>
    <w:p w14:paraId="0DF956E6" w14:textId="2BD46901" w:rsidR="00B15C0A" w:rsidRPr="00531A3E" w:rsidRDefault="00B15C0A" w:rsidP="00531A3E">
      <w:pPr>
        <w:spacing w:before="100" w:beforeAutospacing="1" w:after="100" w:afterAutospacing="1"/>
        <w:jc w:val="center"/>
        <w:rPr>
          <w:rFonts w:ascii="Arial" w:hAnsi="Arial" w:cs="Arial"/>
          <w:sz w:val="22"/>
          <w:szCs w:val="22"/>
        </w:rPr>
      </w:pP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A611DE">
        <w:rPr>
          <w:rFonts w:ascii="Arial" w:hAnsi="Arial" w:cs="Arial"/>
          <w:position w:val="-14"/>
          <w:sz w:val="22"/>
          <w:szCs w:val="22"/>
        </w:rPr>
        <w:pict w14:anchorId="706E5A51">
          <v:shape id="_x0000_i1029" type="#_x0000_t75" style="width:46.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C390A&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5C390A&quot; wsp:rsidP=&quot;005C390A&quot;&gt;&lt;m:oMathPara&gt;&lt;m:oMath&gt;&lt;m:r&gt;&lt;w:rPr&gt;&lt;w:rFonts w:ascii=&quot;Cambria Math&quot; w:h-ansi=&quot;Cambria Math&quot; w:cs=&quot;Arial&quot;/&gt;&lt;wx:font wx:val=&quot;Cambria Math&quot;/&gt;&lt;w:i/&gt;&lt;w:sz w:val=&quot;28&quot;/&gt;&lt;w:sz-cs w:val=&quot;28&quot;/&gt;&lt;/w:rPr&gt;&lt;m:t&gt;CE=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Q&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A611DE">
        <w:rPr>
          <w:rFonts w:ascii="Arial" w:hAnsi="Arial" w:cs="Arial"/>
          <w:position w:val="-14"/>
          <w:sz w:val="22"/>
          <w:szCs w:val="22"/>
        </w:rPr>
        <w:pict w14:anchorId="09EB0548">
          <v:shape id="_x0000_i1030" type="#_x0000_t75" style="width:46.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C390A&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5C390A&quot; wsp:rsidP=&quot;005C390A&quot;&gt;&lt;m:oMathPara&gt;&lt;m:oMath&gt;&lt;m:r&gt;&lt;w:rPr&gt;&lt;w:rFonts w:ascii=&quot;Cambria Math&quot; w:h-ansi=&quot;Cambria Math&quot; w:cs=&quot;Arial&quot;/&gt;&lt;wx:font wx:val=&quot;Cambria Math&quot;/&gt;&lt;w:i/&gt;&lt;w:sz w:val=&quot;28&quot;/&gt;&lt;w:sz-cs w:val=&quot;28&quot;/&gt;&lt;/w:rPr&gt;&lt;m:t&gt;CE=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Q&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2"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A611DE">
        <w:rPr>
          <w:rFonts w:ascii="Arial" w:hAnsi="Arial" w:cs="Arial"/>
          <w:position w:val="-14"/>
          <w:sz w:val="22"/>
          <w:szCs w:val="22"/>
        </w:rPr>
        <w:pict w14:anchorId="05360B4C">
          <v:shape id="_x0000_i1031" type="#_x0000_t75" style="width:49.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5624B&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65624B&quot; wsp:rsidP=&quot;0065624B&quot;&gt;&lt;m:oMathPara&gt;&lt;m:oMath&gt;&lt;m:r&gt;&lt;w:rPr&gt;&lt;w:rFonts w:ascii=&quot;Cambria Math&quot; w:h-ansi=&quot;Cambria Math&quot; w:cs=&quot;Arial&quot;/&gt;&lt;wx:font wx:val=&quot;Cambria Math&quot;/&gt;&lt;w:i/&gt;&lt;w:sz w:val=&quot;28&quot;/&gt;&lt;w:sz-cs w:val=&quot;28&quot;/&gt;&lt;/w:rPr&gt;&lt;m:t&gt;C&lt;/m:t&gt;&lt;/m:r&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r&gt;&lt;w:rPr&gt;&lt;w:rFonts w:ascii=&quot;Cambria Math&quot; w:h-ansi=&quot;Cambria Math&quot; w:cs=&quot;Arial&quot;/&gt;&lt;wx:font wx:val=&quot;Cambria Math&quot;/&gt;&lt;w:i/&gt;&lt;w:sz w:val=&quot;28&quot;/&gt;&lt;w:sz-cs w:val=&quot;28&quot;/&gt;&lt;/w:rPr&gt;&lt;m:t&gt;= &lt;/m:t&gt;&lt;/m:r&gt;&lt;m:f&gt;&lt;m:fPr&gt;&lt;m:ctrlPr&gt;&lt;w:rPr&gt;&lt;w:rFonts w:ascii=&quot;Cambria Math&quot; w:h-ansi=&quot;Cambria Math&quot; w:cs=&quot;Arial&quot;/&gt;&lt;wx:font wx:val=&quot;Cambria Math&quot;/&gt;&lt;w:i/&gt;&lt;w:sz w:val=&quot;28&quot;/&gt;&lt;w:sz-cs w:val=&quot;28&quot;/&gt;&lt;/w:rPr&gt;&lt;/m:ctrlPr&gt;&lt;/m:fPr&gt;&lt;m:num&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A611DE">
        <w:rPr>
          <w:rFonts w:ascii="Arial" w:hAnsi="Arial" w:cs="Arial"/>
          <w:position w:val="-14"/>
          <w:sz w:val="22"/>
          <w:szCs w:val="22"/>
        </w:rPr>
        <w:pict w14:anchorId="1CDF9AB8">
          <v:shape id="_x0000_i1032" type="#_x0000_t75" style="width:49.8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5624B&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65624B&quot; wsp:rsidP=&quot;0065624B&quot;&gt;&lt;m:oMathPara&gt;&lt;m:oMath&gt;&lt;m:r&gt;&lt;w:rPr&gt;&lt;w:rFonts w:ascii=&quot;Cambria Math&quot; w:h-ansi=&quot;Cambria Math&quot; w:cs=&quot;Arial&quot;/&gt;&lt;wx:font wx:val=&quot;Cambria Math&quot;/&gt;&lt;w:i/&gt;&lt;w:sz w:val=&quot;28&quot;/&gt;&lt;w:sz-cs w:val=&quot;28&quot;/&gt;&lt;/w:rPr&gt;&lt;m:t&gt;C&lt;/m:t&gt;&lt;/m:r&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r&gt;&lt;w:rPr&gt;&lt;w:rFonts w:ascii=&quot;Cambria Math&quot; w:h-ansi=&quot;Cambria Math&quot; w:cs=&quot;Arial&quot;/&gt;&lt;wx:font wx:val=&quot;Cambria Math&quot;/&gt;&lt;w:i/&gt;&lt;w:sz w:val=&quot;28&quot;/&gt;&lt;w:sz-cs w:val=&quot;28&quot;/&gt;&lt;/w:rPr&gt;&lt;m:t&gt;= &lt;/m:t&gt;&lt;/m:r&gt;&lt;m:f&gt;&lt;m:fPr&gt;&lt;m:ctrlPr&gt;&lt;w:rPr&gt;&lt;w:rFonts w:ascii=&quot;Cambria Math&quot; w:h-ansi=&quot;Cambria Math&quot; w:cs=&quot;Arial&quot;/&gt;&lt;wx:font wx:val=&quot;Cambria Math&quot;/&gt;&lt;w:i/&gt;&lt;w:sz w:val=&quot;28&quot;/&gt;&lt;w:sz-cs w:val=&quot;28&quot;/&gt;&lt;/w:rPr&gt;&lt;/m:ctrlPr&gt;&lt;/m:fPr&gt;&lt;m:num&gt;&lt;m:sSub&gt;&lt;m:sSubPr&gt;&lt;m:ctrlPr&gt;&lt;w:rPr&gt;&lt;w:rFonts w:ascii=&quot;Cambria Math&quot; w:h-ansi=&quot;Cambria Math&quot; w:cs=&quot;Arial&quot;/&gt;&lt;wx:font wx:val=&quot;Cambria Math&quot;/&gt;&lt;w:i/&gt;&lt;w:sz w:val=&quot;28&quot;/&gt;&lt;w:sz-cs w:val=&quot;28&quot;/&gt;&lt;/w:rPr&gt;&lt;/m:ctrlPr&gt;&lt;/m:sSubPr&gt;&lt;m:e&gt;&lt;m:r&gt;&lt;w:rPr&gt;&lt;w:rFonts w:ascii=&quot;Cambria Math&quot; w:h-ansi=&quot;Cambria Math&quot; w:cs=&quot;Arial&quot;/&gt;&lt;wx:font wx:val=&quot;Cambria Math&quot;/&gt;&lt;w:i/&gt;&lt;w:sz w:val=&quot;28&quot;/&gt;&lt;w:sz-cs w:val=&quot;28&quot;/&gt;&lt;/w:rPr&gt;&lt;m:t&gt;I&lt;/m:t&gt;&lt;/m:r&gt;&lt;/m:e&gt;&lt;m:sub&gt;&lt;m:r&gt;&lt;w:rPr&gt;&lt;w:rFonts w:ascii=&quot;Cambria Math&quot; w:h-ansi=&quot;Cambria Math&quot; w:cs=&quot;Arial&quot;/&gt;&lt;wx:font wx:val=&quot;Cambria Math&quot;/&gt;&lt;w:i/&gt;&lt;w:sz w:val=&quot;28&quot;/&gt;&lt;w:sz-cs w:val=&quot;28&quot;/&gt;&lt;/w:rPr&gt;&lt;m:t&gt;0&lt;/m:t&gt;&lt;/m:r&gt;&lt;/m:sub&gt;&lt;/m:sSub&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3"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r>
      <w:r w:rsidRPr="00531A3E">
        <w:rPr>
          <w:rFonts w:ascii="Arial" w:hAnsi="Arial" w:cs="Arial"/>
          <w:sz w:val="22"/>
          <w:szCs w:val="22"/>
        </w:rPr>
        <w:fldChar w:fldCharType="begin"/>
      </w:r>
      <w:r w:rsidRPr="00531A3E">
        <w:rPr>
          <w:rFonts w:ascii="Arial" w:hAnsi="Arial" w:cs="Arial"/>
          <w:sz w:val="22"/>
          <w:szCs w:val="22"/>
        </w:rPr>
        <w:instrText xml:space="preserve"> QUOTE </w:instrText>
      </w:r>
      <w:r w:rsidR="00A611DE">
        <w:rPr>
          <w:rFonts w:ascii="Arial" w:hAnsi="Arial" w:cs="Arial"/>
          <w:position w:val="-14"/>
          <w:sz w:val="22"/>
          <w:szCs w:val="22"/>
        </w:rPr>
        <w:pict w14:anchorId="4B98F617">
          <v:shape id="_x0000_i1033" type="#_x0000_t75" style="width:45.6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77C59&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277C59&quot; wsp:rsidP=&quot;00277C59&quot;&gt;&lt;m:oMathPara&gt;&lt;m:oMath&gt;&lt;m:r&gt;&lt;w:rPr&gt;&lt;w:rFonts w:ascii=&quot;Cambria Math&quot; w:h-ansi=&quot;Cambria Math&quot; w:cs=&quot;Arial&quot;/&gt;&lt;wx:font wx:val=&quot;Cambria Math&quot;/&gt;&lt;w:i/&gt;&lt;w:sz w:val=&quot;28&quot;/&gt;&lt;w:sz-cs w:val=&quot;28&quot;/&gt;&lt;/w:rPr&gt;&lt;m:t&gt;CF=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F&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r w:rsidRPr="00531A3E">
        <w:rPr>
          <w:rFonts w:ascii="Arial" w:hAnsi="Arial" w:cs="Arial"/>
          <w:sz w:val="22"/>
          <w:szCs w:val="22"/>
        </w:rPr>
        <w:instrText xml:space="preserve"> </w:instrText>
      </w:r>
      <w:r w:rsidRPr="00531A3E">
        <w:rPr>
          <w:rFonts w:ascii="Arial" w:hAnsi="Arial" w:cs="Arial"/>
          <w:sz w:val="22"/>
          <w:szCs w:val="22"/>
        </w:rPr>
        <w:fldChar w:fldCharType="separate"/>
      </w:r>
      <w:r w:rsidR="00A611DE">
        <w:rPr>
          <w:rFonts w:ascii="Arial" w:hAnsi="Arial" w:cs="Arial"/>
          <w:position w:val="-14"/>
          <w:sz w:val="22"/>
          <w:szCs w:val="22"/>
        </w:rPr>
        <w:pict w14:anchorId="44AFEAED">
          <v:shape id="_x0000_i1034" type="#_x0000_t75" style="width:45.6pt;height:24pt" equationxml="&lt;?xml version=&quot;1.0&quot; encoding=&quot;UTF-8&quot; standalone=&quot;yes&quot;?&gt;&#10;&lt;?mso-application progid=&quot;Word.Document&quot;?&gt;&#10;&lt;w:wordDocument xmlns:aml=&quot;http://schemas.microsoft.com/aml/2001/core&quot; xmlns:wpc=&quot;http://schemas.microsoft.com/office/word/2010/wordprocessingCanvas&quot; xmlns:cx=&quot;http://schemas.microsoft.com/office/drawing/2014/chartex&quot; xmlns:cx1=&quot;http://schemas.microsoft.com/office/drawing/2015/9/8/chartex&quot; xmlns:cx2=&quot;http://schemas.microsoft.com/office/drawing/2015/10/21/chartex&quot; xmlns:cx3=&quot;http://schemas.microsoft.com/office/drawing/2016/5/9/chartex&quot; xmlns:cx4=&quot;http://schemas.microsoft.com/office/drawing/2016/5/10/chartex&quot; xmlns:cx5=&quot;http://schemas.microsoft.com/office/drawing/2016/5/11/chartex&quot; xmlns:cx6=&quot;http://schemas.microsoft.com/office/drawing/2016/5/12/chartex&quot; xmlns:cx7=&quot;http://schemas.microsoft.com/office/drawing/2016/5/13/chartex&quot; xmlns:cx8=&quot;http://schemas.microsoft.com/office/drawing/2016/5/14/chartex&quot; xmlns:dt=&quot;uuid:C2F41010-65B3-11d1-A29F-00AA00C14882&quot; xmlns:mc=&quot;http://schemas.openxmlformats.org/markup-compatibility/2006&quot; xmlns:aink=&quot;http://schemas.microsoft.com/office/drawing/2016/ink&quot; xmlns:am3d=&quot;http://schemas.microsoft.com/office/drawing/2017/model3d&quot; xmlns:o=&quot;urn:schemas-microsoft-com:office:office&quot; xmlns:m=&quot;http://schemas.openxmlformats.org/officeDocument/2006/math&quot; xmlns:v=&quot;urn:schemas-microsoft-com:vml&quot; xmlns:w10=&quot;urn:schemas-microsoft-com:office:word&quot; xmlns:w=&quot;http://schemas.microsoft.com/office/word/2003/wordml&quot; xmlns:wx=&quot;http://schemas.microsoft.com/office/word/2003/auxHint&quot; xmlns:wne=&quot;http://schemas.microsoft.com/office/word/2006/wordml&quot; xmlns:wsp=&quot;http://schemas.microsoft.com/office/word/2003/wordml/sp2&quot; xmlns:sl=&quot;http://schemas.microsoft.com/schemaLibrary/2003/core&quot; w:macrosPresent=&quot;no&quot; w:embeddedObjPresent=&quot;no&quot; w:ocxPresent=&quot;no&quot; xml:space=&quot;preserve&quot;&gt;&lt;w:ignoreSubtree w:val=&quot;http://schemas.microsoft.com/office/word/2003/wordml/sp2&quot;/&gt;&lt;o:DocumentProperties&gt;&lt;o:Version&gt;16&lt;/o:Version&gt;&lt;/o:DocumentProperties&gt;&lt;w:docPr&gt;&lt;w:view w:val=&quot;print&quot;/&gt;&lt;w:zoom w:percent=&quot;110&quot;/&gt;&lt;w:doNotEmbedSystemFonts/&gt;&lt;w:stylePaneFormatFilter w:val=&quot;3F01&quot;/&gt;&lt;w:defaultTabStop w:val=&quot;708&quot;/&gt;&lt;w:hyphenationZone w:val=&quot;425&quot;/&gt;&lt;w:punctuationKerning/&gt;&lt;w:characterSpacingControl w:val=&quot;DontCompress&quot;/&gt;&lt;w:optimizeForBrowser/&gt;&lt;w:validateAgainstSchema/&gt;&lt;w:saveInvalidXML w:val=&quot;off&quot;/&gt;&lt;w:ignoreMixedContent w:val=&quot;off&quot;/&gt;&lt;w:alwaysShowPlaceholderText w:val=&quot;off&quot;/&gt;&lt;w:compat&gt;&lt;w:breakWrappedTables/&gt;&lt;w:snapToGridInCell/&gt;&lt;w:wrapTextWithPunct/&gt;&lt;w:useAsianBreakRules/&gt;&lt;w:dontGrowAutofit/&gt;&lt;/w:compat&gt;&lt;wsp:rsids&gt;&lt;wsp:rsidRoot wsp:val=&quot;006E7400&quot;/&gt;&lt;wsp:rsid wsp:val=&quot;000032DA&quot;/&gt;&lt;wsp:rsid wsp:val=&quot;00005B84&quot;/&gt;&lt;wsp:rsid wsp:val=&quot;000064D2&quot;/&gt;&lt;wsp:rsid wsp:val=&quot;00007E03&quot;/&gt;&lt;wsp:rsid wsp:val=&quot;000147BC&quot;/&gt;&lt;wsp:rsid wsp:val=&quot;0002175A&quot;/&gt;&lt;wsp:rsid wsp:val=&quot;000366E7&quot;/&gt;&lt;wsp:rsid wsp:val=&quot;00042A52&quot;/&gt;&lt;wsp:rsid wsp:val=&quot;00043498&quot;/&gt;&lt;wsp:rsid wsp:val=&quot;00054364&quot;/&gt;&lt;wsp:rsid wsp:val=&quot;00056161&quot;/&gt;&lt;wsp:rsid wsp:val=&quot;00087E93&quot;/&gt;&lt;wsp:rsid wsp:val=&quot;000A2B57&quot;/&gt;&lt;wsp:rsid wsp:val=&quot;000A591E&quot;/&gt;&lt;wsp:rsid wsp:val=&quot;000B13A4&quot;/&gt;&lt;wsp:rsid wsp:val=&quot;000C0F0C&quot;/&gt;&lt;wsp:rsid wsp:val=&quot;000C330C&quot;/&gt;&lt;wsp:rsid wsp:val=&quot;000D1727&quot;/&gt;&lt;wsp:rsid wsp:val=&quot;000D322A&quot;/&gt;&lt;wsp:rsid wsp:val=&quot;000D4B9C&quot;/&gt;&lt;wsp:rsid wsp:val=&quot;000E599E&quot;/&gt;&lt;wsp:rsid wsp:val=&quot;000F36ED&quot;/&gt;&lt;wsp:rsid wsp:val=&quot;001211BA&quot;/&gt;&lt;wsp:rsid wsp:val=&quot;00150151&quot;/&gt;&lt;wsp:rsid wsp:val=&quot;00165640&quot;/&gt;&lt;wsp:rsid wsp:val=&quot;00167473&quot;/&gt;&lt;wsp:rsid wsp:val=&quot;0018030A&quot;/&gt;&lt;wsp:rsid wsp:val=&quot;001866B5&quot;/&gt;&lt;wsp:rsid wsp:val=&quot;00186EE3&quot;/&gt;&lt;wsp:rsid wsp:val=&quot;001A22AA&quot;/&gt;&lt;wsp:rsid wsp:val=&quot;001B2518&quot;/&gt;&lt;wsp:rsid wsp:val=&quot;001C0DE2&quot;/&gt;&lt;wsp:rsid wsp:val=&quot;001C7F4F&quot;/&gt;&lt;wsp:rsid wsp:val=&quot;001F65DE&quot;/&gt;&lt;wsp:rsid wsp:val=&quot;00207382&quot;/&gt;&lt;wsp:rsid wsp:val=&quot;00210A28&quot;/&gt;&lt;wsp:rsid wsp:val=&quot;0024237F&quot;/&gt;&lt;wsp:rsid wsp:val=&quot;00247A38&quot;/&gt;&lt;wsp:rsid wsp:val=&quot;002646EB&quot;/&gt;&lt;wsp:rsid wsp:val=&quot;00264B7B&quot;/&gt;&lt;wsp:rsid wsp:val=&quot;00277C59&quot;/&gt;&lt;wsp:rsid wsp:val=&quot;0028241D&quot;/&gt;&lt;wsp:rsid wsp:val=&quot;00287436&quot;/&gt;&lt;wsp:rsid wsp:val=&quot;002A1418&quot;/&gt;&lt;wsp:rsid wsp:val=&quot;002B162F&quot;/&gt;&lt;wsp:rsid wsp:val=&quot;002B59EB&quot;/&gt;&lt;wsp:rsid wsp:val=&quot;002B6F56&quot;/&gt;&lt;wsp:rsid wsp:val=&quot;002D05BC&quot;/&gt;&lt;wsp:rsid wsp:val=&quot;002D13FC&quot;/&gt;&lt;wsp:rsid wsp:val=&quot;002F338F&quot;/&gt;&lt;wsp:rsid wsp:val=&quot;003202D2&quot;/&gt;&lt;wsp:rsid wsp:val=&quot;0032542A&quot;/&gt;&lt;wsp:rsid wsp:val=&quot;0032676F&quot;/&gt;&lt;wsp:rsid wsp:val=&quot;0033460F&quot;/&gt;&lt;wsp:rsid wsp:val=&quot;0033598A&quot;/&gt;&lt;wsp:rsid wsp:val=&quot;00335FD8&quot;/&gt;&lt;wsp:rsid wsp:val=&quot;00340DAC&quot;/&gt;&lt;wsp:rsid wsp:val=&quot;003453A7&quot;/&gt;&lt;wsp:rsid wsp:val=&quot;003504E4&quot;/&gt;&lt;wsp:rsid wsp:val=&quot;00355B1C&quot;/&gt;&lt;wsp:rsid wsp:val=&quot;00360516&quot;/&gt;&lt;wsp:rsid wsp:val=&quot;00360E05&quot;/&gt;&lt;wsp:rsid wsp:val=&quot;0036154D&quot;/&gt;&lt;wsp:rsid wsp:val=&quot;00381DE4&quot;/&gt;&lt;wsp:rsid wsp:val=&quot;0038745D&quot;/&gt;&lt;wsp:rsid wsp:val=&quot;00391FF1&quot;/&gt;&lt;wsp:rsid wsp:val=&quot;00393A02&quot;/&gt;&lt;wsp:rsid wsp:val=&quot;0039690F&quot;/&gt;&lt;wsp:rsid wsp:val=&quot;003A47E8&quot;/&gt;&lt;wsp:rsid wsp:val=&quot;003F6D2D&quot;/&gt;&lt;wsp:rsid wsp:val=&quot;0040098B&quot;/&gt;&lt;wsp:rsid wsp:val=&quot;00437E12&quot;/&gt;&lt;wsp:rsid wsp:val=&quot;00453B7A&quot;/&gt;&lt;wsp:rsid wsp:val=&quot;004545E2&quot;/&gt;&lt;wsp:rsid wsp:val=&quot;00476966&quot;/&gt;&lt;wsp:rsid wsp:val=&quot;0048048B&quot;/&gt;&lt;wsp:rsid wsp:val=&quot;004978BE&quot;/&gt;&lt;wsp:rsid wsp:val=&quot;004C4F0B&quot;/&gt;&lt;wsp:rsid wsp:val=&quot;004E0A86&quot;/&gt;&lt;wsp:rsid wsp:val=&quot;004E4D37&quot;/&gt;&lt;wsp:rsid wsp:val=&quot;004F0DA0&quot;/&gt;&lt;wsp:rsid wsp:val=&quot;00501839&quot;/&gt;&lt;wsp:rsid wsp:val=&quot;00506AE5&quot;/&gt;&lt;wsp:rsid wsp:val=&quot;00506B50&quot;/&gt;&lt;wsp:rsid wsp:val=&quot;00510A4B&quot;/&gt;&lt;wsp:rsid wsp:val=&quot;00536C71&quot;/&gt;&lt;wsp:rsid wsp:val=&quot;00561F35&quot;/&gt;&lt;wsp:rsid wsp:val=&quot;005671A5&quot;/&gt;&lt;wsp:rsid wsp:val=&quot;00567F3A&quot;/&gt;&lt;wsp:rsid wsp:val=&quot;005776F3&quot;/&gt;&lt;wsp:rsid wsp:val=&quot;00583591&quot;/&gt;&lt;wsp:rsid wsp:val=&quot;00587282&quot;/&gt;&lt;wsp:rsid wsp:val=&quot;0059295C&quot;/&gt;&lt;wsp:rsid wsp:val=&quot;005A5365&quot;/&gt;&lt;wsp:rsid wsp:val=&quot;005B584B&quot;/&gt;&lt;wsp:rsid wsp:val=&quot;005D2588&quot;/&gt;&lt;wsp:rsid wsp:val=&quot;005F40D6&quot;/&gt;&lt;wsp:rsid wsp:val=&quot;00614C9D&quot;/&gt;&lt;wsp:rsid wsp:val=&quot;00616FF7&quot;/&gt;&lt;wsp:rsid wsp:val=&quot;006267CC&quot;/&gt;&lt;wsp:rsid wsp:val=&quot;006408C0&quot;/&gt;&lt;wsp:rsid wsp:val=&quot;0064510D&quot;/&gt;&lt;wsp:rsid wsp:val=&quot;00650F72&quot;/&gt;&lt;wsp:rsid wsp:val=&quot;00651F62&quot;/&gt;&lt;wsp:rsid wsp:val=&quot;00662726&quot;/&gt;&lt;wsp:rsid wsp:val=&quot;00675A84&quot;/&gt;&lt;wsp:rsid wsp:val=&quot;006861D9&quot;/&gt;&lt;wsp:rsid wsp:val=&quot;006A62F1&quot;/&gt;&lt;wsp:rsid wsp:val=&quot;006C77C2&quot;/&gt;&lt;wsp:rsid wsp:val=&quot;006D5CF7&quot;/&gt;&lt;wsp:rsid wsp:val=&quot;006E7400&quot;/&gt;&lt;wsp:rsid wsp:val=&quot;006F1808&quot;/&gt;&lt;wsp:rsid wsp:val=&quot;00717F5B&quot;/&gt;&lt;wsp:rsid wsp:val=&quot;007209FD&quot;/&gt;&lt;wsp:rsid wsp:val=&quot;00724245&quot;/&gt;&lt;wsp:rsid wsp:val=&quot;00725490&quot;/&gt;&lt;wsp:rsid wsp:val=&quot;00726CEF&quot;/&gt;&lt;wsp:rsid wsp:val=&quot;00753EBA&quot;/&gt;&lt;wsp:rsid wsp:val=&quot;00760049&quot;/&gt;&lt;wsp:rsid wsp:val=&quot;00765437&quot;/&gt;&lt;wsp:rsid wsp:val=&quot;0076701F&quot;/&gt;&lt;wsp:rsid wsp:val=&quot;00767D4A&quot;/&gt;&lt;wsp:rsid wsp:val=&quot;00780277&quot;/&gt;&lt;wsp:rsid wsp:val=&quot;00780719&quot;/&gt;&lt;wsp:rsid wsp:val=&quot;00782898&quot;/&gt;&lt;wsp:rsid wsp:val=&quot;007831DB&quot;/&gt;&lt;wsp:rsid wsp:val=&quot;007C1080&quot;/&gt;&lt;wsp:rsid wsp:val=&quot;007C247C&quot;/&gt;&lt;wsp:rsid wsp:val=&quot;007C52F3&quot;/&gt;&lt;wsp:rsid wsp:val=&quot;007D21B1&quot;/&gt;&lt;wsp:rsid wsp:val=&quot;007D3F76&quot;/&gt;&lt;wsp:rsid wsp:val=&quot;007F0F80&quot;/&gt;&lt;wsp:rsid wsp:val=&quot;00803D50&quot;/&gt;&lt;wsp:rsid wsp:val=&quot;008128CE&quot;/&gt;&lt;wsp:rsid wsp:val=&quot;00813511&quot;/&gt;&lt;wsp:rsid wsp:val=&quot;008334E0&quot;/&gt;&lt;wsp:rsid wsp:val=&quot;008353E4&quot;/&gt;&lt;wsp:rsid wsp:val=&quot;00837FCF&quot;/&gt;&lt;wsp:rsid wsp:val=&quot;00843089&quot;/&gt;&lt;wsp:rsid wsp:val=&quot;0087420E&quot;/&gt;&lt;wsp:rsid wsp:val=&quot;0087446E&quot;/&gt;&lt;wsp:rsid wsp:val=&quot;00891E7F&quot;/&gt;&lt;wsp:rsid wsp:val=&quot;008928F0&quot;/&gt;&lt;wsp:rsid wsp:val=&quot;00895F77&quot;/&gt;&lt;wsp:rsid wsp:val=&quot;008A1238&quot;/&gt;&lt;wsp:rsid wsp:val=&quot;008A277D&quot;/&gt;&lt;wsp:rsid wsp:val=&quot;008E5584&quot;/&gt;&lt;wsp:rsid wsp:val=&quot;008E6D5D&quot;/&gt;&lt;wsp:rsid wsp:val=&quot;008E6F47&quot;/&gt;&lt;wsp:rsid wsp:val=&quot;008F57B9&quot;/&gt;&lt;wsp:rsid wsp:val=&quot;0093191C&quot;/&gt;&lt;wsp:rsid wsp:val=&quot;0095516A&quot;/&gt;&lt;wsp:rsid wsp:val=&quot;00956E01&quot;/&gt;&lt;wsp:rsid wsp:val=&quot;00965CBB&quot;/&gt;&lt;wsp:rsid wsp:val=&quot;00984366&quot;/&gt;&lt;wsp:rsid wsp:val=&quot;009849D0&quot;/&gt;&lt;wsp:rsid wsp:val=&quot;009A26AD&quot;/&gt;&lt;wsp:rsid wsp:val=&quot;009A2AAB&quot;/&gt;&lt;wsp:rsid wsp:val=&quot;009C5F6E&quot;/&gt;&lt;wsp:rsid wsp:val=&quot;009E4533&quot;/&gt;&lt;wsp:rsid wsp:val=&quot;00A14732&quot;/&gt;&lt;wsp:rsid wsp:val=&quot;00A22084&quot;/&gt;&lt;wsp:rsid wsp:val=&quot;00A27909&quot;/&gt;&lt;wsp:rsid wsp:val=&quot;00A3535F&quot;/&gt;&lt;wsp:rsid wsp:val=&quot;00A44E27&quot;/&gt;&lt;wsp:rsid wsp:val=&quot;00A469E1&quot;/&gt;&lt;wsp:rsid wsp:val=&quot;00A50779&quot;/&gt;&lt;wsp:rsid wsp:val=&quot;00A51119&quot;/&gt;&lt;wsp:rsid wsp:val=&quot;00A600F7&quot;/&gt;&lt;wsp:rsid wsp:val=&quot;00A6394F&quot;/&gt;&lt;wsp:rsid wsp:val=&quot;00A8377B&quot;/&gt;&lt;wsp:rsid wsp:val=&quot;00A9017B&quot;/&gt;&lt;wsp:rsid wsp:val=&quot;00A95B46&quot;/&gt;&lt;wsp:rsid wsp:val=&quot;00AA1CF4&quot;/&gt;&lt;wsp:rsid wsp:val=&quot;00AA4FE9&quot;/&gt;&lt;wsp:rsid wsp:val=&quot;00AB53C8&quot;/&gt;&lt;wsp:rsid wsp:val=&quot;00AC77C8&quot;/&gt;&lt;wsp:rsid wsp:val=&quot;00AC7D0C&quot;/&gt;&lt;wsp:rsid wsp:val=&quot;00AD0B34&quot;/&gt;&lt;wsp:rsid wsp:val=&quot;00B005F1&quot;/&gt;&lt;wsp:rsid wsp:val=&quot;00B04249&quot;/&gt;&lt;wsp:rsid wsp:val=&quot;00B0597D&quot;/&gt;&lt;wsp:rsid wsp:val=&quot;00B15C0A&quot;/&gt;&lt;wsp:rsid wsp:val=&quot;00B16FD7&quot;/&gt;&lt;wsp:rsid wsp:val=&quot;00B2349E&quot;/&gt;&lt;wsp:rsid wsp:val=&quot;00B23560&quot;/&gt;&lt;wsp:rsid wsp:val=&quot;00B27668&quot;/&gt;&lt;wsp:rsid wsp:val=&quot;00B57685&quot;/&gt;&lt;wsp:rsid wsp:val=&quot;00B97047&quot;/&gt;&lt;wsp:rsid wsp:val=&quot;00BA05A0&quot;/&gt;&lt;wsp:rsid wsp:val=&quot;00BC36CE&quot;/&gt;&lt;wsp:rsid wsp:val=&quot;00BE394F&quot;/&gt;&lt;wsp:rsid wsp:val=&quot;00BE3D29&quot;/&gt;&lt;wsp:rsid wsp:val=&quot;00BE6C9F&quot;/&gt;&lt;wsp:rsid wsp:val=&quot;00BF762E&quot;/&gt;&lt;wsp:rsid wsp:val=&quot;00C253EB&quot;/&gt;&lt;wsp:rsid wsp:val=&quot;00C61925&quot;/&gt;&lt;wsp:rsid wsp:val=&quot;00C76C81&quot;/&gt;&lt;wsp:rsid wsp:val=&quot;00C9238D&quot;/&gt;&lt;wsp:rsid wsp:val=&quot;00CB3DD7&quot;/&gt;&lt;wsp:rsid wsp:val=&quot;00CC59EA&quot;/&gt;&lt;wsp:rsid wsp:val=&quot;00CC74D5&quot;/&gt;&lt;wsp:rsid wsp:val=&quot;00CD2820&quot;/&gt;&lt;wsp:rsid wsp:val=&quot;00CE2E16&quot;/&gt;&lt;wsp:rsid wsp:val=&quot;00CE78E8&quot;/&gt;&lt;wsp:rsid wsp:val=&quot;00D1173E&quot;/&gt;&lt;wsp:rsid wsp:val=&quot;00D43743&quot;/&gt;&lt;wsp:rsid wsp:val=&quot;00D4625E&quot;/&gt;&lt;wsp:rsid wsp:val=&quot;00D70B34&quot;/&gt;&lt;wsp:rsid wsp:val=&quot;00D85A6A&quot;/&gt;&lt;wsp:rsid wsp:val=&quot;00D913B2&quot;/&gt;&lt;wsp:rsid wsp:val=&quot;00D96BB1&quot;/&gt;&lt;wsp:rsid wsp:val=&quot;00DA578D&quot;/&gt;&lt;wsp:rsid wsp:val=&quot;00DC1D76&quot;/&gt;&lt;wsp:rsid wsp:val=&quot;00DC3EA2&quot;/&gt;&lt;wsp:rsid wsp:val=&quot;00DC6EC4&quot;/&gt;&lt;wsp:rsid wsp:val=&quot;00DD5E66&quot;/&gt;&lt;wsp:rsid wsp:val=&quot;00DE2416&quot;/&gt;&lt;wsp:rsid wsp:val=&quot;00DF0DE7&quot;/&gt;&lt;wsp:rsid wsp:val=&quot;00DF45C0&quot;/&gt;&lt;wsp:rsid wsp:val=&quot;00DF5E59&quot;/&gt;&lt;wsp:rsid wsp:val=&quot;00E2434E&quot;/&gt;&lt;wsp:rsid wsp:val=&quot;00E26049&quot;/&gt;&lt;wsp:rsid wsp:val=&quot;00E55168&quot;/&gt;&lt;wsp:rsid wsp:val=&quot;00E74BA7&quot;/&gt;&lt;wsp:rsid wsp:val=&quot;00E75175&quot;/&gt;&lt;wsp:rsid wsp:val=&quot;00E84454&quot;/&gt;&lt;wsp:rsid wsp:val=&quot;00E85522&quot;/&gt;&lt;wsp:rsid wsp:val=&quot;00E86C60&quot;/&gt;&lt;wsp:rsid wsp:val=&quot;00EE2D3F&quot;/&gt;&lt;wsp:rsid wsp:val=&quot;00EE6C32&quot;/&gt;&lt;wsp:rsid wsp:val=&quot;00EF0591&quot;/&gt;&lt;wsp:rsid wsp:val=&quot;00F04B49&quot;/&gt;&lt;wsp:rsid wsp:val=&quot;00F1136F&quot;/&gt;&lt;wsp:rsid wsp:val=&quot;00F34CA4&quot;/&gt;&lt;wsp:rsid wsp:val=&quot;00F54731&quot;/&gt;&lt;wsp:rsid wsp:val=&quot;00F54FB1&quot;/&gt;&lt;wsp:rsid wsp:val=&quot;00F551B3&quot;/&gt;&lt;wsp:rsid wsp:val=&quot;00F5641F&quot;/&gt;&lt;wsp:rsid wsp:val=&quot;00F638A5&quot;/&gt;&lt;wsp:rsid wsp:val=&quot;00F645A1&quot;/&gt;&lt;wsp:rsid wsp:val=&quot;00F67CCA&quot;/&gt;&lt;wsp:rsid wsp:val=&quot;00F7447C&quot;/&gt;&lt;wsp:rsid wsp:val=&quot;00F976C4&quot;/&gt;&lt;wsp:rsid wsp:val=&quot;00FA52E8&quot;/&gt;&lt;wsp:rsid wsp:val=&quot;00FD716E&quot;/&gt;&lt;wsp:rsid wsp:val=&quot;00FE307B&quot;/&gt;&lt;/wsp:rsids&gt;&lt;/w:docPr&gt;&lt;w:body&gt;&lt;wx:sect&gt;&lt;w:p wsp:rsidR=&quot;00000000&quot; wsp:rsidRDefault=&quot;00277C59&quot; wsp:rsidP=&quot;00277C59&quot;&gt;&lt;m:oMathPara&gt;&lt;m:oMath&gt;&lt;m:r&gt;&lt;w:rPr&gt;&lt;w:rFonts w:ascii=&quot;Cambria Math&quot; w:h-ansi=&quot;Cambria Math&quot; w:cs=&quot;Arial&quot;/&gt;&lt;wx:font wx:val=&quot;Cambria Math&quot;/&gt;&lt;w:i/&gt;&lt;w:sz w:val=&quot;28&quot;/&gt;&lt;w:sz-cs w:val=&quot;28&quot;/&gt;&lt;/w:rPr&gt;&lt;m:t&gt;CF= &lt;/m:t&gt;&lt;/m:r&gt;&lt;m:f&gt;&lt;m:fPr&gt;&lt;m:ctrlPr&gt;&lt;w:rPr&gt;&lt;w:rFonts w:ascii=&quot;Cambria Math&quot; w:h-ansi=&quot;Cambria Math&quot; w:cs=&quot;Arial&quot;/&gt;&lt;wx:font wx:val=&quot;Cambria Math&quot;/&gt;&lt;w:i/&gt;&lt;w:sz w:val=&quot;28&quot;/&gt;&lt;w:sz-cs w:val=&quot;28&quot;/&gt;&lt;/w:rPr&gt;&lt;/m:ctrlPr&gt;&lt;/m:fPr&gt;&lt;m:num&gt;&lt;m:r&gt;&lt;w:rPr&gt;&lt;w:rFonts w:ascii=&quot;Cambria Math&quot; w:h-ansi=&quot;Cambria Math&quot; w:cs=&quot;Arial&quot;/&gt;&lt;wx:font wx:val=&quot;Cambria Math&quot;/&gt;&lt;w:i/&gt;&lt;w:sz w:val=&quot;28&quot;/&gt;&lt;w:sz-cs w:val=&quot;28&quot;/&gt;&lt;/w:rPr&gt;&lt;m:t&gt;F&lt;/m:t&gt;&lt;/m:r&gt;&lt;/m:num&gt;&lt;m:den&gt;&lt;m:r&gt;&lt;w:rPr&gt;&lt;w:rFonts w:ascii=&quot;Cambria Math&quot; w:h-ansi=&quot;Cambria Math&quot; w:cs=&quot;Arial&quot;/&gt;&lt;wx:font wx:val=&quot;Cambria Math&quot;/&gt;&lt;w:i/&gt;&lt;w:sz w:val=&quot;28&quot;/&gt;&lt;w:sz-cs w:val=&quot;28&quot;/&gt;&lt;/w:rPr&gt;&lt;m:t&gt;P&lt;/m:t&gt;&lt;/m:r&gt;&lt;/m:den&gt;&lt;/m:f&gt;&lt;/m:oMath&gt;&lt;/m:oMathPara&gt;&lt;/w:p&gt;&lt;w:sectPr wsp:rsidR=&quot;00000000&quot;&gt;&lt;w:pgSz w:w=&quot;12240&quot; w:h=&quot;15840&quot;/&gt;&lt;w:pgMar w:top=&quot;1417&quot; w:right=&quot;1701&quot; w:bottom=&quot;1417&quot; w:left=&quot;1701&quot; w:header=&quot;720&quot; w:footer=&quot;720&quot; w:gutter=&quot;0&quot;/&gt;&lt;w:cols w:space=&quot;720&quot;/&gt;&lt;/w:sectPr&gt;&lt;/wx:sect&gt;&lt;/w:body&gt;&lt;/w:wordDocument&gt;">
            <v:imagedata r:id="rId14" o:title="" chromakey="white"/>
          </v:shape>
        </w:pict>
      </w:r>
      <w:r w:rsidRPr="00531A3E">
        <w:rPr>
          <w:rFonts w:ascii="Arial" w:hAnsi="Arial" w:cs="Arial"/>
          <w:sz w:val="22"/>
          <w:szCs w:val="22"/>
        </w:rPr>
        <w:fldChar w:fldCharType="end"/>
      </w:r>
      <w:r w:rsidRPr="00531A3E">
        <w:rPr>
          <w:rFonts w:ascii="Arial" w:hAnsi="Arial" w:cs="Arial"/>
          <w:sz w:val="22"/>
          <w:szCs w:val="22"/>
        </w:rPr>
        <w:tab/>
      </w:r>
      <w:r w:rsidRPr="00531A3E">
        <w:rPr>
          <w:rFonts w:ascii="Arial" w:hAnsi="Arial" w:cs="Arial"/>
          <w:sz w:val="22"/>
          <w:szCs w:val="22"/>
        </w:rPr>
        <w:tab/>
        <w:t>Ecuación 5.</w:t>
      </w:r>
    </w:p>
    <w:p w14:paraId="34A114E3" w14:textId="1149EC58" w:rsidR="00B15C0A" w:rsidRPr="00F216FF" w:rsidRDefault="00B15C0A" w:rsidP="00531A3E">
      <w:pPr>
        <w:spacing w:before="100" w:beforeAutospacing="1" w:after="100" w:afterAutospacing="1"/>
        <w:jc w:val="both"/>
        <w:rPr>
          <w:rFonts w:ascii="Arial" w:hAnsi="Arial" w:cs="Arial"/>
          <w:i/>
          <w:iCs/>
          <w:sz w:val="22"/>
          <w:szCs w:val="22"/>
        </w:rPr>
      </w:pPr>
      <w:r w:rsidRPr="00F216FF">
        <w:rPr>
          <w:rFonts w:ascii="Arial" w:hAnsi="Arial" w:cs="Arial"/>
          <w:i/>
          <w:iCs/>
          <w:sz w:val="22"/>
          <w:szCs w:val="22"/>
        </w:rPr>
        <w:t>Siendo CE el coeficiente de escorrentía; CI</w:t>
      </w:r>
      <w:r w:rsidRPr="00F216FF">
        <w:rPr>
          <w:rFonts w:ascii="Arial" w:hAnsi="Arial" w:cs="Arial"/>
          <w:i/>
          <w:iCs/>
          <w:sz w:val="22"/>
          <w:szCs w:val="22"/>
          <w:vertAlign w:val="subscript"/>
        </w:rPr>
        <w:t>0</w:t>
      </w:r>
      <w:r w:rsidRPr="00F216FF">
        <w:rPr>
          <w:rFonts w:ascii="Arial" w:hAnsi="Arial" w:cs="Arial"/>
          <w:i/>
          <w:iCs/>
          <w:sz w:val="22"/>
          <w:szCs w:val="22"/>
        </w:rPr>
        <w:t xml:space="preserve"> el coeficiente de abstracciones iniciales y CF el coeficiente de infiltración.</w:t>
      </w:r>
    </w:p>
    <w:p w14:paraId="7E2883D2" w14:textId="593F28D4" w:rsidR="00B15C0A" w:rsidRPr="00531A3E" w:rsidRDefault="008361DB"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rPr>
        <w:t xml:space="preserve">Los factores </w:t>
      </w:r>
      <w:proofErr w:type="gramStart"/>
      <w:r w:rsidRPr="00531A3E">
        <w:rPr>
          <w:rFonts w:ascii="Arial" w:hAnsi="Arial" w:cs="Arial"/>
          <w:sz w:val="22"/>
          <w:szCs w:val="22"/>
        </w:rPr>
        <w:t>a</w:t>
      </w:r>
      <w:proofErr w:type="gramEnd"/>
      <w:r w:rsidRPr="00531A3E">
        <w:rPr>
          <w:rFonts w:ascii="Arial" w:hAnsi="Arial" w:cs="Arial"/>
          <w:sz w:val="22"/>
          <w:szCs w:val="22"/>
        </w:rPr>
        <w:t xml:space="preserve"> tener en cuenta en </w:t>
      </w:r>
      <w:ins w:id="88" w:author="FERNANDA GASPARI" w:date="2021-10-29T09:40:00Z">
        <w:r w:rsidR="00D77164">
          <w:rPr>
            <w:rFonts w:ascii="Arial" w:hAnsi="Arial" w:cs="Arial"/>
            <w:sz w:val="22"/>
            <w:szCs w:val="22"/>
          </w:rPr>
          <w:t>el</w:t>
        </w:r>
        <w:r w:rsidR="00D77164" w:rsidRPr="00531A3E">
          <w:rPr>
            <w:rFonts w:ascii="Arial" w:hAnsi="Arial" w:cs="Arial"/>
            <w:sz w:val="22"/>
            <w:szCs w:val="22"/>
          </w:rPr>
          <w:t xml:space="preserve"> </w:t>
        </w:r>
      </w:ins>
      <w:r w:rsidRPr="00531A3E">
        <w:rPr>
          <w:rFonts w:ascii="Arial" w:hAnsi="Arial" w:cs="Arial"/>
          <w:sz w:val="22"/>
          <w:szCs w:val="22"/>
        </w:rPr>
        <w:t xml:space="preserve">método </w:t>
      </w:r>
      <w:ins w:id="89" w:author="FERNANDA GASPARI" w:date="2021-10-29T09:40:00Z">
        <w:r w:rsidR="00D77164">
          <w:rPr>
            <w:rFonts w:ascii="Arial" w:hAnsi="Arial" w:cs="Arial"/>
            <w:sz w:val="22"/>
            <w:szCs w:val="22"/>
          </w:rPr>
          <w:t xml:space="preserve">NC </w:t>
        </w:r>
      </w:ins>
      <w:r w:rsidRPr="00531A3E">
        <w:rPr>
          <w:rFonts w:ascii="Arial" w:hAnsi="Arial" w:cs="Arial"/>
          <w:sz w:val="22"/>
          <w:szCs w:val="22"/>
        </w:rPr>
        <w:t xml:space="preserve">están relacionados con el tipo de superficie en donde recae la lluvia </w:t>
      </w:r>
      <w:ins w:id="90" w:author="FERNANDA GASPARI" w:date="2021-10-29T09:40:00Z">
        <w:r w:rsidR="00D77164">
          <w:rPr>
            <w:rFonts w:ascii="Arial" w:hAnsi="Arial" w:cs="Arial"/>
            <w:sz w:val="22"/>
            <w:szCs w:val="22"/>
          </w:rPr>
          <w:t>para</w:t>
        </w:r>
      </w:ins>
      <w:r w:rsidRPr="00531A3E">
        <w:rPr>
          <w:rFonts w:ascii="Arial" w:hAnsi="Arial" w:cs="Arial"/>
          <w:sz w:val="22"/>
          <w:szCs w:val="22"/>
        </w:rPr>
        <w:t xml:space="preserve"> genera</w:t>
      </w:r>
      <w:ins w:id="91" w:author="FERNANDA GASPARI" w:date="2021-10-29T09:40:00Z">
        <w:r w:rsidR="00D77164">
          <w:rPr>
            <w:rFonts w:ascii="Arial" w:hAnsi="Arial" w:cs="Arial"/>
            <w:sz w:val="22"/>
            <w:szCs w:val="22"/>
          </w:rPr>
          <w:t>r</w:t>
        </w:r>
      </w:ins>
      <w:r w:rsidRPr="00531A3E">
        <w:rPr>
          <w:rFonts w:ascii="Arial" w:hAnsi="Arial" w:cs="Arial"/>
          <w:sz w:val="22"/>
          <w:szCs w:val="22"/>
        </w:rPr>
        <w:t xml:space="preserve"> las variables hidrológicas, </w:t>
      </w:r>
      <w:ins w:id="92" w:author="FERNANDA GASPARI" w:date="2021-10-29T09:42:00Z">
        <w:r w:rsidR="00D77164">
          <w:rPr>
            <w:rFonts w:ascii="Arial" w:hAnsi="Arial" w:cs="Arial"/>
            <w:sz w:val="22"/>
            <w:szCs w:val="22"/>
          </w:rPr>
          <w:t>debiendo conocer el tipo de</w:t>
        </w:r>
      </w:ins>
      <w:r w:rsidRPr="00531A3E">
        <w:rPr>
          <w:rFonts w:ascii="Arial" w:hAnsi="Arial" w:cs="Arial"/>
          <w:sz w:val="22"/>
          <w:szCs w:val="22"/>
        </w:rPr>
        <w:t xml:space="preserve"> suelo y cobertura </w:t>
      </w:r>
      <w:ins w:id="93" w:author="FERNANDA GASPARI" w:date="2021-10-29T09:42:00Z">
        <w:r w:rsidR="00D77164">
          <w:rPr>
            <w:rFonts w:ascii="Arial" w:hAnsi="Arial" w:cs="Arial"/>
            <w:sz w:val="22"/>
            <w:szCs w:val="22"/>
            <w:lang w:val="es-AR"/>
          </w:rPr>
          <w:t>vegetal</w:t>
        </w:r>
      </w:ins>
      <w:r w:rsidRPr="00531A3E">
        <w:rPr>
          <w:rFonts w:ascii="Arial" w:hAnsi="Arial" w:cs="Arial"/>
          <w:sz w:val="22"/>
          <w:szCs w:val="22"/>
          <w:lang w:val="es-AR"/>
        </w:rPr>
        <w:t xml:space="preserve"> y/</w:t>
      </w:r>
      <w:r w:rsidR="0036654C">
        <w:rPr>
          <w:rFonts w:ascii="Arial" w:hAnsi="Arial" w:cs="Arial"/>
          <w:sz w:val="22"/>
          <w:szCs w:val="22"/>
          <w:lang w:val="es-AR"/>
        </w:rPr>
        <w:t>o</w:t>
      </w:r>
      <w:r w:rsidRPr="00531A3E">
        <w:rPr>
          <w:rFonts w:ascii="Arial" w:hAnsi="Arial" w:cs="Arial"/>
          <w:sz w:val="22"/>
          <w:szCs w:val="22"/>
          <w:lang w:val="es-AR"/>
        </w:rPr>
        <w:t xml:space="preserve"> uso del suelo.</w:t>
      </w:r>
    </w:p>
    <w:p w14:paraId="603F36AD" w14:textId="785C661C" w:rsidR="008361DB" w:rsidRPr="00531A3E" w:rsidRDefault="008361DB" w:rsidP="00531A3E">
      <w:pPr>
        <w:spacing w:before="100" w:beforeAutospacing="1" w:after="100" w:afterAutospacing="1"/>
        <w:jc w:val="both"/>
        <w:rPr>
          <w:rFonts w:ascii="Arial" w:hAnsi="Arial" w:cs="Arial"/>
          <w:sz w:val="22"/>
          <w:szCs w:val="22"/>
          <w:lang w:val="es-MX"/>
        </w:rPr>
      </w:pPr>
      <w:r w:rsidRPr="00531A3E">
        <w:rPr>
          <w:rFonts w:ascii="Arial" w:hAnsi="Arial" w:cs="Arial"/>
          <w:sz w:val="22"/>
          <w:szCs w:val="22"/>
          <w:lang w:val="es-AR"/>
        </w:rPr>
        <w:t xml:space="preserve">La información del suelo a utilizar debe estar estructurada a partir de categorías </w:t>
      </w:r>
      <w:ins w:id="94" w:author="FERNANDA GASPARI" w:date="2021-10-29T09:43:00Z">
        <w:r w:rsidR="00D77164">
          <w:rPr>
            <w:rFonts w:ascii="Arial" w:hAnsi="Arial" w:cs="Arial"/>
            <w:sz w:val="22"/>
            <w:szCs w:val="22"/>
            <w:lang w:val="es-AR"/>
          </w:rPr>
          <w:t>texturales</w:t>
        </w:r>
      </w:ins>
      <w:ins w:id="95" w:author="FERNANDA GASPARI" w:date="2021-10-29T09:44:00Z">
        <w:r w:rsidR="00D77164" w:rsidRPr="00D77164">
          <w:rPr>
            <w:rFonts w:ascii="Arial" w:hAnsi="Arial" w:cs="Arial"/>
            <w:sz w:val="22"/>
            <w:szCs w:val="22"/>
            <w:lang w:val="es-MX"/>
          </w:rPr>
          <w:t xml:space="preserve"> </w:t>
        </w:r>
        <w:r w:rsidR="00D77164" w:rsidRPr="00531A3E">
          <w:rPr>
            <w:rFonts w:ascii="Arial" w:hAnsi="Arial" w:cs="Arial"/>
            <w:sz w:val="22"/>
            <w:szCs w:val="22"/>
            <w:lang w:val="es-MX"/>
          </w:rPr>
          <w:t>o de permeabilidad</w:t>
        </w:r>
      </w:ins>
      <w:r w:rsidRPr="00531A3E">
        <w:rPr>
          <w:rFonts w:ascii="Arial" w:hAnsi="Arial" w:cs="Arial"/>
          <w:sz w:val="22"/>
          <w:szCs w:val="22"/>
          <w:lang w:val="es-MX"/>
        </w:rPr>
        <w:t xml:space="preserve">, denominadas Grupos Hidrológicos (GH) </w:t>
      </w:r>
      <w:r w:rsidRPr="00531A3E">
        <w:rPr>
          <w:rFonts w:ascii="Arial" w:hAnsi="Arial" w:cs="Arial"/>
          <w:sz w:val="22"/>
          <w:szCs w:val="22"/>
        </w:rPr>
        <w:fldChar w:fldCharType="begin" w:fldLock="1"/>
      </w:r>
      <w:r w:rsidR="00464661">
        <w:rPr>
          <w:rFonts w:ascii="Arial" w:hAnsi="Arial" w:cs="Arial"/>
          <w:sz w:val="22"/>
          <w:szCs w:val="22"/>
        </w:rPr>
        <w:instrText>ADDIN CSL_CITATION {"citationItems":[{"id":"ITEM-1","itemData":{"author":[{"dropping-particle":"","family":"López Cadena de Llano","given":"Filiberto","non-dropping-particle":"","parse-names":false,"suffix":""}],"id":"ITEM-1","issued":{"date-parts":[["1994"]]},"number-of-pages":"902","publisher":"TRAGSA, TRAGSATEC, Mundi-Prensa","publisher-place":"Barcelona, España","title":"Restauración hidrológico forestal de cuencas y control de la erosión","type":"book"},"uris":["http://www.mendeley.com/documents/?uuid=509bf60e-7ed0-4d25-905e-d1b86fa50a44"]},{"id":"ITEM-2","itemData":{"author":[{"dropping-particle":"","family":"Neilsen","given":"Robert D","non-dropping-particle":"","parse-names":false,"suffix":""},{"dropping-particle":"","family":"Hjelmfelt","given":"Allen T","non-dropping-particle":"","parse-names":false,"suffix":""}],"container-title":"Proceedings of Water Resources Engineering","id":"ITEM-2","issued":{"date-parts":[["1998"]]},"page":"1297-1302","title":"Hydrologic soil group assignment","type":"article-journal"},"uris":["http://www.mendeley.com/documents/?uuid=900a9aac-fde1-43aa-9fed-c7e0c3992c1a"]},{"id":"ITEM-3","itemData":{"ISBN":"978-987-05-6165-1","author":[{"dropping-particle":"","family":"Gaspari","given":"Fernanda Julia","non-dropping-particle":"","parse-names":false,"suffix":""},{"dropping-particle":"","family":"Senisterra","given":"Gabriela E.","non-dropping-particle":"","parse-names":false,"suffix":""},{"dropping-particle":"","family":"Delgado","given":"Maria I.","non-dropping-particle":"","parse-names":false,"suffix":""},{"dropping-particle":"","family":"Rodríguez Vagaría","given":"Alfonso M.","non-dropping-particle":"","parse-names":false,"suffix":""},{"dropping-particle":"","family":"Besteiro","given":"S.","non-dropping-particle":"","parse-names":false,"suffix":""}],"edition":"1","id":"ITEM-3","issued":{"date-parts":[["2009"]]},"number-of-pages":"321","publisher-place":"La Plata - Argentina","title":"Manual de manejo integral de cuencas hidrográficas","type":"book"},"uris":["http://www.mendeley.com/documents/?uuid=8a9357f2-907a-4efb-b4c7-85bfbb6e8013"]},{"id":"ITEM-4","itemData":{"ISBN":"9401701474","author":[{"dropping-particle":"","family":"Mishra","given":"Surendra Kumar","non-dropping-particle":"","parse-names":false,"suffix":""},{"dropping-particle":"","family":"Singh","given":"Vijay P","non-dropping-particle":"","parse-names":false,"suffix":""}],"id":"ITEM-4","issued":{"date-parts":[["2013"]]},"publisher":"Springer Science &amp; Business Media","title":"Soil conservation service curve number (SCS-CN) methodology","type":"book","volume":"42"},"uris":["http://www.mendeley.com/documents/?uuid=3c0fdbb3-59f5-472d-bcf8-b582f364a578"]},{"id":"ITEM-5","itemData":{"ISBN":"978-950-34-1833-8","author":[{"dropping-particle":"","family":"Gaspari","given":"Fernanda Julia","non-dropping-particle":"","parse-names":false,"suffix":""},{"dropping-particle":"","family":"Rodríguez Vagaría","given":"Alfonso Martín","non-dropping-particle":"","parse-names":false,"suffix":""},{"dropping-particle":"","family":"Montealegre Medina","given":"Fabio Alejandro","non-dropping-particle":"","parse-names":false,"suffix":""}],"editor":[{"dropping-particle":"La","family":"Plata","given":"Universidad Nacional de","non-dropping-particle":"","parse-names":false,"suffix":""}],"id":"ITEM-5","issued":{"date-parts":[["2019"]]},"number-of-pages":"121","title":"Manejo de cuencas hidrográficas: Herramientas de sistemas de información geográfica","type":"book"},"uris":["http://www.mendeley.com/documents/?uuid=53512255-ef58-412f-90c0-3f2f38e22eab"]},{"id":"ITEM-6","itemData":{"author":[{"dropping-particle":"Te","family":"Chow","given":"Ven","non-dropping-particle":"","parse-names":false,"suffix":""},{"dropping-particle":"","family":"Maidment","given":"D R","non-dropping-particle":"","parse-names":false,"suffix":""},{"dropping-particle":"","family":"Mays","given":"L W","non-dropping-particle":"","parse-names":false,"suffix":""},{"dropping-particle":"","family":"Saldarriaga","given":"J. G","non-dropping-particle":"","parse-names":false,"suffix":""},{"dropping-particle":"","family":"Santos G.","given":"G. R.","non-dropping-particle":"","parse-names":false,"suffix":""}],"container-title":"Bogotá, Colombia","id":"ITEM-6","issued":{"date-parts":[["1994"]]},"number-of-pages":"575","publisher":"McGraw-Hill","title":"Hidrología Aplicada","type":"book"},"uris":["http://www.mendeley.com/documents/?uuid=7be29f7b-b700-4623-b115-81ea867d0226"]},{"id":"ITEM-7","itemData":{"author":[{"dropping-particle":"","family":"Mintegui Aguirre","given":"JUAN A","non-dropping-particle":"","parse-names":false,"suffix":""},{"dropping-particle":"","family":"López Unzú","given":"F","non-dropping-particle":"","parse-names":false,"suffix":""}],"container-title":"Servicio central de publicaciones del Gobierno Vasco","editor":[{"dropping-particle":"","family":"Departamento de Agricultura y Pesca","given":"","non-dropping-particle":"","parse-names":false,"suffix":""}],"id":"ITEM-7","issued":{"date-parts":[["1990"]]},"number-of-pages":"306","publisher-place":"Euskadi, España","title":"La ordenación agrohidrológica en la planificación","type":"book"},"uris":["http://www.mendeley.com/documents/?uuid=9c47d81d-c0e1-4a31-9873-d468bfa1bf98"]}],"mendeley":{"formattedCitation":"(Chow et al., 1994; Gaspari et al., 2009, 2019; López Cadena de Llano, 1994; Mintegui Aguirre &amp; López Unzú, 1990; Mishra &amp; Singh, 2013; Neilsen &amp; Hjelmfelt, 1998)","manualFormatting":"(Mintegui Aguirre y López Unzú, 1990; Chow et al., 1994; López Cadena de Llano, 1994; Neilsen y Hjelmfelt, 1998; Gaspari et al., 2009, 2019; Mishra y Singh, 2013)","plainTextFormattedCitation":"(Chow et al., 1994; Gaspari et al., 2009, 2019; López Cadena de Llano, 1994; Mintegui Aguirre &amp; López Unzú, 1990; Mishra &amp; Singh, 2013; Neilsen &amp; Hjelmfelt, 1998)","previouslyFormattedCitation":"(Chow et al., 1994; Gaspari et al., 2009, 2019; López Cadena de Llano, 1994; Mintegui Aguirre &amp; López Unzú, 1990; Mishra &amp; Singh, 2013; Neilsen &amp; Hjelmfelt, 1998)"},"properties":{"noteIndex":0},"schema":"https://github.com/citation-style-language/schema/raw/master/csl-citation.json"}</w:instrText>
      </w:r>
      <w:r w:rsidRPr="00531A3E">
        <w:rPr>
          <w:rFonts w:ascii="Arial" w:hAnsi="Arial" w:cs="Arial"/>
          <w:sz w:val="22"/>
          <w:szCs w:val="22"/>
        </w:rPr>
        <w:fldChar w:fldCharType="separate"/>
      </w:r>
      <w:r w:rsidRPr="00531A3E">
        <w:rPr>
          <w:rFonts w:ascii="Arial" w:hAnsi="Arial" w:cs="Arial"/>
          <w:noProof/>
          <w:sz w:val="22"/>
          <w:szCs w:val="22"/>
        </w:rPr>
        <w:t>(Mintegui Aguirre y López Unzú, 1990; Chow et al., 1994; López Cadena de Llano, 1994; Neilsen y Hjelmfelt, 1998; Gaspari et al., 2009, 2019; Mishra y Singh, 2013)</w:t>
      </w:r>
      <w:r w:rsidRPr="00531A3E">
        <w:rPr>
          <w:rFonts w:ascii="Arial" w:hAnsi="Arial" w:cs="Arial"/>
          <w:sz w:val="22"/>
          <w:szCs w:val="22"/>
        </w:rPr>
        <w:fldChar w:fldCharType="end"/>
      </w:r>
      <w:r w:rsidRPr="00531A3E">
        <w:rPr>
          <w:rFonts w:ascii="Arial" w:hAnsi="Arial" w:cs="Arial"/>
          <w:sz w:val="22"/>
          <w:szCs w:val="22"/>
          <w:lang w:val="es-MX"/>
        </w:rPr>
        <w:t>. De esta manera se definen cuatro agrupaciones:</w:t>
      </w:r>
    </w:p>
    <w:p w14:paraId="74216715"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A: Suelo con el potencial de escurrimiento mínimo. Incluye a las arenas profundas con poco limo y arcilla, así como a los loess muy permeables.</w:t>
      </w:r>
    </w:p>
    <w:p w14:paraId="407C8179" w14:textId="0E5CA1A2"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B: Suelos en su mayor parte arenosos, menos profundos que los del grupo A, y los menos profundos y compactos que los del grupo anterior.</w:t>
      </w:r>
    </w:p>
    <w:p w14:paraId="037FC7B7"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lastRenderedPageBreak/>
        <w:t>Grupo C: Suelos poco profundos con abundante cantidad de arcilla y coloides.</w:t>
      </w:r>
    </w:p>
    <w:p w14:paraId="581D7944" w14:textId="77777777" w:rsidR="008361DB" w:rsidRPr="00531A3E" w:rsidRDefault="008361DB" w:rsidP="00D77164">
      <w:pPr>
        <w:numPr>
          <w:ilvl w:val="0"/>
          <w:numId w:val="3"/>
        </w:numPr>
        <w:spacing w:before="120" w:after="120"/>
        <w:ind w:left="714" w:hanging="357"/>
        <w:jc w:val="both"/>
        <w:rPr>
          <w:rFonts w:ascii="Arial" w:hAnsi="Arial" w:cs="Arial"/>
          <w:sz w:val="22"/>
          <w:szCs w:val="22"/>
          <w:lang w:val="es-MX"/>
        </w:rPr>
      </w:pPr>
      <w:r w:rsidRPr="00531A3E">
        <w:rPr>
          <w:rFonts w:ascii="Arial" w:hAnsi="Arial" w:cs="Arial"/>
          <w:sz w:val="22"/>
          <w:szCs w:val="22"/>
          <w:lang w:val="es-MX"/>
        </w:rPr>
        <w:t>Grupo D: Potencial de escurrimiento máximo. Suelos con elevado contenido de arcillas, poco profundos, con sub-horizontes casi impermeables cerca de la superficie.</w:t>
      </w:r>
    </w:p>
    <w:p w14:paraId="2DC9A33A" w14:textId="38A894EB" w:rsidR="008361DB" w:rsidRDefault="008361DB" w:rsidP="00531A3E">
      <w:pPr>
        <w:spacing w:before="100" w:beforeAutospacing="1" w:after="100" w:afterAutospacing="1"/>
        <w:jc w:val="both"/>
        <w:rPr>
          <w:ins w:id="96" w:author="FERNANDA GASPARI" w:date="2021-10-29T12:07:00Z"/>
          <w:rFonts w:ascii="Arial" w:hAnsi="Arial" w:cs="Arial"/>
          <w:sz w:val="22"/>
          <w:szCs w:val="22"/>
          <w:lang w:val="es-MX"/>
        </w:rPr>
      </w:pPr>
      <w:r w:rsidRPr="00531A3E">
        <w:rPr>
          <w:rFonts w:ascii="Arial" w:hAnsi="Arial" w:cs="Arial"/>
          <w:sz w:val="22"/>
          <w:szCs w:val="22"/>
          <w:lang w:val="es-MX"/>
        </w:rPr>
        <w:t xml:space="preserve">La información vectorial </w:t>
      </w:r>
      <w:ins w:id="97" w:author="FERNANDA GASPARI" w:date="2021-10-29T09:48:00Z">
        <w:r w:rsidR="00D77164">
          <w:rPr>
            <w:rFonts w:ascii="Arial" w:hAnsi="Arial" w:cs="Arial"/>
            <w:sz w:val="22"/>
            <w:szCs w:val="22"/>
            <w:lang w:val="es-MX"/>
          </w:rPr>
          <w:t xml:space="preserve">necesaria </w:t>
        </w:r>
      </w:ins>
      <w:ins w:id="98" w:author="FERNANDA GASPARI" w:date="2021-10-29T09:49:00Z">
        <w:r w:rsidR="00D77164">
          <w:rPr>
            <w:rFonts w:ascii="Arial" w:hAnsi="Arial" w:cs="Arial"/>
            <w:sz w:val="22"/>
            <w:szCs w:val="22"/>
            <w:lang w:val="es-MX"/>
          </w:rPr>
          <w:t xml:space="preserve">como entrada al GeoQ, </w:t>
        </w:r>
      </w:ins>
      <w:r w:rsidRPr="00531A3E">
        <w:rPr>
          <w:rFonts w:ascii="Arial" w:hAnsi="Arial" w:cs="Arial"/>
          <w:sz w:val="22"/>
          <w:szCs w:val="22"/>
          <w:lang w:val="es-MX"/>
        </w:rPr>
        <w:t>referida a los GH debe estar codificada</w:t>
      </w:r>
      <w:ins w:id="99" w:author="FERNANDA GASPARI" w:date="2021-10-29T09:45:00Z">
        <w:r w:rsidR="00D77164">
          <w:rPr>
            <w:rFonts w:ascii="Arial" w:hAnsi="Arial" w:cs="Arial"/>
            <w:sz w:val="22"/>
            <w:szCs w:val="22"/>
            <w:lang w:val="es-MX"/>
          </w:rPr>
          <w:t xml:space="preserve"> </w:t>
        </w:r>
      </w:ins>
      <w:ins w:id="100" w:author="FERNANDA GASPARI" w:date="2021-10-29T09:46:00Z">
        <w:r w:rsidR="00D77164">
          <w:rPr>
            <w:rFonts w:ascii="Arial" w:hAnsi="Arial" w:cs="Arial"/>
            <w:sz w:val="22"/>
            <w:szCs w:val="22"/>
            <w:lang w:val="es-MX"/>
          </w:rPr>
          <w:t>según</w:t>
        </w:r>
      </w:ins>
      <w:r w:rsidRPr="00531A3E">
        <w:rPr>
          <w:rFonts w:ascii="Arial" w:hAnsi="Arial" w:cs="Arial"/>
          <w:sz w:val="22"/>
          <w:szCs w:val="22"/>
          <w:lang w:val="es-MX"/>
        </w:rPr>
        <w:t xml:space="preserve"> sus atributos </w:t>
      </w:r>
      <w:ins w:id="101" w:author="FERNANDA GASPARI" w:date="2021-10-29T09:46:00Z">
        <w:r w:rsidR="00D77164">
          <w:rPr>
            <w:rFonts w:ascii="Arial" w:hAnsi="Arial" w:cs="Arial"/>
            <w:sz w:val="22"/>
            <w:szCs w:val="22"/>
            <w:lang w:val="es-MX"/>
          </w:rPr>
          <w:t>y</w:t>
        </w:r>
      </w:ins>
      <w:r w:rsidRPr="00531A3E">
        <w:rPr>
          <w:rFonts w:ascii="Arial" w:hAnsi="Arial" w:cs="Arial"/>
          <w:sz w:val="22"/>
          <w:szCs w:val="22"/>
          <w:lang w:val="es-MX"/>
        </w:rPr>
        <w:t xml:space="preserve"> la numeración que se muestra en la </w:t>
      </w:r>
      <w:ins w:id="102" w:author="FERNANDA GASPARI" w:date="2021-10-29T09:46:00Z">
        <w:r w:rsidR="00D77164">
          <w:rPr>
            <w:rFonts w:ascii="Arial" w:hAnsi="Arial" w:cs="Arial"/>
            <w:sz w:val="22"/>
            <w:szCs w:val="22"/>
            <w:lang w:val="es-MX"/>
          </w:rPr>
          <w:t>T</w:t>
        </w:r>
      </w:ins>
      <w:r w:rsidRPr="00531A3E">
        <w:rPr>
          <w:rFonts w:ascii="Arial" w:hAnsi="Arial" w:cs="Arial"/>
          <w:sz w:val="22"/>
          <w:szCs w:val="22"/>
          <w:lang w:val="es-MX"/>
        </w:rPr>
        <w:t>abla 1.</w:t>
      </w:r>
    </w:p>
    <w:p w14:paraId="3665C421" w14:textId="77777777" w:rsidR="005553CC" w:rsidRPr="00531A3E" w:rsidRDefault="005553CC" w:rsidP="00531A3E">
      <w:pPr>
        <w:spacing w:before="100" w:beforeAutospacing="1" w:after="100" w:afterAutospacing="1"/>
        <w:jc w:val="both"/>
        <w:rPr>
          <w:rFonts w:ascii="Arial" w:hAnsi="Arial" w:cs="Arial"/>
          <w:sz w:val="22"/>
          <w:szCs w:val="22"/>
          <w:lang w:val="es-MX"/>
        </w:rPr>
      </w:pPr>
    </w:p>
    <w:p w14:paraId="5BAF5938" w14:textId="6183D8DA" w:rsidR="008361DB" w:rsidRPr="00531A3E" w:rsidRDefault="008361DB" w:rsidP="00923203">
      <w:pPr>
        <w:pStyle w:val="Descripcin"/>
        <w:keepNext/>
        <w:jc w:val="center"/>
        <w:rPr>
          <w:rFonts w:ascii="Arial" w:hAnsi="Arial" w:cs="Arial"/>
        </w:rPr>
      </w:pPr>
      <w:r w:rsidRPr="00531A3E">
        <w:rPr>
          <w:rFonts w:ascii="Arial" w:hAnsi="Arial" w:cs="Arial"/>
        </w:rPr>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1</w:t>
      </w:r>
      <w:r w:rsidRPr="00531A3E">
        <w:rPr>
          <w:rFonts w:ascii="Arial" w:hAnsi="Arial" w:cs="Arial"/>
        </w:rPr>
        <w:fldChar w:fldCharType="end"/>
      </w:r>
      <w:r w:rsidRPr="00531A3E">
        <w:rPr>
          <w:rFonts w:ascii="Arial" w:hAnsi="Arial" w:cs="Arial"/>
        </w:rPr>
        <w:t>. Códigos referidos a la información de suelos según GH</w:t>
      </w:r>
    </w:p>
    <w:p w14:paraId="23E7066E" w14:textId="042FDB9B" w:rsidR="008361DB" w:rsidRPr="00531A3E" w:rsidRDefault="00A611DE" w:rsidP="00923203">
      <w:pPr>
        <w:jc w:val="center"/>
        <w:rPr>
          <w:rFonts w:ascii="Arial" w:hAnsi="Arial" w:cs="Arial"/>
          <w:lang w:val="es-AR"/>
        </w:rPr>
      </w:pPr>
      <w:r>
        <w:rPr>
          <w:rFonts w:ascii="Arial" w:hAnsi="Arial" w:cs="Arial"/>
        </w:rPr>
        <w:pict w14:anchorId="70EE61EE">
          <v:shape id="_x0000_i1035" type="#_x0000_t75" style="width:84.6pt;height:64.8pt">
            <v:imagedata r:id="rId15" o:title=""/>
          </v:shape>
        </w:pict>
      </w:r>
    </w:p>
    <w:p w14:paraId="5DB73DF1" w14:textId="77777777" w:rsidR="008361DB" w:rsidRPr="00531A3E" w:rsidRDefault="008361DB" w:rsidP="00531A3E">
      <w:pPr>
        <w:spacing w:before="100" w:beforeAutospacing="1" w:after="100" w:afterAutospacing="1"/>
        <w:jc w:val="both"/>
        <w:rPr>
          <w:rFonts w:ascii="Arial" w:hAnsi="Arial" w:cs="Arial"/>
          <w:lang w:val="es-AR"/>
        </w:rPr>
      </w:pPr>
    </w:p>
    <w:p w14:paraId="33A4EFDA" w14:textId="072B7585" w:rsidR="00F95A21" w:rsidRPr="00531A3E" w:rsidRDefault="008361DB" w:rsidP="00923203">
      <w:pPr>
        <w:spacing w:before="100" w:beforeAutospacing="1" w:after="100" w:afterAutospacing="1"/>
        <w:jc w:val="both"/>
        <w:rPr>
          <w:rFonts w:ascii="Arial" w:hAnsi="Arial" w:cs="Arial"/>
          <w:lang w:val="es-AR"/>
        </w:rPr>
      </w:pPr>
      <w:r w:rsidRPr="00531A3E">
        <w:rPr>
          <w:rFonts w:ascii="Arial" w:hAnsi="Arial" w:cs="Arial"/>
          <w:sz w:val="22"/>
          <w:szCs w:val="22"/>
        </w:rPr>
        <w:t xml:space="preserve">Conociendo las </w:t>
      </w:r>
      <w:r w:rsidR="00F95A21" w:rsidRPr="00531A3E">
        <w:rPr>
          <w:rFonts w:ascii="Arial" w:hAnsi="Arial" w:cs="Arial"/>
          <w:sz w:val="22"/>
          <w:szCs w:val="22"/>
        </w:rPr>
        <w:t>características</w:t>
      </w:r>
      <w:r w:rsidRPr="00531A3E">
        <w:rPr>
          <w:rFonts w:ascii="Arial" w:hAnsi="Arial" w:cs="Arial"/>
          <w:sz w:val="22"/>
          <w:szCs w:val="22"/>
        </w:rPr>
        <w:t xml:space="preserve"> del suelo por su </w:t>
      </w:r>
      <w:r w:rsidR="00C27F41" w:rsidRPr="00531A3E">
        <w:rPr>
          <w:rFonts w:ascii="Arial" w:hAnsi="Arial" w:cs="Arial"/>
          <w:sz w:val="22"/>
          <w:szCs w:val="22"/>
        </w:rPr>
        <w:t xml:space="preserve">GH, </w:t>
      </w:r>
      <w:ins w:id="103" w:author="FERNANDA GASPARI" w:date="2021-10-29T09:51:00Z">
        <w:r w:rsidR="00367E35">
          <w:rPr>
            <w:rFonts w:ascii="Arial" w:hAnsi="Arial" w:cs="Arial"/>
            <w:sz w:val="22"/>
            <w:szCs w:val="22"/>
          </w:rPr>
          <w:t>tambien se necesita la información de</w:t>
        </w:r>
      </w:ins>
      <w:r w:rsidR="00C27F41" w:rsidRPr="00531A3E">
        <w:rPr>
          <w:rFonts w:ascii="Arial" w:hAnsi="Arial" w:cs="Arial"/>
          <w:sz w:val="22"/>
          <w:szCs w:val="22"/>
        </w:rPr>
        <w:t xml:space="preserve">l </w:t>
      </w:r>
      <w:r w:rsidR="00F95A21" w:rsidRPr="00531A3E">
        <w:rPr>
          <w:rFonts w:ascii="Arial" w:hAnsi="Arial" w:cs="Arial"/>
          <w:sz w:val="22"/>
          <w:szCs w:val="22"/>
        </w:rPr>
        <w:t>uso del suelo</w:t>
      </w:r>
      <w:ins w:id="104" w:author="FERNANDA GASPARI" w:date="2021-10-29T09:51:00Z">
        <w:r w:rsidR="00367E35">
          <w:rPr>
            <w:rFonts w:ascii="Arial" w:hAnsi="Arial" w:cs="Arial"/>
            <w:sz w:val="22"/>
            <w:szCs w:val="22"/>
          </w:rPr>
          <w:t xml:space="preserve"> en el área en estudio</w:t>
        </w:r>
      </w:ins>
      <w:r w:rsidR="00F95A21" w:rsidRPr="00531A3E">
        <w:rPr>
          <w:rFonts w:ascii="Arial" w:hAnsi="Arial" w:cs="Arial"/>
          <w:sz w:val="22"/>
          <w:szCs w:val="22"/>
        </w:rPr>
        <w:t xml:space="preserve">, es decir la vegetación que sustentan, incluyendo el tratamiento cultural que reciben (Gaspari y Senisterra, 2006), los cuales son necesarios </w:t>
      </w:r>
      <w:ins w:id="105" w:author="FERNANDA GASPARI" w:date="2021-10-29T09:52:00Z">
        <w:r w:rsidR="00367E35">
          <w:rPr>
            <w:rFonts w:ascii="Arial" w:hAnsi="Arial" w:cs="Arial"/>
            <w:sz w:val="22"/>
            <w:szCs w:val="22"/>
          </w:rPr>
          <w:t xml:space="preserve">para </w:t>
        </w:r>
        <w:r w:rsidR="00367E35" w:rsidRPr="00531A3E">
          <w:rPr>
            <w:rFonts w:ascii="Arial" w:hAnsi="Arial" w:cs="Arial"/>
            <w:sz w:val="22"/>
            <w:szCs w:val="22"/>
          </w:rPr>
          <w:t>establece</w:t>
        </w:r>
        <w:r w:rsidR="00367E35">
          <w:rPr>
            <w:rFonts w:ascii="Arial" w:hAnsi="Arial" w:cs="Arial"/>
            <w:sz w:val="22"/>
            <w:szCs w:val="22"/>
          </w:rPr>
          <w:t>r</w:t>
        </w:r>
        <w:r w:rsidR="00367E35" w:rsidRPr="00531A3E">
          <w:rPr>
            <w:rFonts w:ascii="Arial" w:hAnsi="Arial" w:cs="Arial"/>
            <w:sz w:val="22"/>
            <w:szCs w:val="22"/>
          </w:rPr>
          <w:t xml:space="preserve"> </w:t>
        </w:r>
        <w:r w:rsidR="00367E35">
          <w:rPr>
            <w:rFonts w:ascii="Arial" w:hAnsi="Arial" w:cs="Arial"/>
            <w:sz w:val="22"/>
            <w:szCs w:val="22"/>
          </w:rPr>
          <w:t>e</w:t>
        </w:r>
        <w:r w:rsidR="00367E35" w:rsidRPr="00531A3E">
          <w:rPr>
            <w:rFonts w:ascii="Arial" w:hAnsi="Arial" w:cs="Arial"/>
            <w:sz w:val="22"/>
            <w:szCs w:val="22"/>
          </w:rPr>
          <w:t xml:space="preserve">l NC </w:t>
        </w:r>
      </w:ins>
      <w:r w:rsidR="00F95A21" w:rsidRPr="00531A3E">
        <w:rPr>
          <w:rFonts w:ascii="Arial" w:hAnsi="Arial" w:cs="Arial"/>
          <w:sz w:val="22"/>
          <w:szCs w:val="22"/>
        </w:rPr>
        <w:t xml:space="preserve">para los resultados de la modelación </w:t>
      </w:r>
      <w:ins w:id="106" w:author="FERNANDA GASPARI" w:date="2021-10-29T09:52:00Z">
        <w:r w:rsidR="00367E35">
          <w:rPr>
            <w:rFonts w:ascii="Arial" w:hAnsi="Arial" w:cs="Arial"/>
            <w:sz w:val="22"/>
            <w:szCs w:val="22"/>
          </w:rPr>
          <w:t>geoespacial</w:t>
        </w:r>
      </w:ins>
      <w:r w:rsidR="00F95A21" w:rsidRPr="00531A3E">
        <w:rPr>
          <w:rFonts w:ascii="Arial" w:hAnsi="Arial" w:cs="Arial"/>
          <w:sz w:val="22"/>
          <w:szCs w:val="22"/>
        </w:rPr>
        <w:t xml:space="preserve">. Para ello se debe tener una capa de información vectorial relacionada a la </w:t>
      </w:r>
      <w:r w:rsidR="00F95A21" w:rsidRPr="00531A3E">
        <w:rPr>
          <w:rFonts w:ascii="Arial" w:hAnsi="Arial" w:cs="Arial"/>
          <w:sz w:val="22"/>
          <w:szCs w:val="22"/>
          <w:lang w:val="es-AR"/>
        </w:rPr>
        <w:t xml:space="preserve">vegetación y/ó uso del suelo, la cual sebe estar codificada </w:t>
      </w:r>
      <w:ins w:id="107" w:author="FERNANDA GASPARI" w:date="2021-10-29T09:53:00Z">
        <w:r w:rsidR="00367E35">
          <w:rPr>
            <w:rFonts w:ascii="Arial" w:hAnsi="Arial" w:cs="Arial"/>
            <w:sz w:val="22"/>
            <w:szCs w:val="22"/>
            <w:lang w:val="es-AR"/>
          </w:rPr>
          <w:t>según</w:t>
        </w:r>
      </w:ins>
      <w:r w:rsidR="00F95A21" w:rsidRPr="00531A3E">
        <w:rPr>
          <w:rFonts w:ascii="Arial" w:hAnsi="Arial" w:cs="Arial"/>
          <w:sz w:val="22"/>
          <w:szCs w:val="22"/>
          <w:lang w:val="es-AR"/>
        </w:rPr>
        <w:t xml:space="preserve"> la Tabla 2. Esta codificación</w:t>
      </w:r>
      <w:ins w:id="108" w:author="FERNANDA GASPARI" w:date="2021-10-29T09:54:00Z">
        <w:r w:rsidR="00367E35">
          <w:rPr>
            <w:rFonts w:ascii="Arial" w:hAnsi="Arial" w:cs="Arial"/>
            <w:sz w:val="22"/>
            <w:szCs w:val="22"/>
            <w:lang w:val="es-AR"/>
          </w:rPr>
          <w:t xml:space="preserve"> fue</w:t>
        </w:r>
      </w:ins>
      <w:ins w:id="109" w:author="FERNANDA GASPARI" w:date="2021-10-29T09:53:00Z">
        <w:r w:rsidR="00367E35">
          <w:rPr>
            <w:rFonts w:ascii="Arial" w:hAnsi="Arial" w:cs="Arial"/>
            <w:sz w:val="22"/>
            <w:szCs w:val="22"/>
            <w:lang w:val="es-AR"/>
          </w:rPr>
          <w:t xml:space="preserve"> adaptada para el GeoQ</w:t>
        </w:r>
      </w:ins>
      <w:r w:rsidR="00F95A21" w:rsidRPr="00531A3E">
        <w:rPr>
          <w:rFonts w:ascii="Arial" w:hAnsi="Arial" w:cs="Arial"/>
          <w:sz w:val="22"/>
          <w:szCs w:val="22"/>
          <w:lang w:val="es-AR"/>
        </w:rPr>
        <w:t xml:space="preserve"> </w:t>
      </w:r>
      <w:ins w:id="110" w:author="FERNANDA GASPARI" w:date="2021-10-29T09:53:00Z">
        <w:r w:rsidR="00367E35">
          <w:rPr>
            <w:rFonts w:ascii="Arial" w:hAnsi="Arial" w:cs="Arial"/>
            <w:sz w:val="22"/>
            <w:szCs w:val="22"/>
            <w:lang w:val="es-AR"/>
          </w:rPr>
          <w:t xml:space="preserve">según </w:t>
        </w:r>
      </w:ins>
      <w:r w:rsidR="00F95A21" w:rsidRPr="00531A3E">
        <w:rPr>
          <w:rFonts w:ascii="Arial" w:hAnsi="Arial" w:cs="Arial"/>
          <w:sz w:val="22"/>
          <w:szCs w:val="22"/>
          <w:lang w:val="es-AR"/>
        </w:rPr>
        <w:t>cartografía antecedente de Cobertura del Suelo de la República Argentina (Volante, 2006), Proyecto PNECO 1643 (INTA, 2009) y de las clases de uso definidas de Vegetación y/</w:t>
      </w:r>
      <w:r w:rsidR="0036654C">
        <w:rPr>
          <w:rFonts w:ascii="Arial" w:hAnsi="Arial" w:cs="Arial"/>
          <w:sz w:val="22"/>
          <w:szCs w:val="22"/>
          <w:lang w:val="es-AR"/>
        </w:rPr>
        <w:t>o</w:t>
      </w:r>
      <w:r w:rsidR="00F95A21" w:rsidRPr="00531A3E">
        <w:rPr>
          <w:rFonts w:ascii="Arial" w:hAnsi="Arial" w:cs="Arial"/>
          <w:sz w:val="22"/>
          <w:szCs w:val="22"/>
          <w:lang w:val="es-AR"/>
        </w:rPr>
        <w:t xml:space="preserve"> uso del suelo según clasificación Mintegui Aguirre y López Unzú (1990).</w:t>
      </w:r>
    </w:p>
    <w:p w14:paraId="635A4300" w14:textId="37527038" w:rsidR="00F95A21" w:rsidRDefault="00F95A21" w:rsidP="000F7BD7">
      <w:pPr>
        <w:pStyle w:val="Descripcin"/>
        <w:keepNext/>
        <w:jc w:val="center"/>
        <w:rPr>
          <w:ins w:id="111" w:author="FERNANDA GASPARI" w:date="2021-10-29T11:20:00Z"/>
          <w:rFonts w:ascii="Arial" w:hAnsi="Arial" w:cs="Arial"/>
          <w:lang w:val="es-CO"/>
        </w:rPr>
      </w:pPr>
      <w:r w:rsidRPr="00531A3E">
        <w:rPr>
          <w:rFonts w:ascii="Arial" w:hAnsi="Arial" w:cs="Arial"/>
        </w:rPr>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2</w:t>
      </w:r>
      <w:r w:rsidRPr="00531A3E">
        <w:rPr>
          <w:rFonts w:ascii="Arial" w:hAnsi="Arial" w:cs="Arial"/>
        </w:rPr>
        <w:fldChar w:fldCharType="end"/>
      </w:r>
      <w:r w:rsidRPr="00531A3E">
        <w:rPr>
          <w:rFonts w:ascii="Arial" w:hAnsi="Arial" w:cs="Arial"/>
        </w:rPr>
        <w:t xml:space="preserve">. </w:t>
      </w:r>
      <w:r w:rsidRPr="00531A3E">
        <w:rPr>
          <w:rFonts w:ascii="Arial" w:hAnsi="Arial" w:cs="Arial"/>
          <w:lang w:val="es-CO"/>
        </w:rPr>
        <w:t>Códigos de vegetación y/o uso del suelo asignados a la capa de vegetación</w:t>
      </w:r>
    </w:p>
    <w:p w14:paraId="70A7E0FE" w14:textId="77777777" w:rsidR="000F7BD7" w:rsidRPr="000F7BD7" w:rsidRDefault="000F7BD7" w:rsidP="000F7BD7">
      <w:pPr>
        <w:rPr>
          <w:lang w:val="es-CO"/>
        </w:rPr>
      </w:pPr>
    </w:p>
    <w:tbl>
      <w:tblPr>
        <w:tblW w:w="9488" w:type="dxa"/>
        <w:tblCellMar>
          <w:left w:w="70" w:type="dxa"/>
          <w:right w:w="70" w:type="dxa"/>
        </w:tblCellMar>
        <w:tblLook w:val="04A0" w:firstRow="1" w:lastRow="0" w:firstColumn="1" w:lastColumn="0" w:noHBand="0" w:noVBand="1"/>
      </w:tblPr>
      <w:tblGrid>
        <w:gridCol w:w="760"/>
        <w:gridCol w:w="4333"/>
        <w:gridCol w:w="4395"/>
      </w:tblGrid>
      <w:tr w:rsidR="00F95A21" w:rsidRPr="00531A3E" w14:paraId="0C194F27" w14:textId="77777777" w:rsidTr="00923203">
        <w:trPr>
          <w:trHeight w:hRule="exact" w:val="443"/>
          <w:tblHeader/>
        </w:trPr>
        <w:tc>
          <w:tcPr>
            <w:tcW w:w="760" w:type="dxa"/>
            <w:tcBorders>
              <w:top w:val="single" w:sz="8" w:space="0" w:color="auto"/>
              <w:left w:val="single" w:sz="8" w:space="0" w:color="auto"/>
              <w:bottom w:val="single" w:sz="8" w:space="0" w:color="auto"/>
              <w:right w:val="single" w:sz="8" w:space="0" w:color="auto"/>
            </w:tcBorders>
            <w:shd w:val="clear" w:color="auto" w:fill="auto"/>
            <w:vAlign w:val="center"/>
            <w:hideMark/>
          </w:tcPr>
          <w:p w14:paraId="599241A1" w14:textId="77777777" w:rsidR="00F95A21" w:rsidRPr="00531A3E" w:rsidRDefault="00F95A21" w:rsidP="00923203">
            <w:pPr>
              <w:jc w:val="center"/>
              <w:rPr>
                <w:rFonts w:ascii="Arial" w:hAnsi="Arial" w:cs="Arial"/>
                <w:b/>
                <w:bCs/>
                <w:i/>
                <w:iCs/>
                <w:color w:val="000000"/>
                <w:sz w:val="18"/>
                <w:szCs w:val="18"/>
                <w:lang w:val="es-CO" w:eastAsia="es-CO"/>
              </w:rPr>
            </w:pPr>
            <w:r w:rsidRPr="00531A3E">
              <w:rPr>
                <w:rFonts w:ascii="Arial" w:hAnsi="Arial" w:cs="Arial"/>
                <w:b/>
                <w:bCs/>
                <w:i/>
                <w:iCs/>
                <w:color w:val="000000"/>
                <w:sz w:val="18"/>
                <w:szCs w:val="18"/>
                <w:lang w:eastAsia="es-CO"/>
              </w:rPr>
              <w:t>Código</w:t>
            </w:r>
          </w:p>
        </w:tc>
        <w:tc>
          <w:tcPr>
            <w:tcW w:w="4333" w:type="dxa"/>
            <w:tcBorders>
              <w:top w:val="single" w:sz="8" w:space="0" w:color="auto"/>
              <w:left w:val="nil"/>
              <w:bottom w:val="single" w:sz="8" w:space="0" w:color="auto"/>
              <w:right w:val="single" w:sz="8" w:space="0" w:color="auto"/>
            </w:tcBorders>
            <w:shd w:val="clear" w:color="auto" w:fill="auto"/>
            <w:vAlign w:val="center"/>
            <w:hideMark/>
          </w:tcPr>
          <w:p w14:paraId="5AECA99C" w14:textId="77777777" w:rsidR="00F95A21" w:rsidRPr="00531A3E" w:rsidRDefault="00F95A21" w:rsidP="00923203">
            <w:pPr>
              <w:rPr>
                <w:rFonts w:ascii="Arial" w:hAnsi="Arial" w:cs="Arial"/>
                <w:b/>
                <w:bCs/>
                <w:color w:val="000000"/>
                <w:sz w:val="18"/>
                <w:szCs w:val="18"/>
                <w:lang w:val="es-CO" w:eastAsia="es-CO"/>
              </w:rPr>
            </w:pPr>
            <w:r w:rsidRPr="00531A3E">
              <w:rPr>
                <w:rFonts w:ascii="Arial" w:hAnsi="Arial" w:cs="Arial"/>
                <w:b/>
                <w:bCs/>
                <w:color w:val="000000"/>
                <w:sz w:val="18"/>
                <w:szCs w:val="18"/>
                <w:lang w:eastAsia="es-CO"/>
              </w:rPr>
              <w:t>Cobertura del Suelo de la República Argentina. Proyecto PNECO 1643. Año 2006-2007 (2009)</w:t>
            </w:r>
          </w:p>
        </w:tc>
        <w:tc>
          <w:tcPr>
            <w:tcW w:w="4395" w:type="dxa"/>
            <w:tcBorders>
              <w:top w:val="single" w:sz="8" w:space="0" w:color="auto"/>
              <w:left w:val="nil"/>
              <w:bottom w:val="single" w:sz="8" w:space="0" w:color="auto"/>
              <w:right w:val="single" w:sz="8" w:space="0" w:color="auto"/>
            </w:tcBorders>
            <w:shd w:val="clear" w:color="auto" w:fill="auto"/>
            <w:vAlign w:val="center"/>
            <w:hideMark/>
          </w:tcPr>
          <w:p w14:paraId="4433A3A2" w14:textId="317FD9FD" w:rsidR="00F95A21" w:rsidRPr="00531A3E" w:rsidRDefault="00F95A21" w:rsidP="00923203">
            <w:pPr>
              <w:rPr>
                <w:rFonts w:ascii="Arial" w:hAnsi="Arial" w:cs="Arial"/>
                <w:b/>
                <w:bCs/>
                <w:color w:val="000000"/>
                <w:sz w:val="18"/>
                <w:szCs w:val="18"/>
                <w:lang w:val="es-CO" w:eastAsia="es-CO"/>
              </w:rPr>
            </w:pPr>
            <w:r w:rsidRPr="00531A3E">
              <w:rPr>
                <w:rFonts w:ascii="Arial" w:hAnsi="Arial" w:cs="Arial"/>
                <w:b/>
                <w:bCs/>
                <w:color w:val="000000"/>
                <w:sz w:val="18"/>
                <w:szCs w:val="18"/>
                <w:lang w:eastAsia="es-CO"/>
              </w:rPr>
              <w:t>Vegetación y/</w:t>
            </w:r>
            <w:r w:rsidR="00175E28" w:rsidRPr="00531A3E">
              <w:rPr>
                <w:rFonts w:ascii="Arial" w:hAnsi="Arial" w:cs="Arial"/>
                <w:b/>
                <w:bCs/>
                <w:color w:val="000000"/>
                <w:sz w:val="18"/>
                <w:szCs w:val="18"/>
                <w:lang w:eastAsia="es-CO"/>
              </w:rPr>
              <w:t>o</w:t>
            </w:r>
            <w:r w:rsidRPr="00531A3E">
              <w:rPr>
                <w:rFonts w:ascii="Arial" w:hAnsi="Arial" w:cs="Arial"/>
                <w:b/>
                <w:bCs/>
                <w:color w:val="000000"/>
                <w:sz w:val="18"/>
                <w:szCs w:val="18"/>
                <w:lang w:eastAsia="es-CO"/>
              </w:rPr>
              <w:t xml:space="preserve"> uso del suelo según clasificación Mintegui Aguirre y López Unzú (1990)</w:t>
            </w:r>
          </w:p>
        </w:tc>
      </w:tr>
      <w:tr w:rsidR="00F95A21" w:rsidRPr="00531A3E" w14:paraId="264D352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1FE41B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10</w:t>
            </w:r>
          </w:p>
        </w:tc>
        <w:tc>
          <w:tcPr>
            <w:tcW w:w="4333" w:type="dxa"/>
            <w:tcBorders>
              <w:top w:val="nil"/>
              <w:left w:val="nil"/>
              <w:bottom w:val="single" w:sz="8" w:space="0" w:color="auto"/>
              <w:right w:val="single" w:sz="8" w:space="0" w:color="auto"/>
            </w:tcBorders>
            <w:shd w:val="clear" w:color="auto" w:fill="auto"/>
            <w:vAlign w:val="center"/>
            <w:hideMark/>
          </w:tcPr>
          <w:p w14:paraId="522BEC4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 xml:space="preserve">Áreas naturales desnudas consolidadas </w:t>
            </w:r>
          </w:p>
        </w:tc>
        <w:tc>
          <w:tcPr>
            <w:tcW w:w="4395" w:type="dxa"/>
            <w:tcBorders>
              <w:top w:val="nil"/>
              <w:left w:val="nil"/>
              <w:bottom w:val="single" w:sz="8" w:space="0" w:color="auto"/>
              <w:right w:val="single" w:sz="8" w:space="0" w:color="auto"/>
            </w:tcBorders>
            <w:shd w:val="clear" w:color="auto" w:fill="auto"/>
            <w:vAlign w:val="center"/>
            <w:hideMark/>
          </w:tcPr>
          <w:p w14:paraId="7A1582F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Barbecho</w:t>
            </w:r>
          </w:p>
        </w:tc>
      </w:tr>
      <w:tr w:rsidR="00F95A21" w:rsidRPr="00531A3E" w14:paraId="016F3DFF" w14:textId="77777777" w:rsidTr="00923203">
        <w:trPr>
          <w:trHeight w:hRule="exact" w:val="480"/>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AFC549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20</w:t>
            </w:r>
          </w:p>
        </w:tc>
        <w:tc>
          <w:tcPr>
            <w:tcW w:w="4333" w:type="dxa"/>
            <w:tcBorders>
              <w:top w:val="nil"/>
              <w:left w:val="nil"/>
              <w:bottom w:val="single" w:sz="8" w:space="0" w:color="auto"/>
              <w:right w:val="single" w:sz="8" w:space="0" w:color="auto"/>
            </w:tcBorders>
            <w:shd w:val="clear" w:color="auto" w:fill="auto"/>
            <w:vAlign w:val="center"/>
            <w:hideMark/>
          </w:tcPr>
          <w:p w14:paraId="3D46B6C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Herbáceas cerradas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5CDF66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R P</w:t>
            </w:r>
          </w:p>
        </w:tc>
      </w:tr>
      <w:tr w:rsidR="00F95A21" w:rsidRPr="00531A3E" w14:paraId="7CF4FF5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3AA074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30</w:t>
            </w:r>
          </w:p>
        </w:tc>
        <w:tc>
          <w:tcPr>
            <w:tcW w:w="4333" w:type="dxa"/>
            <w:tcBorders>
              <w:top w:val="nil"/>
              <w:left w:val="nil"/>
              <w:bottom w:val="single" w:sz="8" w:space="0" w:color="auto"/>
              <w:right w:val="single" w:sz="8" w:space="0" w:color="auto"/>
            </w:tcBorders>
            <w:shd w:val="clear" w:color="auto" w:fill="auto"/>
            <w:vAlign w:val="center"/>
            <w:hideMark/>
          </w:tcPr>
          <w:p w14:paraId="4CE5E5A4"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2AA7A86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R B</w:t>
            </w:r>
          </w:p>
        </w:tc>
      </w:tr>
      <w:tr w:rsidR="00F95A21" w:rsidRPr="00531A3E" w14:paraId="7D84EBA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DF3963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40</w:t>
            </w:r>
          </w:p>
        </w:tc>
        <w:tc>
          <w:tcPr>
            <w:tcW w:w="4333" w:type="dxa"/>
            <w:tcBorders>
              <w:top w:val="nil"/>
              <w:left w:val="nil"/>
              <w:bottom w:val="single" w:sz="8" w:space="0" w:color="auto"/>
              <w:right w:val="single" w:sz="8" w:space="0" w:color="auto"/>
            </w:tcBorders>
            <w:shd w:val="clear" w:color="auto" w:fill="auto"/>
            <w:hideMark/>
          </w:tcPr>
          <w:p w14:paraId="64D6F3C7"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55308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 P</w:t>
            </w:r>
          </w:p>
        </w:tc>
      </w:tr>
      <w:tr w:rsidR="00F95A21" w:rsidRPr="00531A3E" w14:paraId="50D13F1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F5116F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50</w:t>
            </w:r>
          </w:p>
        </w:tc>
        <w:tc>
          <w:tcPr>
            <w:tcW w:w="4333" w:type="dxa"/>
            <w:tcBorders>
              <w:top w:val="nil"/>
              <w:left w:val="nil"/>
              <w:bottom w:val="single" w:sz="8" w:space="0" w:color="auto"/>
              <w:right w:val="single" w:sz="8" w:space="0" w:color="auto"/>
            </w:tcBorders>
            <w:shd w:val="clear" w:color="auto" w:fill="auto"/>
            <w:hideMark/>
          </w:tcPr>
          <w:p w14:paraId="14EB1604"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9B85CE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 B</w:t>
            </w:r>
          </w:p>
        </w:tc>
      </w:tr>
      <w:tr w:rsidR="00F95A21" w:rsidRPr="00531A3E" w14:paraId="3FA2D4E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66E5D8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60</w:t>
            </w:r>
          </w:p>
        </w:tc>
        <w:tc>
          <w:tcPr>
            <w:tcW w:w="4333" w:type="dxa"/>
            <w:tcBorders>
              <w:top w:val="nil"/>
              <w:left w:val="nil"/>
              <w:bottom w:val="single" w:sz="8" w:space="0" w:color="auto"/>
              <w:right w:val="single" w:sz="8" w:space="0" w:color="auto"/>
            </w:tcBorders>
            <w:shd w:val="clear" w:color="auto" w:fill="auto"/>
            <w:hideMark/>
          </w:tcPr>
          <w:p w14:paraId="5305D2E9"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179259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C-T P</w:t>
            </w:r>
          </w:p>
        </w:tc>
      </w:tr>
      <w:tr w:rsidR="00F95A21" w:rsidRPr="00531A3E" w14:paraId="3061ECFD"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4CDDE8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70</w:t>
            </w:r>
          </w:p>
        </w:tc>
        <w:tc>
          <w:tcPr>
            <w:tcW w:w="4333" w:type="dxa"/>
            <w:tcBorders>
              <w:top w:val="nil"/>
              <w:left w:val="nil"/>
              <w:bottom w:val="single" w:sz="8" w:space="0" w:color="auto"/>
              <w:right w:val="single" w:sz="8" w:space="0" w:color="auto"/>
            </w:tcBorders>
            <w:shd w:val="clear" w:color="auto" w:fill="auto"/>
            <w:hideMark/>
          </w:tcPr>
          <w:p w14:paraId="48DFE279"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500023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alineados C-T B</w:t>
            </w:r>
          </w:p>
        </w:tc>
      </w:tr>
      <w:tr w:rsidR="00F95A21" w:rsidRPr="00531A3E" w14:paraId="239A09A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7CD61E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80</w:t>
            </w:r>
          </w:p>
        </w:tc>
        <w:tc>
          <w:tcPr>
            <w:tcW w:w="4333" w:type="dxa"/>
            <w:tcBorders>
              <w:top w:val="nil"/>
              <w:left w:val="nil"/>
              <w:bottom w:val="single" w:sz="8" w:space="0" w:color="auto"/>
              <w:right w:val="single" w:sz="8" w:space="0" w:color="auto"/>
            </w:tcBorders>
            <w:shd w:val="clear" w:color="auto" w:fill="auto"/>
            <w:hideMark/>
          </w:tcPr>
          <w:p w14:paraId="5D32ADE4"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7C45FA2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R P</w:t>
            </w:r>
          </w:p>
        </w:tc>
      </w:tr>
      <w:tr w:rsidR="00F95A21" w:rsidRPr="00531A3E" w14:paraId="4C71B13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77105BC"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90</w:t>
            </w:r>
          </w:p>
        </w:tc>
        <w:tc>
          <w:tcPr>
            <w:tcW w:w="4333" w:type="dxa"/>
            <w:tcBorders>
              <w:top w:val="nil"/>
              <w:left w:val="nil"/>
              <w:bottom w:val="single" w:sz="8" w:space="0" w:color="auto"/>
              <w:right w:val="single" w:sz="8" w:space="0" w:color="auto"/>
            </w:tcBorders>
            <w:shd w:val="clear" w:color="auto" w:fill="auto"/>
            <w:vAlign w:val="center"/>
            <w:hideMark/>
          </w:tcPr>
          <w:p w14:paraId="75F5F4B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(no determinado)</w:t>
            </w:r>
          </w:p>
        </w:tc>
        <w:tc>
          <w:tcPr>
            <w:tcW w:w="4395" w:type="dxa"/>
            <w:tcBorders>
              <w:top w:val="nil"/>
              <w:left w:val="nil"/>
              <w:bottom w:val="single" w:sz="8" w:space="0" w:color="auto"/>
              <w:right w:val="single" w:sz="8" w:space="0" w:color="auto"/>
            </w:tcBorders>
            <w:shd w:val="clear" w:color="auto" w:fill="auto"/>
            <w:vAlign w:val="center"/>
            <w:hideMark/>
          </w:tcPr>
          <w:p w14:paraId="77BA98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R B</w:t>
            </w:r>
          </w:p>
        </w:tc>
      </w:tr>
      <w:tr w:rsidR="00F95A21" w:rsidRPr="00531A3E" w14:paraId="0BC21F4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A9675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100</w:t>
            </w:r>
          </w:p>
        </w:tc>
        <w:tc>
          <w:tcPr>
            <w:tcW w:w="4333" w:type="dxa"/>
            <w:tcBorders>
              <w:top w:val="nil"/>
              <w:left w:val="nil"/>
              <w:bottom w:val="single" w:sz="8" w:space="0" w:color="auto"/>
              <w:right w:val="single" w:sz="8" w:space="0" w:color="auto"/>
            </w:tcBorders>
            <w:shd w:val="clear" w:color="auto" w:fill="auto"/>
            <w:hideMark/>
          </w:tcPr>
          <w:p w14:paraId="3DED9FCA"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6017CA8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 P</w:t>
            </w:r>
          </w:p>
        </w:tc>
      </w:tr>
      <w:tr w:rsidR="00F95A21" w:rsidRPr="00531A3E" w14:paraId="3B1DA96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1358B2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110</w:t>
            </w:r>
          </w:p>
        </w:tc>
        <w:tc>
          <w:tcPr>
            <w:tcW w:w="4333" w:type="dxa"/>
            <w:tcBorders>
              <w:top w:val="nil"/>
              <w:left w:val="nil"/>
              <w:bottom w:val="single" w:sz="8" w:space="0" w:color="auto"/>
              <w:right w:val="single" w:sz="8" w:space="0" w:color="auto"/>
            </w:tcBorders>
            <w:shd w:val="clear" w:color="auto" w:fill="auto"/>
            <w:hideMark/>
          </w:tcPr>
          <w:p w14:paraId="6E292EA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CEF15A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 B</w:t>
            </w:r>
          </w:p>
        </w:tc>
      </w:tr>
      <w:tr w:rsidR="00F95A21" w:rsidRPr="00531A3E" w14:paraId="1F9FF38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BF91ED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120</w:t>
            </w:r>
          </w:p>
        </w:tc>
        <w:tc>
          <w:tcPr>
            <w:tcW w:w="4333" w:type="dxa"/>
            <w:tcBorders>
              <w:top w:val="nil"/>
              <w:left w:val="nil"/>
              <w:bottom w:val="single" w:sz="8" w:space="0" w:color="auto"/>
              <w:right w:val="single" w:sz="8" w:space="0" w:color="auto"/>
            </w:tcBorders>
            <w:shd w:val="clear" w:color="auto" w:fill="auto"/>
            <w:hideMark/>
          </w:tcPr>
          <w:p w14:paraId="1F224946"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161CA7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C-T P</w:t>
            </w:r>
          </w:p>
        </w:tc>
      </w:tr>
      <w:tr w:rsidR="00F95A21" w:rsidRPr="00531A3E" w14:paraId="0EC2676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64DFE12"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130</w:t>
            </w:r>
          </w:p>
        </w:tc>
        <w:tc>
          <w:tcPr>
            <w:tcW w:w="4333" w:type="dxa"/>
            <w:tcBorders>
              <w:top w:val="nil"/>
              <w:left w:val="nil"/>
              <w:bottom w:val="single" w:sz="8" w:space="0" w:color="auto"/>
              <w:right w:val="single" w:sz="8" w:space="0" w:color="auto"/>
            </w:tcBorders>
            <w:shd w:val="clear" w:color="auto" w:fill="auto"/>
            <w:hideMark/>
          </w:tcPr>
          <w:p w14:paraId="0918EC3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C29E85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no alineados o surcos pequeños C-T B</w:t>
            </w:r>
          </w:p>
        </w:tc>
      </w:tr>
      <w:tr w:rsidR="00F95A21" w:rsidRPr="00531A3E" w14:paraId="4FCCD77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306D86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140</w:t>
            </w:r>
          </w:p>
        </w:tc>
        <w:tc>
          <w:tcPr>
            <w:tcW w:w="4333" w:type="dxa"/>
            <w:tcBorders>
              <w:top w:val="nil"/>
              <w:left w:val="nil"/>
              <w:bottom w:val="single" w:sz="8" w:space="0" w:color="auto"/>
              <w:right w:val="single" w:sz="8" w:space="0" w:color="auto"/>
            </w:tcBorders>
            <w:shd w:val="clear" w:color="auto" w:fill="auto"/>
            <w:hideMark/>
          </w:tcPr>
          <w:p w14:paraId="48A8C16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D10926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R P</w:t>
            </w:r>
          </w:p>
        </w:tc>
      </w:tr>
      <w:tr w:rsidR="00F95A21" w:rsidRPr="00531A3E" w14:paraId="56C7137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073324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150</w:t>
            </w:r>
          </w:p>
        </w:tc>
        <w:tc>
          <w:tcPr>
            <w:tcW w:w="4333" w:type="dxa"/>
            <w:tcBorders>
              <w:top w:val="nil"/>
              <w:left w:val="nil"/>
              <w:bottom w:val="single" w:sz="8" w:space="0" w:color="auto"/>
              <w:right w:val="single" w:sz="8" w:space="0" w:color="auto"/>
            </w:tcBorders>
            <w:shd w:val="clear" w:color="auto" w:fill="auto"/>
            <w:vAlign w:val="center"/>
            <w:hideMark/>
          </w:tcPr>
          <w:p w14:paraId="5E5D525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herbáceas no graminoides</w:t>
            </w:r>
          </w:p>
        </w:tc>
        <w:tc>
          <w:tcPr>
            <w:tcW w:w="4395" w:type="dxa"/>
            <w:tcBorders>
              <w:top w:val="nil"/>
              <w:left w:val="nil"/>
              <w:bottom w:val="single" w:sz="8" w:space="0" w:color="auto"/>
              <w:right w:val="single" w:sz="8" w:space="0" w:color="auto"/>
            </w:tcBorders>
            <w:shd w:val="clear" w:color="auto" w:fill="auto"/>
            <w:vAlign w:val="center"/>
            <w:hideMark/>
          </w:tcPr>
          <w:p w14:paraId="3D2BDCE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R B</w:t>
            </w:r>
          </w:p>
        </w:tc>
      </w:tr>
      <w:tr w:rsidR="00F95A21" w:rsidRPr="00531A3E" w14:paraId="0B039E61"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E428BE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160</w:t>
            </w:r>
          </w:p>
        </w:tc>
        <w:tc>
          <w:tcPr>
            <w:tcW w:w="4333" w:type="dxa"/>
            <w:tcBorders>
              <w:top w:val="nil"/>
              <w:left w:val="nil"/>
              <w:bottom w:val="single" w:sz="8" w:space="0" w:color="auto"/>
              <w:right w:val="single" w:sz="8" w:space="0" w:color="auto"/>
            </w:tcBorders>
            <w:shd w:val="clear" w:color="auto" w:fill="auto"/>
            <w:hideMark/>
          </w:tcPr>
          <w:p w14:paraId="49FD13C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CED69E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 P</w:t>
            </w:r>
          </w:p>
        </w:tc>
      </w:tr>
      <w:tr w:rsidR="00F95A21" w:rsidRPr="00531A3E" w14:paraId="3C622D5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4DFA73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170</w:t>
            </w:r>
          </w:p>
        </w:tc>
        <w:tc>
          <w:tcPr>
            <w:tcW w:w="4333" w:type="dxa"/>
            <w:tcBorders>
              <w:top w:val="nil"/>
              <w:left w:val="nil"/>
              <w:bottom w:val="single" w:sz="8" w:space="0" w:color="auto"/>
              <w:right w:val="single" w:sz="8" w:space="0" w:color="auto"/>
            </w:tcBorders>
            <w:shd w:val="clear" w:color="auto" w:fill="auto"/>
            <w:hideMark/>
          </w:tcPr>
          <w:p w14:paraId="331E906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6963B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 B</w:t>
            </w:r>
          </w:p>
        </w:tc>
      </w:tr>
      <w:tr w:rsidR="00F95A21" w:rsidRPr="00531A3E" w14:paraId="25AB86C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D72413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180</w:t>
            </w:r>
          </w:p>
        </w:tc>
        <w:tc>
          <w:tcPr>
            <w:tcW w:w="4333" w:type="dxa"/>
            <w:tcBorders>
              <w:top w:val="nil"/>
              <w:left w:val="nil"/>
              <w:bottom w:val="single" w:sz="8" w:space="0" w:color="auto"/>
              <w:right w:val="single" w:sz="8" w:space="0" w:color="auto"/>
            </w:tcBorders>
            <w:shd w:val="clear" w:color="auto" w:fill="auto"/>
            <w:hideMark/>
          </w:tcPr>
          <w:p w14:paraId="433DAACF"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2FCEA56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C-T P</w:t>
            </w:r>
          </w:p>
        </w:tc>
      </w:tr>
      <w:tr w:rsidR="00F95A21" w:rsidRPr="00531A3E" w14:paraId="43E18BD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5F5D62"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190</w:t>
            </w:r>
          </w:p>
        </w:tc>
        <w:tc>
          <w:tcPr>
            <w:tcW w:w="4333" w:type="dxa"/>
            <w:tcBorders>
              <w:top w:val="nil"/>
              <w:left w:val="nil"/>
              <w:bottom w:val="single" w:sz="8" w:space="0" w:color="auto"/>
              <w:right w:val="single" w:sz="8" w:space="0" w:color="auto"/>
            </w:tcBorders>
            <w:shd w:val="clear" w:color="auto" w:fill="auto"/>
            <w:hideMark/>
          </w:tcPr>
          <w:p w14:paraId="258E5C8F"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6181994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densos leguminosas C-T B</w:t>
            </w:r>
          </w:p>
        </w:tc>
      </w:tr>
      <w:tr w:rsidR="00F95A21" w:rsidRPr="00531A3E" w14:paraId="425B3A22"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EBE6B2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200</w:t>
            </w:r>
          </w:p>
        </w:tc>
        <w:tc>
          <w:tcPr>
            <w:tcW w:w="4333" w:type="dxa"/>
            <w:tcBorders>
              <w:top w:val="nil"/>
              <w:left w:val="nil"/>
              <w:bottom w:val="single" w:sz="8" w:space="0" w:color="auto"/>
              <w:right w:val="single" w:sz="8" w:space="0" w:color="auto"/>
            </w:tcBorders>
            <w:shd w:val="clear" w:color="auto" w:fill="auto"/>
            <w:hideMark/>
          </w:tcPr>
          <w:p w14:paraId="2A22A6C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0E648BF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50%</w:t>
            </w:r>
          </w:p>
        </w:tc>
      </w:tr>
      <w:tr w:rsidR="00F95A21" w:rsidRPr="00531A3E" w14:paraId="42704E0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0D2004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210</w:t>
            </w:r>
          </w:p>
        </w:tc>
        <w:tc>
          <w:tcPr>
            <w:tcW w:w="4333" w:type="dxa"/>
            <w:tcBorders>
              <w:top w:val="nil"/>
              <w:left w:val="nil"/>
              <w:bottom w:val="single" w:sz="8" w:space="0" w:color="auto"/>
              <w:right w:val="single" w:sz="8" w:space="0" w:color="auto"/>
            </w:tcBorders>
            <w:shd w:val="clear" w:color="auto" w:fill="auto"/>
            <w:hideMark/>
          </w:tcPr>
          <w:p w14:paraId="5362243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7713820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50-75%</w:t>
            </w:r>
          </w:p>
        </w:tc>
      </w:tr>
      <w:tr w:rsidR="00F95A21" w:rsidRPr="00531A3E" w14:paraId="2CC6846D"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96DB28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lastRenderedPageBreak/>
              <w:t>220</w:t>
            </w:r>
          </w:p>
        </w:tc>
        <w:tc>
          <w:tcPr>
            <w:tcW w:w="4333" w:type="dxa"/>
            <w:tcBorders>
              <w:top w:val="nil"/>
              <w:left w:val="nil"/>
              <w:bottom w:val="single" w:sz="8" w:space="0" w:color="auto"/>
              <w:right w:val="single" w:sz="8" w:space="0" w:color="auto"/>
            </w:tcBorders>
            <w:shd w:val="clear" w:color="auto" w:fill="auto"/>
            <w:hideMark/>
          </w:tcPr>
          <w:p w14:paraId="30663B3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5CFB38F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Matorral, mezcla matorral y maleza Cubierta &gt;75%</w:t>
            </w:r>
          </w:p>
        </w:tc>
      </w:tr>
      <w:tr w:rsidR="00F95A21" w:rsidRPr="00531A3E" w14:paraId="66F27D02"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6D311C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230</w:t>
            </w:r>
          </w:p>
        </w:tc>
        <w:tc>
          <w:tcPr>
            <w:tcW w:w="4333" w:type="dxa"/>
            <w:tcBorders>
              <w:top w:val="nil"/>
              <w:left w:val="nil"/>
              <w:bottom w:val="single" w:sz="8" w:space="0" w:color="auto"/>
              <w:right w:val="single" w:sz="8" w:space="0" w:color="auto"/>
            </w:tcBorders>
            <w:shd w:val="clear" w:color="auto" w:fill="auto"/>
            <w:vAlign w:val="center"/>
            <w:hideMark/>
          </w:tcPr>
          <w:p w14:paraId="7A5CEFE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abierto</w:t>
            </w:r>
          </w:p>
        </w:tc>
        <w:tc>
          <w:tcPr>
            <w:tcW w:w="4395" w:type="dxa"/>
            <w:tcBorders>
              <w:top w:val="nil"/>
              <w:left w:val="nil"/>
              <w:bottom w:val="single" w:sz="8" w:space="0" w:color="auto"/>
              <w:right w:val="single" w:sz="8" w:space="0" w:color="auto"/>
            </w:tcBorders>
            <w:shd w:val="clear" w:color="auto" w:fill="auto"/>
            <w:vAlign w:val="center"/>
            <w:hideMark/>
          </w:tcPr>
          <w:p w14:paraId="5A6B719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P</w:t>
            </w:r>
          </w:p>
        </w:tc>
      </w:tr>
      <w:tr w:rsidR="00F95A21" w:rsidRPr="00531A3E" w14:paraId="1D61F2FC"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FB2A1E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240</w:t>
            </w:r>
          </w:p>
        </w:tc>
        <w:tc>
          <w:tcPr>
            <w:tcW w:w="4333" w:type="dxa"/>
            <w:tcBorders>
              <w:top w:val="nil"/>
              <w:left w:val="nil"/>
              <w:bottom w:val="single" w:sz="8" w:space="0" w:color="auto"/>
              <w:right w:val="single" w:sz="8" w:space="0" w:color="auto"/>
            </w:tcBorders>
            <w:shd w:val="clear" w:color="auto" w:fill="auto"/>
            <w:vAlign w:val="center"/>
            <w:hideMark/>
          </w:tcPr>
          <w:p w14:paraId="02FABFA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disperso</w:t>
            </w:r>
          </w:p>
        </w:tc>
        <w:tc>
          <w:tcPr>
            <w:tcW w:w="4395" w:type="dxa"/>
            <w:tcBorders>
              <w:top w:val="nil"/>
              <w:left w:val="nil"/>
              <w:bottom w:val="single" w:sz="8" w:space="0" w:color="auto"/>
              <w:right w:val="single" w:sz="8" w:space="0" w:color="auto"/>
            </w:tcBorders>
            <w:shd w:val="clear" w:color="auto" w:fill="auto"/>
            <w:vAlign w:val="center"/>
            <w:hideMark/>
          </w:tcPr>
          <w:p w14:paraId="6897AA0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R</w:t>
            </w:r>
          </w:p>
        </w:tc>
      </w:tr>
      <w:tr w:rsidR="00F95A21" w:rsidRPr="00531A3E" w14:paraId="024EA2C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1B3796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250</w:t>
            </w:r>
          </w:p>
        </w:tc>
        <w:tc>
          <w:tcPr>
            <w:tcW w:w="4333" w:type="dxa"/>
            <w:tcBorders>
              <w:top w:val="nil"/>
              <w:left w:val="nil"/>
              <w:bottom w:val="single" w:sz="8" w:space="0" w:color="auto"/>
              <w:right w:val="single" w:sz="8" w:space="0" w:color="auto"/>
            </w:tcBorders>
            <w:shd w:val="clear" w:color="auto" w:fill="auto"/>
            <w:vAlign w:val="center"/>
            <w:hideMark/>
          </w:tcPr>
          <w:p w14:paraId="6D442AD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cerrado</w:t>
            </w:r>
          </w:p>
        </w:tc>
        <w:tc>
          <w:tcPr>
            <w:tcW w:w="4395" w:type="dxa"/>
            <w:tcBorders>
              <w:top w:val="nil"/>
              <w:left w:val="nil"/>
              <w:bottom w:val="single" w:sz="8" w:space="0" w:color="auto"/>
              <w:right w:val="single" w:sz="8" w:space="0" w:color="auto"/>
            </w:tcBorders>
            <w:shd w:val="clear" w:color="auto" w:fill="auto"/>
            <w:vAlign w:val="center"/>
            <w:hideMark/>
          </w:tcPr>
          <w:p w14:paraId="6B2B970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Montes con pastos B</w:t>
            </w:r>
          </w:p>
        </w:tc>
      </w:tr>
      <w:tr w:rsidR="00F95A21" w:rsidRPr="00531A3E" w14:paraId="407EFC25" w14:textId="77777777" w:rsidTr="00A62672">
        <w:trPr>
          <w:trHeight w:hRule="exact" w:val="449"/>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DC7195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260</w:t>
            </w:r>
          </w:p>
        </w:tc>
        <w:tc>
          <w:tcPr>
            <w:tcW w:w="4333" w:type="dxa"/>
            <w:tcBorders>
              <w:top w:val="nil"/>
              <w:left w:val="nil"/>
              <w:bottom w:val="single" w:sz="8" w:space="0" w:color="auto"/>
              <w:right w:val="single" w:sz="8" w:space="0" w:color="auto"/>
            </w:tcBorders>
            <w:shd w:val="clear" w:color="auto" w:fill="auto"/>
            <w:vAlign w:val="center"/>
            <w:hideMark/>
          </w:tcPr>
          <w:p w14:paraId="7A23D3C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4B817554"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MP</w:t>
            </w:r>
          </w:p>
        </w:tc>
      </w:tr>
      <w:tr w:rsidR="00F95A21" w:rsidRPr="00531A3E" w14:paraId="766C1C2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29BEF1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270</w:t>
            </w:r>
          </w:p>
        </w:tc>
        <w:tc>
          <w:tcPr>
            <w:tcW w:w="4333" w:type="dxa"/>
            <w:tcBorders>
              <w:top w:val="nil"/>
              <w:left w:val="nil"/>
              <w:bottom w:val="single" w:sz="8" w:space="0" w:color="auto"/>
              <w:right w:val="single" w:sz="8" w:space="0" w:color="auto"/>
            </w:tcBorders>
            <w:shd w:val="clear" w:color="auto" w:fill="auto"/>
            <w:vAlign w:val="center"/>
            <w:hideMark/>
          </w:tcPr>
          <w:p w14:paraId="1330CC9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w:t>
            </w:r>
          </w:p>
        </w:tc>
        <w:tc>
          <w:tcPr>
            <w:tcW w:w="4395" w:type="dxa"/>
            <w:tcBorders>
              <w:top w:val="nil"/>
              <w:left w:val="nil"/>
              <w:bottom w:val="single" w:sz="8" w:space="0" w:color="auto"/>
              <w:right w:val="single" w:sz="8" w:space="0" w:color="auto"/>
            </w:tcBorders>
            <w:shd w:val="clear" w:color="auto" w:fill="auto"/>
            <w:vAlign w:val="center"/>
            <w:hideMark/>
          </w:tcPr>
          <w:p w14:paraId="5225279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P</w:t>
            </w:r>
          </w:p>
        </w:tc>
      </w:tr>
      <w:tr w:rsidR="00F95A21" w:rsidRPr="00531A3E" w14:paraId="17F66D5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2C7FDCC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280</w:t>
            </w:r>
          </w:p>
        </w:tc>
        <w:tc>
          <w:tcPr>
            <w:tcW w:w="4333" w:type="dxa"/>
            <w:tcBorders>
              <w:top w:val="nil"/>
              <w:left w:val="nil"/>
              <w:bottom w:val="single" w:sz="8" w:space="0" w:color="auto"/>
              <w:right w:val="single" w:sz="8" w:space="0" w:color="auto"/>
            </w:tcBorders>
            <w:shd w:val="clear" w:color="auto" w:fill="auto"/>
            <w:vAlign w:val="center"/>
            <w:hideMark/>
          </w:tcPr>
          <w:p w14:paraId="4045A086"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abiertos, con arbustos</w:t>
            </w:r>
          </w:p>
        </w:tc>
        <w:tc>
          <w:tcPr>
            <w:tcW w:w="4395" w:type="dxa"/>
            <w:tcBorders>
              <w:top w:val="nil"/>
              <w:left w:val="nil"/>
              <w:bottom w:val="single" w:sz="8" w:space="0" w:color="auto"/>
              <w:right w:val="single" w:sz="8" w:space="0" w:color="auto"/>
            </w:tcBorders>
            <w:shd w:val="clear" w:color="auto" w:fill="auto"/>
            <w:vAlign w:val="center"/>
            <w:hideMark/>
          </w:tcPr>
          <w:p w14:paraId="4A2C138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R</w:t>
            </w:r>
          </w:p>
        </w:tc>
      </w:tr>
      <w:tr w:rsidR="00F95A21" w:rsidRPr="00531A3E" w14:paraId="78F894DD" w14:textId="77777777" w:rsidTr="00A62672">
        <w:trPr>
          <w:trHeight w:hRule="exact" w:val="39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CCDAF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290</w:t>
            </w:r>
          </w:p>
        </w:tc>
        <w:tc>
          <w:tcPr>
            <w:tcW w:w="4333" w:type="dxa"/>
            <w:tcBorders>
              <w:top w:val="nil"/>
              <w:left w:val="nil"/>
              <w:bottom w:val="single" w:sz="8" w:space="0" w:color="auto"/>
              <w:right w:val="single" w:sz="8" w:space="0" w:color="auto"/>
            </w:tcBorders>
            <w:shd w:val="clear" w:color="auto" w:fill="auto"/>
            <w:vAlign w:val="center"/>
            <w:hideMark/>
          </w:tcPr>
          <w:p w14:paraId="44F969C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cerrados en áreas regularmente inundadas/anegadas o acuáticas</w:t>
            </w:r>
          </w:p>
        </w:tc>
        <w:tc>
          <w:tcPr>
            <w:tcW w:w="4395" w:type="dxa"/>
            <w:tcBorders>
              <w:top w:val="nil"/>
              <w:left w:val="nil"/>
              <w:bottom w:val="single" w:sz="8" w:space="0" w:color="auto"/>
              <w:right w:val="single" w:sz="8" w:space="0" w:color="auto"/>
            </w:tcBorders>
            <w:shd w:val="clear" w:color="auto" w:fill="auto"/>
            <w:vAlign w:val="center"/>
            <w:hideMark/>
          </w:tcPr>
          <w:p w14:paraId="2F5C0A01"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B</w:t>
            </w:r>
          </w:p>
        </w:tc>
      </w:tr>
      <w:tr w:rsidR="00F95A21" w:rsidRPr="00531A3E" w14:paraId="1140C75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373CD94"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300</w:t>
            </w:r>
          </w:p>
        </w:tc>
        <w:tc>
          <w:tcPr>
            <w:tcW w:w="4333" w:type="dxa"/>
            <w:tcBorders>
              <w:top w:val="nil"/>
              <w:left w:val="nil"/>
              <w:bottom w:val="single" w:sz="8" w:space="0" w:color="auto"/>
              <w:right w:val="single" w:sz="8" w:space="0" w:color="auto"/>
            </w:tcBorders>
            <w:shd w:val="clear" w:color="auto" w:fill="auto"/>
            <w:vAlign w:val="center"/>
            <w:hideMark/>
          </w:tcPr>
          <w:p w14:paraId="3CA2AB2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cerrados</w:t>
            </w:r>
          </w:p>
        </w:tc>
        <w:tc>
          <w:tcPr>
            <w:tcW w:w="4395" w:type="dxa"/>
            <w:tcBorders>
              <w:top w:val="nil"/>
              <w:left w:val="nil"/>
              <w:bottom w:val="single" w:sz="8" w:space="0" w:color="auto"/>
              <w:right w:val="single" w:sz="8" w:space="0" w:color="auto"/>
            </w:tcBorders>
            <w:shd w:val="clear" w:color="auto" w:fill="auto"/>
            <w:vAlign w:val="center"/>
            <w:hideMark/>
          </w:tcPr>
          <w:p w14:paraId="478D429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Bosques MB</w:t>
            </w:r>
          </w:p>
        </w:tc>
      </w:tr>
      <w:tr w:rsidR="00F95A21" w:rsidRPr="00531A3E" w14:paraId="53272205"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D2C33B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310</w:t>
            </w:r>
          </w:p>
        </w:tc>
        <w:tc>
          <w:tcPr>
            <w:tcW w:w="4333" w:type="dxa"/>
            <w:tcBorders>
              <w:top w:val="nil"/>
              <w:left w:val="nil"/>
              <w:bottom w:val="single" w:sz="8" w:space="0" w:color="auto"/>
              <w:right w:val="single" w:sz="8" w:space="0" w:color="auto"/>
            </w:tcBorders>
            <w:shd w:val="clear" w:color="auto" w:fill="auto"/>
            <w:vAlign w:val="center"/>
            <w:hideMark/>
          </w:tcPr>
          <w:p w14:paraId="23C7D40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terrestres cultivadas y/o manejadas</w:t>
            </w:r>
          </w:p>
        </w:tc>
        <w:tc>
          <w:tcPr>
            <w:tcW w:w="4395" w:type="dxa"/>
            <w:tcBorders>
              <w:top w:val="nil"/>
              <w:left w:val="nil"/>
              <w:bottom w:val="single" w:sz="8" w:space="0" w:color="auto"/>
              <w:right w:val="single" w:sz="8" w:space="0" w:color="auto"/>
            </w:tcBorders>
            <w:shd w:val="clear" w:color="auto" w:fill="auto"/>
            <w:vAlign w:val="center"/>
            <w:hideMark/>
          </w:tcPr>
          <w:p w14:paraId="441E22B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Prados permanentes</w:t>
            </w:r>
          </w:p>
        </w:tc>
      </w:tr>
      <w:tr w:rsidR="00F95A21" w:rsidRPr="00531A3E" w14:paraId="422E736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F50FB9A"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320</w:t>
            </w:r>
          </w:p>
        </w:tc>
        <w:tc>
          <w:tcPr>
            <w:tcW w:w="4333" w:type="dxa"/>
            <w:tcBorders>
              <w:top w:val="nil"/>
              <w:left w:val="nil"/>
              <w:bottom w:val="single" w:sz="8" w:space="0" w:color="auto"/>
              <w:right w:val="single" w:sz="8" w:space="0" w:color="auto"/>
            </w:tcBorders>
            <w:shd w:val="clear" w:color="auto" w:fill="auto"/>
            <w:vAlign w:val="center"/>
            <w:hideMark/>
          </w:tcPr>
          <w:p w14:paraId="00D0F8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abierto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6BC6BC3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P</w:t>
            </w:r>
          </w:p>
        </w:tc>
      </w:tr>
      <w:tr w:rsidR="00F95A21" w:rsidRPr="00531A3E" w14:paraId="332ADB4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0D0B8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330</w:t>
            </w:r>
          </w:p>
        </w:tc>
        <w:tc>
          <w:tcPr>
            <w:tcW w:w="4333" w:type="dxa"/>
            <w:tcBorders>
              <w:top w:val="nil"/>
              <w:left w:val="nil"/>
              <w:bottom w:val="single" w:sz="8" w:space="0" w:color="auto"/>
              <w:right w:val="single" w:sz="8" w:space="0" w:color="auto"/>
            </w:tcBorders>
            <w:shd w:val="clear" w:color="auto" w:fill="auto"/>
            <w:vAlign w:val="center"/>
            <w:hideMark/>
          </w:tcPr>
          <w:p w14:paraId="0E7F47B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disperso</w:t>
            </w:r>
          </w:p>
        </w:tc>
        <w:tc>
          <w:tcPr>
            <w:tcW w:w="4395" w:type="dxa"/>
            <w:tcBorders>
              <w:top w:val="nil"/>
              <w:left w:val="nil"/>
              <w:bottom w:val="single" w:sz="8" w:space="0" w:color="auto"/>
              <w:right w:val="single" w:sz="8" w:space="0" w:color="auto"/>
            </w:tcBorders>
            <w:shd w:val="clear" w:color="auto" w:fill="auto"/>
            <w:vAlign w:val="center"/>
            <w:hideMark/>
          </w:tcPr>
          <w:p w14:paraId="43EE973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R</w:t>
            </w:r>
          </w:p>
        </w:tc>
      </w:tr>
      <w:tr w:rsidR="00F95A21" w:rsidRPr="00531A3E" w14:paraId="6F05346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E2A767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340</w:t>
            </w:r>
          </w:p>
        </w:tc>
        <w:tc>
          <w:tcPr>
            <w:tcW w:w="4333" w:type="dxa"/>
            <w:tcBorders>
              <w:top w:val="nil"/>
              <w:left w:val="nil"/>
              <w:bottom w:val="single" w:sz="8" w:space="0" w:color="auto"/>
              <w:right w:val="single" w:sz="8" w:space="0" w:color="auto"/>
            </w:tcBorders>
            <w:shd w:val="clear" w:color="auto" w:fill="auto"/>
            <w:vAlign w:val="center"/>
            <w:hideMark/>
          </w:tcPr>
          <w:p w14:paraId="0E0FF7B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cerrado (herbáceas graminoideas)</w:t>
            </w:r>
          </w:p>
        </w:tc>
        <w:tc>
          <w:tcPr>
            <w:tcW w:w="4395" w:type="dxa"/>
            <w:tcBorders>
              <w:top w:val="nil"/>
              <w:left w:val="nil"/>
              <w:bottom w:val="single" w:sz="8" w:space="0" w:color="auto"/>
              <w:right w:val="single" w:sz="8" w:space="0" w:color="auto"/>
            </w:tcBorders>
            <w:shd w:val="clear" w:color="auto" w:fill="auto"/>
            <w:vAlign w:val="center"/>
            <w:hideMark/>
          </w:tcPr>
          <w:p w14:paraId="159E252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B</w:t>
            </w:r>
          </w:p>
        </w:tc>
      </w:tr>
      <w:tr w:rsidR="00F95A21" w:rsidRPr="00531A3E" w14:paraId="66EEF4A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35B8DD7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350</w:t>
            </w:r>
          </w:p>
        </w:tc>
        <w:tc>
          <w:tcPr>
            <w:tcW w:w="4333" w:type="dxa"/>
            <w:tcBorders>
              <w:top w:val="nil"/>
              <w:left w:val="nil"/>
              <w:bottom w:val="single" w:sz="8" w:space="0" w:color="auto"/>
              <w:right w:val="single" w:sz="8" w:space="0" w:color="auto"/>
            </w:tcBorders>
            <w:shd w:val="clear" w:color="auto" w:fill="auto"/>
            <w:hideMark/>
          </w:tcPr>
          <w:p w14:paraId="1015DE8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32078E6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P</w:t>
            </w:r>
          </w:p>
        </w:tc>
      </w:tr>
      <w:tr w:rsidR="00F95A21" w:rsidRPr="00531A3E" w14:paraId="661F9CF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82DD3A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360</w:t>
            </w:r>
          </w:p>
        </w:tc>
        <w:tc>
          <w:tcPr>
            <w:tcW w:w="4333" w:type="dxa"/>
            <w:tcBorders>
              <w:top w:val="nil"/>
              <w:left w:val="nil"/>
              <w:bottom w:val="single" w:sz="8" w:space="0" w:color="auto"/>
              <w:right w:val="single" w:sz="8" w:space="0" w:color="auto"/>
            </w:tcBorders>
            <w:shd w:val="clear" w:color="auto" w:fill="auto"/>
            <w:hideMark/>
          </w:tcPr>
          <w:p w14:paraId="111DDE6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41EAC1F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R</w:t>
            </w:r>
          </w:p>
        </w:tc>
      </w:tr>
      <w:tr w:rsidR="00F95A21" w:rsidRPr="00531A3E" w14:paraId="52C5DA0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5D6463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370</w:t>
            </w:r>
          </w:p>
        </w:tc>
        <w:tc>
          <w:tcPr>
            <w:tcW w:w="4333" w:type="dxa"/>
            <w:tcBorders>
              <w:top w:val="nil"/>
              <w:left w:val="nil"/>
              <w:bottom w:val="single" w:sz="8" w:space="0" w:color="auto"/>
              <w:right w:val="single" w:sz="8" w:space="0" w:color="auto"/>
            </w:tcBorders>
            <w:shd w:val="clear" w:color="auto" w:fill="auto"/>
            <w:hideMark/>
          </w:tcPr>
          <w:p w14:paraId="68517211"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c>
          <w:tcPr>
            <w:tcW w:w="4395" w:type="dxa"/>
            <w:tcBorders>
              <w:top w:val="nil"/>
              <w:left w:val="nil"/>
              <w:bottom w:val="single" w:sz="8" w:space="0" w:color="auto"/>
              <w:right w:val="single" w:sz="8" w:space="0" w:color="auto"/>
            </w:tcBorders>
            <w:shd w:val="clear" w:color="auto" w:fill="auto"/>
            <w:vAlign w:val="center"/>
            <w:hideMark/>
          </w:tcPr>
          <w:p w14:paraId="1791E333"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Pastizal C B</w:t>
            </w:r>
          </w:p>
        </w:tc>
      </w:tr>
      <w:tr w:rsidR="00F95A21" w:rsidRPr="00531A3E" w14:paraId="111760C3"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49B807"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380</w:t>
            </w:r>
          </w:p>
        </w:tc>
        <w:tc>
          <w:tcPr>
            <w:tcW w:w="4333" w:type="dxa"/>
            <w:tcBorders>
              <w:top w:val="nil"/>
              <w:left w:val="nil"/>
              <w:bottom w:val="single" w:sz="8" w:space="0" w:color="auto"/>
              <w:right w:val="single" w:sz="8" w:space="0" w:color="auto"/>
            </w:tcBorders>
            <w:shd w:val="clear" w:color="auto" w:fill="auto"/>
            <w:vAlign w:val="center"/>
            <w:hideMark/>
          </w:tcPr>
          <w:p w14:paraId="26259F9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 baja densidad</w:t>
            </w:r>
          </w:p>
        </w:tc>
        <w:tc>
          <w:tcPr>
            <w:tcW w:w="4395" w:type="dxa"/>
            <w:tcBorders>
              <w:top w:val="nil"/>
              <w:left w:val="nil"/>
              <w:bottom w:val="single" w:sz="8" w:space="0" w:color="auto"/>
              <w:right w:val="single" w:sz="8" w:space="0" w:color="auto"/>
            </w:tcBorders>
            <w:shd w:val="clear" w:color="auto" w:fill="auto"/>
            <w:vAlign w:val="center"/>
            <w:hideMark/>
          </w:tcPr>
          <w:p w14:paraId="0C681C6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Residencial baja densidad</w:t>
            </w:r>
          </w:p>
        </w:tc>
      </w:tr>
      <w:tr w:rsidR="00F95A21" w:rsidRPr="00531A3E" w14:paraId="76CBC06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8E7C02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390</w:t>
            </w:r>
          </w:p>
        </w:tc>
        <w:tc>
          <w:tcPr>
            <w:tcW w:w="4333" w:type="dxa"/>
            <w:tcBorders>
              <w:top w:val="nil"/>
              <w:left w:val="nil"/>
              <w:bottom w:val="single" w:sz="8" w:space="0" w:color="auto"/>
              <w:right w:val="single" w:sz="8" w:space="0" w:color="auto"/>
            </w:tcBorders>
            <w:shd w:val="clear" w:color="auto" w:fill="auto"/>
            <w:vAlign w:val="center"/>
            <w:hideMark/>
          </w:tcPr>
          <w:p w14:paraId="7DC4660C"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densamente pobladas</w:t>
            </w:r>
          </w:p>
        </w:tc>
        <w:tc>
          <w:tcPr>
            <w:tcW w:w="4395" w:type="dxa"/>
            <w:tcBorders>
              <w:top w:val="nil"/>
              <w:left w:val="nil"/>
              <w:bottom w:val="single" w:sz="8" w:space="0" w:color="auto"/>
              <w:right w:val="single" w:sz="8" w:space="0" w:color="auto"/>
            </w:tcBorders>
            <w:shd w:val="clear" w:color="auto" w:fill="auto"/>
            <w:vAlign w:val="center"/>
            <w:hideMark/>
          </w:tcPr>
          <w:p w14:paraId="728BC32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Residencial alta densidad</w:t>
            </w:r>
          </w:p>
        </w:tc>
      </w:tr>
      <w:tr w:rsidR="00F95A21" w:rsidRPr="00531A3E" w14:paraId="76C91E7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1A14A0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400</w:t>
            </w:r>
          </w:p>
        </w:tc>
        <w:tc>
          <w:tcPr>
            <w:tcW w:w="4333" w:type="dxa"/>
            <w:tcBorders>
              <w:top w:val="nil"/>
              <w:left w:val="nil"/>
              <w:bottom w:val="single" w:sz="8" w:space="0" w:color="auto"/>
              <w:right w:val="single" w:sz="8" w:space="0" w:color="auto"/>
            </w:tcBorders>
            <w:shd w:val="clear" w:color="auto" w:fill="auto"/>
            <w:vAlign w:val="center"/>
            <w:hideMark/>
          </w:tcPr>
          <w:p w14:paraId="23A08AF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Rocas, fragmentos</w:t>
            </w:r>
          </w:p>
        </w:tc>
        <w:tc>
          <w:tcPr>
            <w:tcW w:w="4395" w:type="dxa"/>
            <w:tcBorders>
              <w:top w:val="nil"/>
              <w:left w:val="nil"/>
              <w:bottom w:val="single" w:sz="8" w:space="0" w:color="auto"/>
              <w:right w:val="single" w:sz="8" w:space="0" w:color="auto"/>
            </w:tcBorders>
            <w:shd w:val="clear" w:color="auto" w:fill="auto"/>
            <w:vAlign w:val="center"/>
            <w:hideMark/>
          </w:tcPr>
          <w:p w14:paraId="6100CD1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impermeables</w:t>
            </w:r>
          </w:p>
        </w:tc>
      </w:tr>
      <w:tr w:rsidR="00F95A21" w:rsidRPr="00531A3E" w14:paraId="6C14F6C7" w14:textId="77777777" w:rsidTr="00923203">
        <w:trPr>
          <w:trHeight w:hRule="exact" w:val="227"/>
        </w:trPr>
        <w:tc>
          <w:tcPr>
            <w:tcW w:w="760" w:type="dxa"/>
            <w:vMerge w:val="restart"/>
            <w:tcBorders>
              <w:top w:val="nil"/>
              <w:left w:val="single" w:sz="8" w:space="0" w:color="auto"/>
              <w:bottom w:val="single" w:sz="8" w:space="0" w:color="000000"/>
              <w:right w:val="single" w:sz="8" w:space="0" w:color="auto"/>
            </w:tcBorders>
            <w:shd w:val="clear" w:color="auto" w:fill="auto"/>
            <w:vAlign w:val="center"/>
            <w:hideMark/>
          </w:tcPr>
          <w:p w14:paraId="1CA2D6C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410</w:t>
            </w:r>
          </w:p>
        </w:tc>
        <w:tc>
          <w:tcPr>
            <w:tcW w:w="4333" w:type="dxa"/>
            <w:tcBorders>
              <w:top w:val="nil"/>
              <w:left w:val="nil"/>
              <w:bottom w:val="single" w:sz="8" w:space="0" w:color="auto"/>
              <w:right w:val="single" w:sz="8" w:space="0" w:color="auto"/>
            </w:tcBorders>
            <w:shd w:val="clear" w:color="auto" w:fill="auto"/>
            <w:vAlign w:val="center"/>
            <w:hideMark/>
          </w:tcPr>
          <w:p w14:paraId="2E1693C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Cuerpos de agua en movimiento - cañadas</w:t>
            </w:r>
          </w:p>
        </w:tc>
        <w:tc>
          <w:tcPr>
            <w:tcW w:w="4395" w:type="dxa"/>
            <w:tcBorders>
              <w:top w:val="nil"/>
              <w:left w:val="nil"/>
              <w:bottom w:val="single" w:sz="8" w:space="0" w:color="auto"/>
              <w:right w:val="single" w:sz="8" w:space="0" w:color="auto"/>
            </w:tcBorders>
            <w:shd w:val="clear" w:color="auto" w:fill="auto"/>
            <w:vAlign w:val="center"/>
            <w:hideMark/>
          </w:tcPr>
          <w:p w14:paraId="3330A41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Espejos de agua - humedales</w:t>
            </w:r>
          </w:p>
        </w:tc>
      </w:tr>
      <w:tr w:rsidR="00F95A21" w:rsidRPr="00531A3E" w14:paraId="6EFD3B50" w14:textId="77777777" w:rsidTr="00923203">
        <w:trPr>
          <w:trHeight w:hRule="exact" w:val="227"/>
        </w:trPr>
        <w:tc>
          <w:tcPr>
            <w:tcW w:w="760" w:type="dxa"/>
            <w:vMerge/>
            <w:tcBorders>
              <w:top w:val="nil"/>
              <w:left w:val="single" w:sz="8" w:space="0" w:color="auto"/>
              <w:bottom w:val="single" w:sz="8" w:space="0" w:color="000000"/>
              <w:right w:val="single" w:sz="8" w:space="0" w:color="auto"/>
            </w:tcBorders>
            <w:vAlign w:val="center"/>
            <w:hideMark/>
          </w:tcPr>
          <w:p w14:paraId="7B4C0F00"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p>
        </w:tc>
        <w:tc>
          <w:tcPr>
            <w:tcW w:w="4333" w:type="dxa"/>
            <w:tcBorders>
              <w:top w:val="nil"/>
              <w:left w:val="nil"/>
              <w:bottom w:val="single" w:sz="8" w:space="0" w:color="auto"/>
              <w:right w:val="single" w:sz="8" w:space="0" w:color="auto"/>
            </w:tcBorders>
            <w:shd w:val="clear" w:color="auto" w:fill="auto"/>
            <w:vAlign w:val="center"/>
            <w:hideMark/>
          </w:tcPr>
          <w:p w14:paraId="2FE8639E"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Cuerpos de agua estacionario - bañado</w:t>
            </w:r>
          </w:p>
        </w:tc>
        <w:tc>
          <w:tcPr>
            <w:tcW w:w="4395" w:type="dxa"/>
            <w:tcBorders>
              <w:top w:val="nil"/>
              <w:left w:val="nil"/>
              <w:bottom w:val="single" w:sz="8" w:space="0" w:color="auto"/>
              <w:right w:val="single" w:sz="8" w:space="0" w:color="auto"/>
            </w:tcBorders>
            <w:shd w:val="clear" w:color="auto" w:fill="auto"/>
            <w:hideMark/>
          </w:tcPr>
          <w:p w14:paraId="01427E8B"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D50C829" w14:textId="77777777" w:rsidTr="00923203">
        <w:trPr>
          <w:trHeight w:hRule="exact" w:val="227"/>
        </w:trPr>
        <w:tc>
          <w:tcPr>
            <w:tcW w:w="760" w:type="dxa"/>
            <w:vMerge/>
            <w:tcBorders>
              <w:top w:val="nil"/>
              <w:left w:val="single" w:sz="8" w:space="0" w:color="auto"/>
              <w:bottom w:val="single" w:sz="8" w:space="0" w:color="000000"/>
              <w:right w:val="single" w:sz="8" w:space="0" w:color="auto"/>
            </w:tcBorders>
            <w:vAlign w:val="center"/>
            <w:hideMark/>
          </w:tcPr>
          <w:p w14:paraId="03D95B56"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p>
        </w:tc>
        <w:tc>
          <w:tcPr>
            <w:tcW w:w="4333" w:type="dxa"/>
            <w:tcBorders>
              <w:top w:val="nil"/>
              <w:left w:val="nil"/>
              <w:bottom w:val="single" w:sz="8" w:space="0" w:color="auto"/>
              <w:right w:val="single" w:sz="8" w:space="0" w:color="auto"/>
            </w:tcBorders>
            <w:shd w:val="clear" w:color="auto" w:fill="auto"/>
            <w:vAlign w:val="center"/>
            <w:hideMark/>
          </w:tcPr>
          <w:p w14:paraId="4491A73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 xml:space="preserve">Nieve o hielo </w:t>
            </w:r>
          </w:p>
        </w:tc>
        <w:tc>
          <w:tcPr>
            <w:tcW w:w="4395" w:type="dxa"/>
            <w:tcBorders>
              <w:top w:val="nil"/>
              <w:left w:val="nil"/>
              <w:bottom w:val="single" w:sz="8" w:space="0" w:color="auto"/>
              <w:right w:val="single" w:sz="8" w:space="0" w:color="auto"/>
            </w:tcBorders>
            <w:shd w:val="clear" w:color="auto" w:fill="auto"/>
            <w:hideMark/>
          </w:tcPr>
          <w:p w14:paraId="22C8D2EE"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AEB9A2D" w14:textId="77777777" w:rsidTr="00A62672">
        <w:trPr>
          <w:trHeight w:hRule="exact" w:val="512"/>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F1B7C3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420</w:t>
            </w:r>
          </w:p>
        </w:tc>
        <w:tc>
          <w:tcPr>
            <w:tcW w:w="4333" w:type="dxa"/>
            <w:tcBorders>
              <w:top w:val="nil"/>
              <w:left w:val="nil"/>
              <w:bottom w:val="single" w:sz="8" w:space="0" w:color="auto"/>
              <w:right w:val="single" w:sz="8" w:space="0" w:color="auto"/>
            </w:tcBorders>
            <w:shd w:val="clear" w:color="auto" w:fill="auto"/>
            <w:vAlign w:val="center"/>
            <w:hideMark/>
          </w:tcPr>
          <w:p w14:paraId="0C7A75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Árboles dispersos en áreas regularmente inundadas/anegadas o acuáticas</w:t>
            </w:r>
          </w:p>
        </w:tc>
        <w:tc>
          <w:tcPr>
            <w:tcW w:w="4395" w:type="dxa"/>
            <w:tcBorders>
              <w:top w:val="nil"/>
              <w:left w:val="nil"/>
              <w:bottom w:val="single" w:sz="8" w:space="0" w:color="auto"/>
              <w:right w:val="single" w:sz="8" w:space="0" w:color="auto"/>
            </w:tcBorders>
            <w:shd w:val="clear" w:color="auto" w:fill="auto"/>
            <w:hideMark/>
          </w:tcPr>
          <w:p w14:paraId="50F2BA8D"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02572257" w14:textId="77777777" w:rsidTr="00A62672">
        <w:trPr>
          <w:trHeight w:hRule="exact" w:val="42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B8679DB"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430</w:t>
            </w:r>
          </w:p>
        </w:tc>
        <w:tc>
          <w:tcPr>
            <w:tcW w:w="4333" w:type="dxa"/>
            <w:tcBorders>
              <w:top w:val="nil"/>
              <w:left w:val="nil"/>
              <w:bottom w:val="single" w:sz="8" w:space="0" w:color="auto"/>
              <w:right w:val="single" w:sz="8" w:space="0" w:color="auto"/>
            </w:tcBorders>
            <w:shd w:val="clear" w:color="auto" w:fill="auto"/>
            <w:vAlign w:val="center"/>
            <w:hideMark/>
          </w:tcPr>
          <w:p w14:paraId="40FD814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Arbustal cerrado a abierto en áreas regularmente inundadas/anegadas o acuáticas</w:t>
            </w:r>
          </w:p>
        </w:tc>
        <w:tc>
          <w:tcPr>
            <w:tcW w:w="4395" w:type="dxa"/>
            <w:tcBorders>
              <w:top w:val="nil"/>
              <w:left w:val="nil"/>
              <w:bottom w:val="single" w:sz="8" w:space="0" w:color="auto"/>
              <w:right w:val="single" w:sz="8" w:space="0" w:color="auto"/>
            </w:tcBorders>
            <w:shd w:val="clear" w:color="auto" w:fill="auto"/>
            <w:hideMark/>
          </w:tcPr>
          <w:p w14:paraId="5856506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0B78A6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63CD0971"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440</w:t>
            </w:r>
          </w:p>
        </w:tc>
        <w:tc>
          <w:tcPr>
            <w:tcW w:w="4333" w:type="dxa"/>
            <w:tcBorders>
              <w:top w:val="nil"/>
              <w:left w:val="nil"/>
              <w:bottom w:val="single" w:sz="8" w:space="0" w:color="auto"/>
              <w:right w:val="single" w:sz="8" w:space="0" w:color="auto"/>
            </w:tcBorders>
            <w:shd w:val="clear" w:color="auto" w:fill="auto"/>
            <w:vAlign w:val="center"/>
            <w:hideMark/>
          </w:tcPr>
          <w:p w14:paraId="4BF029D7"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de densidad media</w:t>
            </w:r>
          </w:p>
        </w:tc>
        <w:tc>
          <w:tcPr>
            <w:tcW w:w="4395" w:type="dxa"/>
            <w:tcBorders>
              <w:top w:val="nil"/>
              <w:left w:val="nil"/>
              <w:bottom w:val="single" w:sz="8" w:space="0" w:color="auto"/>
              <w:right w:val="single" w:sz="8" w:space="0" w:color="auto"/>
            </w:tcBorders>
            <w:shd w:val="clear" w:color="auto" w:fill="auto"/>
            <w:hideMark/>
          </w:tcPr>
          <w:p w14:paraId="5781FC4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0DFD96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C45791F"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450</w:t>
            </w:r>
          </w:p>
        </w:tc>
        <w:tc>
          <w:tcPr>
            <w:tcW w:w="4333" w:type="dxa"/>
            <w:tcBorders>
              <w:top w:val="nil"/>
              <w:left w:val="nil"/>
              <w:bottom w:val="single" w:sz="8" w:space="0" w:color="auto"/>
              <w:right w:val="single" w:sz="8" w:space="0" w:color="auto"/>
            </w:tcBorders>
            <w:shd w:val="clear" w:color="auto" w:fill="auto"/>
            <w:vAlign w:val="center"/>
            <w:hideMark/>
          </w:tcPr>
          <w:p w14:paraId="60445CB9"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dispersas - semiurbanas</w:t>
            </w:r>
          </w:p>
        </w:tc>
        <w:tc>
          <w:tcPr>
            <w:tcW w:w="4395" w:type="dxa"/>
            <w:tcBorders>
              <w:top w:val="nil"/>
              <w:left w:val="nil"/>
              <w:bottom w:val="single" w:sz="8" w:space="0" w:color="auto"/>
              <w:right w:val="single" w:sz="8" w:space="0" w:color="auto"/>
            </w:tcBorders>
            <w:shd w:val="clear" w:color="auto" w:fill="auto"/>
            <w:hideMark/>
          </w:tcPr>
          <w:p w14:paraId="39A6037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390F4E98"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6A410D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460</w:t>
            </w:r>
          </w:p>
        </w:tc>
        <w:tc>
          <w:tcPr>
            <w:tcW w:w="4333" w:type="dxa"/>
            <w:tcBorders>
              <w:top w:val="nil"/>
              <w:left w:val="nil"/>
              <w:bottom w:val="single" w:sz="8" w:space="0" w:color="auto"/>
              <w:right w:val="single" w:sz="8" w:space="0" w:color="auto"/>
            </w:tcBorders>
            <w:shd w:val="clear" w:color="auto" w:fill="auto"/>
            <w:vAlign w:val="center"/>
            <w:hideMark/>
          </w:tcPr>
          <w:p w14:paraId="2F2712C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Áreas urbanas vegetadas</w:t>
            </w:r>
          </w:p>
        </w:tc>
        <w:tc>
          <w:tcPr>
            <w:tcW w:w="4395" w:type="dxa"/>
            <w:tcBorders>
              <w:top w:val="nil"/>
              <w:left w:val="nil"/>
              <w:bottom w:val="single" w:sz="8" w:space="0" w:color="auto"/>
              <w:right w:val="single" w:sz="8" w:space="0" w:color="auto"/>
            </w:tcBorders>
            <w:shd w:val="clear" w:color="auto" w:fill="auto"/>
            <w:hideMark/>
          </w:tcPr>
          <w:p w14:paraId="0908FE4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1C71D96"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B46F98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470</w:t>
            </w:r>
          </w:p>
        </w:tc>
        <w:tc>
          <w:tcPr>
            <w:tcW w:w="4333" w:type="dxa"/>
            <w:tcBorders>
              <w:top w:val="nil"/>
              <w:left w:val="nil"/>
              <w:bottom w:val="single" w:sz="8" w:space="0" w:color="auto"/>
              <w:right w:val="single" w:sz="8" w:space="0" w:color="auto"/>
            </w:tcBorders>
            <w:shd w:val="clear" w:color="auto" w:fill="auto"/>
            <w:vAlign w:val="center"/>
            <w:hideMark/>
          </w:tcPr>
          <w:p w14:paraId="0CDFA7DB"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arbustos bajo riego</w:t>
            </w:r>
          </w:p>
        </w:tc>
        <w:tc>
          <w:tcPr>
            <w:tcW w:w="4395" w:type="dxa"/>
            <w:tcBorders>
              <w:top w:val="nil"/>
              <w:left w:val="nil"/>
              <w:bottom w:val="single" w:sz="8" w:space="0" w:color="auto"/>
              <w:right w:val="single" w:sz="8" w:space="0" w:color="auto"/>
            </w:tcBorders>
            <w:shd w:val="clear" w:color="auto" w:fill="auto"/>
            <w:hideMark/>
          </w:tcPr>
          <w:p w14:paraId="7B37410A"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BD1AD4E"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EC6CE33"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480</w:t>
            </w:r>
          </w:p>
        </w:tc>
        <w:tc>
          <w:tcPr>
            <w:tcW w:w="4333" w:type="dxa"/>
            <w:tcBorders>
              <w:top w:val="nil"/>
              <w:left w:val="nil"/>
              <w:bottom w:val="single" w:sz="8" w:space="0" w:color="auto"/>
              <w:right w:val="single" w:sz="8" w:space="0" w:color="auto"/>
            </w:tcBorders>
            <w:shd w:val="clear" w:color="auto" w:fill="auto"/>
            <w:vAlign w:val="center"/>
            <w:hideMark/>
          </w:tcPr>
          <w:p w14:paraId="4BE131A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arbustos en secano</w:t>
            </w:r>
          </w:p>
        </w:tc>
        <w:tc>
          <w:tcPr>
            <w:tcW w:w="4395" w:type="dxa"/>
            <w:tcBorders>
              <w:top w:val="nil"/>
              <w:left w:val="nil"/>
              <w:bottom w:val="single" w:sz="8" w:space="0" w:color="auto"/>
              <w:right w:val="single" w:sz="8" w:space="0" w:color="auto"/>
            </w:tcBorders>
            <w:shd w:val="clear" w:color="auto" w:fill="auto"/>
            <w:hideMark/>
          </w:tcPr>
          <w:p w14:paraId="193B87B3"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BAF1DE9"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5F2438E"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490</w:t>
            </w:r>
          </w:p>
        </w:tc>
        <w:tc>
          <w:tcPr>
            <w:tcW w:w="4333" w:type="dxa"/>
            <w:tcBorders>
              <w:top w:val="nil"/>
              <w:left w:val="nil"/>
              <w:bottom w:val="single" w:sz="8" w:space="0" w:color="auto"/>
              <w:right w:val="single" w:sz="8" w:space="0" w:color="auto"/>
            </w:tcBorders>
            <w:shd w:val="clear" w:color="auto" w:fill="auto"/>
            <w:vAlign w:val="center"/>
            <w:hideMark/>
          </w:tcPr>
          <w:p w14:paraId="4A167D9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(no determinado)</w:t>
            </w:r>
          </w:p>
        </w:tc>
        <w:tc>
          <w:tcPr>
            <w:tcW w:w="4395" w:type="dxa"/>
            <w:tcBorders>
              <w:top w:val="nil"/>
              <w:left w:val="nil"/>
              <w:bottom w:val="single" w:sz="8" w:space="0" w:color="auto"/>
              <w:right w:val="single" w:sz="8" w:space="0" w:color="auto"/>
            </w:tcBorders>
            <w:shd w:val="clear" w:color="auto" w:fill="auto"/>
            <w:hideMark/>
          </w:tcPr>
          <w:p w14:paraId="5BDD1658"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316259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181B5BB9"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500</w:t>
            </w:r>
          </w:p>
        </w:tc>
        <w:tc>
          <w:tcPr>
            <w:tcW w:w="4333" w:type="dxa"/>
            <w:tcBorders>
              <w:top w:val="nil"/>
              <w:left w:val="nil"/>
              <w:bottom w:val="single" w:sz="8" w:space="0" w:color="auto"/>
              <w:right w:val="single" w:sz="8" w:space="0" w:color="auto"/>
            </w:tcBorders>
            <w:shd w:val="clear" w:color="auto" w:fill="auto"/>
            <w:vAlign w:val="center"/>
            <w:hideMark/>
          </w:tcPr>
          <w:p w14:paraId="6C9A8725"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bajo riego</w:t>
            </w:r>
          </w:p>
        </w:tc>
        <w:tc>
          <w:tcPr>
            <w:tcW w:w="4395" w:type="dxa"/>
            <w:tcBorders>
              <w:top w:val="nil"/>
              <w:left w:val="nil"/>
              <w:bottom w:val="single" w:sz="8" w:space="0" w:color="auto"/>
              <w:right w:val="single" w:sz="8" w:space="0" w:color="auto"/>
            </w:tcBorders>
            <w:shd w:val="clear" w:color="auto" w:fill="auto"/>
            <w:hideMark/>
          </w:tcPr>
          <w:p w14:paraId="7F3F8675"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1AA64B8B"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3AE2CF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510</w:t>
            </w:r>
          </w:p>
        </w:tc>
        <w:tc>
          <w:tcPr>
            <w:tcW w:w="4333" w:type="dxa"/>
            <w:tcBorders>
              <w:top w:val="nil"/>
              <w:left w:val="nil"/>
              <w:bottom w:val="single" w:sz="8" w:space="0" w:color="auto"/>
              <w:right w:val="single" w:sz="8" w:space="0" w:color="auto"/>
            </w:tcBorders>
            <w:shd w:val="clear" w:color="auto" w:fill="auto"/>
            <w:vAlign w:val="center"/>
            <w:hideMark/>
          </w:tcPr>
          <w:p w14:paraId="0C00B2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Cultivos de especies arbóreas en secano</w:t>
            </w:r>
          </w:p>
        </w:tc>
        <w:tc>
          <w:tcPr>
            <w:tcW w:w="4395" w:type="dxa"/>
            <w:tcBorders>
              <w:top w:val="nil"/>
              <w:left w:val="nil"/>
              <w:bottom w:val="single" w:sz="8" w:space="0" w:color="auto"/>
              <w:right w:val="single" w:sz="8" w:space="0" w:color="auto"/>
            </w:tcBorders>
            <w:shd w:val="clear" w:color="auto" w:fill="auto"/>
            <w:hideMark/>
          </w:tcPr>
          <w:p w14:paraId="11D7B0C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571A704"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8ACC745"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520</w:t>
            </w:r>
          </w:p>
        </w:tc>
        <w:tc>
          <w:tcPr>
            <w:tcW w:w="4333" w:type="dxa"/>
            <w:tcBorders>
              <w:top w:val="nil"/>
              <w:left w:val="nil"/>
              <w:bottom w:val="single" w:sz="8" w:space="0" w:color="auto"/>
              <w:right w:val="single" w:sz="8" w:space="0" w:color="auto"/>
            </w:tcBorders>
            <w:shd w:val="clear" w:color="auto" w:fill="auto"/>
            <w:vAlign w:val="center"/>
            <w:hideMark/>
          </w:tcPr>
          <w:p w14:paraId="17658F9D"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Dunas / desiertos naturales</w:t>
            </w:r>
          </w:p>
        </w:tc>
        <w:tc>
          <w:tcPr>
            <w:tcW w:w="4395" w:type="dxa"/>
            <w:tcBorders>
              <w:top w:val="nil"/>
              <w:left w:val="nil"/>
              <w:bottom w:val="single" w:sz="8" w:space="0" w:color="auto"/>
              <w:right w:val="single" w:sz="8" w:space="0" w:color="auto"/>
            </w:tcBorders>
            <w:shd w:val="clear" w:color="auto" w:fill="auto"/>
            <w:hideMark/>
          </w:tcPr>
          <w:p w14:paraId="2E434317"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2C0E9057"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421203D"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530</w:t>
            </w:r>
          </w:p>
        </w:tc>
        <w:tc>
          <w:tcPr>
            <w:tcW w:w="4333" w:type="dxa"/>
            <w:tcBorders>
              <w:top w:val="nil"/>
              <w:left w:val="nil"/>
              <w:bottom w:val="single" w:sz="8" w:space="0" w:color="auto"/>
              <w:right w:val="single" w:sz="8" w:space="0" w:color="auto"/>
            </w:tcBorders>
            <w:shd w:val="clear" w:color="auto" w:fill="auto"/>
            <w:vAlign w:val="center"/>
            <w:hideMark/>
          </w:tcPr>
          <w:p w14:paraId="15DEB18F"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Salares (GH D - áreas/rocas impermeables)</w:t>
            </w:r>
          </w:p>
        </w:tc>
        <w:tc>
          <w:tcPr>
            <w:tcW w:w="4395" w:type="dxa"/>
            <w:tcBorders>
              <w:top w:val="nil"/>
              <w:left w:val="nil"/>
              <w:bottom w:val="single" w:sz="8" w:space="0" w:color="auto"/>
              <w:right w:val="single" w:sz="8" w:space="0" w:color="auto"/>
            </w:tcBorders>
            <w:shd w:val="clear" w:color="auto" w:fill="auto"/>
            <w:hideMark/>
          </w:tcPr>
          <w:p w14:paraId="1B4E75EC"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41185E8F"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5C4168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540</w:t>
            </w:r>
          </w:p>
        </w:tc>
        <w:tc>
          <w:tcPr>
            <w:tcW w:w="4333" w:type="dxa"/>
            <w:tcBorders>
              <w:top w:val="nil"/>
              <w:left w:val="nil"/>
              <w:bottom w:val="single" w:sz="8" w:space="0" w:color="auto"/>
              <w:right w:val="single" w:sz="8" w:space="0" w:color="auto"/>
            </w:tcBorders>
            <w:shd w:val="clear" w:color="auto" w:fill="auto"/>
            <w:vAlign w:val="center"/>
            <w:hideMark/>
          </w:tcPr>
          <w:p w14:paraId="0EA0E002"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Salinas (GH D - áreas/rocas impermeables)</w:t>
            </w:r>
          </w:p>
        </w:tc>
        <w:tc>
          <w:tcPr>
            <w:tcW w:w="4395" w:type="dxa"/>
            <w:tcBorders>
              <w:top w:val="nil"/>
              <w:left w:val="nil"/>
              <w:bottom w:val="single" w:sz="8" w:space="0" w:color="auto"/>
              <w:right w:val="single" w:sz="8" w:space="0" w:color="auto"/>
            </w:tcBorders>
            <w:shd w:val="clear" w:color="auto" w:fill="auto"/>
            <w:hideMark/>
          </w:tcPr>
          <w:p w14:paraId="4CBE7196"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C45D770"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5EF07056"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550</w:t>
            </w:r>
          </w:p>
        </w:tc>
        <w:tc>
          <w:tcPr>
            <w:tcW w:w="4333" w:type="dxa"/>
            <w:tcBorders>
              <w:top w:val="nil"/>
              <w:left w:val="nil"/>
              <w:bottom w:val="single" w:sz="8" w:space="0" w:color="auto"/>
              <w:right w:val="single" w:sz="8" w:space="0" w:color="auto"/>
            </w:tcBorders>
            <w:shd w:val="clear" w:color="auto" w:fill="auto"/>
            <w:vAlign w:val="center"/>
            <w:hideMark/>
          </w:tcPr>
          <w:p w14:paraId="49126BA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Suelos pedregosos</w:t>
            </w:r>
          </w:p>
        </w:tc>
        <w:tc>
          <w:tcPr>
            <w:tcW w:w="4395" w:type="dxa"/>
            <w:tcBorders>
              <w:top w:val="nil"/>
              <w:left w:val="nil"/>
              <w:bottom w:val="single" w:sz="8" w:space="0" w:color="auto"/>
              <w:right w:val="single" w:sz="8" w:space="0" w:color="auto"/>
            </w:tcBorders>
            <w:shd w:val="clear" w:color="auto" w:fill="auto"/>
            <w:hideMark/>
          </w:tcPr>
          <w:p w14:paraId="62B8F2C2"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25384619" w14:textId="77777777" w:rsidTr="00A62672">
        <w:trPr>
          <w:trHeight w:hRule="exact" w:val="481"/>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4E66D128"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560</w:t>
            </w:r>
          </w:p>
        </w:tc>
        <w:tc>
          <w:tcPr>
            <w:tcW w:w="8728" w:type="dxa"/>
            <w:gridSpan w:val="2"/>
            <w:tcBorders>
              <w:top w:val="single" w:sz="8" w:space="0" w:color="auto"/>
              <w:left w:val="nil"/>
              <w:bottom w:val="single" w:sz="8" w:space="0" w:color="auto"/>
              <w:right w:val="single" w:sz="8" w:space="0" w:color="000000"/>
            </w:tcBorders>
            <w:shd w:val="clear" w:color="auto" w:fill="auto"/>
            <w:vAlign w:val="center"/>
            <w:hideMark/>
          </w:tcPr>
          <w:p w14:paraId="5972D3E8"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artificiales y áreas asociadas. Superficies construidas (no determinado) - Distritos urbanos comerciales</w:t>
            </w:r>
          </w:p>
        </w:tc>
      </w:tr>
      <w:tr w:rsidR="00F95A21" w:rsidRPr="00531A3E" w14:paraId="18A4E58C"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7AE5E640" w14:textId="77777777" w:rsidR="00F95A21" w:rsidRPr="00531A3E" w:rsidRDefault="00F95A21" w:rsidP="00531A3E">
            <w:pPr>
              <w:spacing w:before="100" w:beforeAutospacing="1" w:after="100" w:afterAutospacing="1"/>
              <w:jc w:val="center"/>
              <w:rPr>
                <w:rFonts w:ascii="Arial" w:hAnsi="Arial" w:cs="Arial"/>
                <w:color w:val="000000"/>
                <w:sz w:val="18"/>
                <w:szCs w:val="18"/>
                <w:lang w:val="es-CO" w:eastAsia="es-CO"/>
              </w:rPr>
            </w:pPr>
            <w:r w:rsidRPr="00531A3E">
              <w:rPr>
                <w:rFonts w:ascii="Arial" w:hAnsi="Arial" w:cs="Arial"/>
                <w:color w:val="000000"/>
                <w:sz w:val="18"/>
                <w:szCs w:val="18"/>
                <w:lang w:eastAsia="es-CO"/>
              </w:rPr>
              <w:t>570</w:t>
            </w:r>
          </w:p>
        </w:tc>
        <w:tc>
          <w:tcPr>
            <w:tcW w:w="4333" w:type="dxa"/>
            <w:tcBorders>
              <w:top w:val="nil"/>
              <w:left w:val="nil"/>
              <w:bottom w:val="single" w:sz="8" w:space="0" w:color="auto"/>
              <w:right w:val="single" w:sz="8" w:space="0" w:color="auto"/>
            </w:tcBorders>
            <w:shd w:val="clear" w:color="auto" w:fill="auto"/>
            <w:vAlign w:val="center"/>
            <w:hideMark/>
          </w:tcPr>
          <w:p w14:paraId="60BF15CA" w14:textId="77777777" w:rsidR="00F95A21" w:rsidRPr="00531A3E" w:rsidRDefault="00F95A21" w:rsidP="00531A3E">
            <w:pPr>
              <w:spacing w:before="100" w:beforeAutospacing="1" w:after="100" w:afterAutospacing="1"/>
              <w:rPr>
                <w:rFonts w:ascii="Arial" w:hAnsi="Arial" w:cs="Arial"/>
                <w:color w:val="000000"/>
                <w:sz w:val="18"/>
                <w:szCs w:val="18"/>
                <w:lang w:val="es-CO" w:eastAsia="es-CO"/>
              </w:rPr>
            </w:pPr>
            <w:r w:rsidRPr="00531A3E">
              <w:rPr>
                <w:rFonts w:ascii="Arial" w:hAnsi="Arial" w:cs="Arial"/>
                <w:color w:val="000000"/>
                <w:sz w:val="18"/>
                <w:szCs w:val="18"/>
                <w:lang w:eastAsia="es-CO"/>
              </w:rPr>
              <w:t>Superficies no construidas</w:t>
            </w:r>
          </w:p>
        </w:tc>
        <w:tc>
          <w:tcPr>
            <w:tcW w:w="4395" w:type="dxa"/>
            <w:tcBorders>
              <w:top w:val="nil"/>
              <w:left w:val="nil"/>
              <w:bottom w:val="single" w:sz="8" w:space="0" w:color="auto"/>
              <w:right w:val="single" w:sz="8" w:space="0" w:color="auto"/>
            </w:tcBorders>
            <w:shd w:val="clear" w:color="auto" w:fill="auto"/>
            <w:hideMark/>
          </w:tcPr>
          <w:p w14:paraId="1DB3DFFE" w14:textId="77777777" w:rsidR="00F95A21" w:rsidRPr="00531A3E" w:rsidRDefault="00F95A21" w:rsidP="00531A3E">
            <w:pPr>
              <w:spacing w:before="100" w:beforeAutospacing="1" w:after="100" w:afterAutospacing="1"/>
              <w:rPr>
                <w:rFonts w:ascii="Arial" w:hAnsi="Arial" w:cs="Arial"/>
                <w:color w:val="000000"/>
                <w:lang w:val="es-CO" w:eastAsia="es-CO"/>
              </w:rPr>
            </w:pPr>
            <w:r w:rsidRPr="00531A3E">
              <w:rPr>
                <w:rFonts w:ascii="Arial" w:hAnsi="Arial" w:cs="Arial"/>
                <w:color w:val="000000"/>
                <w:lang w:val="es-CO" w:eastAsia="es-CO"/>
              </w:rPr>
              <w:t> </w:t>
            </w:r>
          </w:p>
        </w:tc>
      </w:tr>
      <w:tr w:rsidR="00F95A21" w:rsidRPr="00531A3E" w14:paraId="670B961A" w14:textId="77777777" w:rsidTr="00923203">
        <w:trPr>
          <w:trHeight w:hRule="exact" w:val="227"/>
        </w:trPr>
        <w:tc>
          <w:tcPr>
            <w:tcW w:w="760" w:type="dxa"/>
            <w:tcBorders>
              <w:top w:val="nil"/>
              <w:left w:val="single" w:sz="8" w:space="0" w:color="auto"/>
              <w:bottom w:val="single" w:sz="8" w:space="0" w:color="auto"/>
              <w:right w:val="single" w:sz="8" w:space="0" w:color="auto"/>
            </w:tcBorders>
            <w:shd w:val="clear" w:color="auto" w:fill="auto"/>
            <w:vAlign w:val="center"/>
            <w:hideMark/>
          </w:tcPr>
          <w:p w14:paraId="0906F046" w14:textId="77777777" w:rsidR="00F95A21" w:rsidRPr="00531A3E" w:rsidRDefault="00F95A21" w:rsidP="00531A3E">
            <w:pPr>
              <w:jc w:val="center"/>
              <w:rPr>
                <w:rFonts w:ascii="Arial" w:hAnsi="Arial" w:cs="Arial"/>
                <w:color w:val="000000"/>
                <w:sz w:val="18"/>
                <w:szCs w:val="18"/>
                <w:lang w:val="es-CO" w:eastAsia="es-CO"/>
              </w:rPr>
            </w:pPr>
            <w:r w:rsidRPr="00531A3E">
              <w:rPr>
                <w:rFonts w:ascii="Arial" w:hAnsi="Arial" w:cs="Arial"/>
                <w:color w:val="000000"/>
                <w:sz w:val="18"/>
                <w:szCs w:val="18"/>
                <w:lang w:eastAsia="es-CO"/>
              </w:rPr>
              <w:t>580</w:t>
            </w:r>
          </w:p>
        </w:tc>
        <w:tc>
          <w:tcPr>
            <w:tcW w:w="4333" w:type="dxa"/>
            <w:tcBorders>
              <w:top w:val="nil"/>
              <w:left w:val="nil"/>
              <w:bottom w:val="single" w:sz="8" w:space="0" w:color="auto"/>
              <w:right w:val="single" w:sz="8" w:space="0" w:color="auto"/>
            </w:tcBorders>
            <w:shd w:val="clear" w:color="auto" w:fill="auto"/>
            <w:vAlign w:val="center"/>
            <w:hideMark/>
          </w:tcPr>
          <w:p w14:paraId="6A3C5AAF" w14:textId="77777777" w:rsidR="00F95A21" w:rsidRPr="00531A3E" w:rsidRDefault="00F95A21" w:rsidP="00531A3E">
            <w:pPr>
              <w:rPr>
                <w:rFonts w:ascii="Arial" w:hAnsi="Arial" w:cs="Arial"/>
                <w:color w:val="000000"/>
                <w:sz w:val="18"/>
                <w:szCs w:val="18"/>
                <w:lang w:val="es-CO" w:eastAsia="es-CO"/>
              </w:rPr>
            </w:pPr>
            <w:r w:rsidRPr="00531A3E">
              <w:rPr>
                <w:rFonts w:ascii="Arial" w:hAnsi="Arial" w:cs="Arial"/>
                <w:color w:val="000000"/>
                <w:sz w:val="18"/>
                <w:szCs w:val="18"/>
                <w:lang w:eastAsia="es-CO"/>
              </w:rPr>
              <w:t>Vegas de ríos en condiciones óptimas</w:t>
            </w:r>
          </w:p>
        </w:tc>
        <w:tc>
          <w:tcPr>
            <w:tcW w:w="4395" w:type="dxa"/>
            <w:tcBorders>
              <w:top w:val="nil"/>
              <w:left w:val="nil"/>
              <w:bottom w:val="single" w:sz="8" w:space="0" w:color="auto"/>
              <w:right w:val="single" w:sz="8" w:space="0" w:color="auto"/>
            </w:tcBorders>
            <w:shd w:val="clear" w:color="auto" w:fill="auto"/>
            <w:hideMark/>
          </w:tcPr>
          <w:p w14:paraId="286FE0B0" w14:textId="77777777" w:rsidR="00F95A21" w:rsidRPr="00531A3E" w:rsidRDefault="00F95A21" w:rsidP="00531A3E">
            <w:pPr>
              <w:rPr>
                <w:rFonts w:ascii="Arial" w:hAnsi="Arial" w:cs="Arial"/>
                <w:color w:val="000000"/>
                <w:lang w:val="es-CO" w:eastAsia="es-CO"/>
              </w:rPr>
            </w:pPr>
            <w:r w:rsidRPr="00531A3E">
              <w:rPr>
                <w:rFonts w:ascii="Arial" w:hAnsi="Arial" w:cs="Arial"/>
                <w:color w:val="000000"/>
                <w:lang w:val="es-CO" w:eastAsia="es-CO"/>
              </w:rPr>
              <w:t> </w:t>
            </w:r>
          </w:p>
        </w:tc>
      </w:tr>
    </w:tbl>
    <w:p w14:paraId="428A5F4D" w14:textId="77777777" w:rsidR="00F95A21" w:rsidRPr="00C41216" w:rsidRDefault="00F95A21" w:rsidP="00531A3E">
      <w:pPr>
        <w:ind w:left="360"/>
        <w:jc w:val="both"/>
        <w:rPr>
          <w:rFonts w:ascii="Arial" w:hAnsi="Arial" w:cs="Arial"/>
          <w:i/>
          <w:iCs/>
          <w:sz w:val="20"/>
          <w:szCs w:val="20"/>
        </w:rPr>
      </w:pPr>
      <w:r w:rsidRPr="00C41216">
        <w:rPr>
          <w:rFonts w:ascii="Arial" w:hAnsi="Arial" w:cs="Arial"/>
          <w:i/>
          <w:iCs/>
          <w:sz w:val="20"/>
          <w:szCs w:val="20"/>
        </w:rPr>
        <w:t>Referencias: R Laboreo sin prácticas de conservación; C Curvas de nivel; C-T Curvas de nivel y Terrazas abiertas; MP Condición de infiltración muy pobre; P Condición de infiltración pobre; M Condición de infiltración mala; B Condición de infiltración buena; MB Condición de infiltración muy buena.</w:t>
      </w:r>
    </w:p>
    <w:p w14:paraId="1F2F322D" w14:textId="77777777" w:rsidR="00FA301B" w:rsidRDefault="00FA301B" w:rsidP="00531A3E">
      <w:pPr>
        <w:spacing w:before="100" w:beforeAutospacing="1" w:after="100" w:afterAutospacing="1"/>
        <w:jc w:val="both"/>
        <w:rPr>
          <w:ins w:id="112" w:author="FERNANDA GASPARI" w:date="2021-10-29T12:05:00Z"/>
          <w:rFonts w:ascii="Arial" w:hAnsi="Arial" w:cs="Arial"/>
          <w:sz w:val="22"/>
          <w:szCs w:val="22"/>
        </w:rPr>
      </w:pPr>
    </w:p>
    <w:p w14:paraId="4CF7A667" w14:textId="70A4B4D9" w:rsidR="00C27F41" w:rsidRDefault="00C27F41" w:rsidP="00531A3E">
      <w:pPr>
        <w:spacing w:before="100" w:beforeAutospacing="1" w:after="100" w:afterAutospacing="1"/>
        <w:jc w:val="both"/>
        <w:rPr>
          <w:ins w:id="113" w:author="FERNANDA GASPARI" w:date="2021-10-29T12:05:00Z"/>
          <w:rFonts w:ascii="Arial" w:hAnsi="Arial" w:cs="Arial"/>
          <w:sz w:val="22"/>
          <w:szCs w:val="22"/>
        </w:rPr>
      </w:pPr>
      <w:r w:rsidRPr="00531A3E">
        <w:rPr>
          <w:rFonts w:ascii="Arial" w:hAnsi="Arial" w:cs="Arial"/>
          <w:sz w:val="22"/>
          <w:szCs w:val="22"/>
        </w:rPr>
        <w:t xml:space="preserve">Por último, </w:t>
      </w:r>
      <w:ins w:id="114" w:author="FERNANDA GASPARI" w:date="2021-10-29T10:00:00Z">
        <w:r w:rsidR="0020184A">
          <w:rPr>
            <w:rFonts w:ascii="Arial" w:hAnsi="Arial" w:cs="Arial"/>
            <w:sz w:val="22"/>
            <w:szCs w:val="22"/>
          </w:rPr>
          <w:t>hay que c</w:t>
        </w:r>
      </w:ins>
      <w:ins w:id="115" w:author="FERNANDA GASPARI" w:date="2021-10-29T10:01:00Z">
        <w:r w:rsidR="0020184A">
          <w:rPr>
            <w:rFonts w:ascii="Arial" w:hAnsi="Arial" w:cs="Arial"/>
            <w:sz w:val="22"/>
            <w:szCs w:val="22"/>
          </w:rPr>
          <w:t>onsiderar la</w:t>
        </w:r>
      </w:ins>
      <w:r w:rsidRPr="00531A3E">
        <w:rPr>
          <w:rFonts w:ascii="Arial" w:hAnsi="Arial" w:cs="Arial"/>
          <w:sz w:val="22"/>
          <w:szCs w:val="22"/>
        </w:rPr>
        <w:t xml:space="preserve"> respuesta hidrológica </w:t>
      </w:r>
      <w:ins w:id="116" w:author="FERNANDA GASPARI" w:date="2021-10-29T10:01:00Z">
        <w:r w:rsidR="0020184A">
          <w:rPr>
            <w:rFonts w:ascii="Arial" w:hAnsi="Arial" w:cs="Arial"/>
            <w:sz w:val="22"/>
            <w:szCs w:val="22"/>
          </w:rPr>
          <w:t xml:space="preserve">que </w:t>
        </w:r>
      </w:ins>
      <w:r w:rsidRPr="00531A3E">
        <w:rPr>
          <w:rFonts w:ascii="Arial" w:hAnsi="Arial" w:cs="Arial"/>
          <w:sz w:val="22"/>
          <w:szCs w:val="22"/>
        </w:rPr>
        <w:t>depende de la Condici</w:t>
      </w:r>
      <w:ins w:id="117" w:author="FERNANDA GASPARI" w:date="2021-10-29T10:03:00Z">
        <w:r w:rsidR="0020184A">
          <w:rPr>
            <w:rFonts w:ascii="Arial" w:hAnsi="Arial" w:cs="Arial"/>
            <w:sz w:val="22"/>
            <w:szCs w:val="22"/>
          </w:rPr>
          <w:t>ón</w:t>
        </w:r>
      </w:ins>
      <w:r w:rsidRPr="00531A3E">
        <w:rPr>
          <w:rFonts w:ascii="Arial" w:hAnsi="Arial" w:cs="Arial"/>
          <w:sz w:val="22"/>
          <w:szCs w:val="22"/>
        </w:rPr>
        <w:t xml:space="preserve"> de Humedad Antecedentes (CHA) </w:t>
      </w:r>
      <w:ins w:id="118" w:author="FERNANDA GASPARI" w:date="2021-10-29T10:04:00Z">
        <w:r w:rsidR="0020184A">
          <w:rPr>
            <w:rFonts w:ascii="Arial" w:hAnsi="Arial" w:cs="Arial"/>
            <w:sz w:val="22"/>
            <w:szCs w:val="22"/>
          </w:rPr>
          <w:t>del suelo d</w:t>
        </w:r>
      </w:ins>
      <w:ins w:id="119" w:author="FERNANDA GASPARI" w:date="2021-10-29T10:01:00Z">
        <w:r w:rsidR="0020184A">
          <w:rPr>
            <w:rFonts w:ascii="Arial" w:hAnsi="Arial" w:cs="Arial"/>
            <w:sz w:val="22"/>
            <w:szCs w:val="22"/>
          </w:rPr>
          <w:t xml:space="preserve">el método de NC, </w:t>
        </w:r>
      </w:ins>
      <w:r w:rsidRPr="00531A3E">
        <w:rPr>
          <w:rFonts w:ascii="Arial" w:hAnsi="Arial" w:cs="Arial"/>
          <w:sz w:val="22"/>
          <w:szCs w:val="22"/>
        </w:rPr>
        <w:t>al momento de generarse una precipitación determinada</w:t>
      </w:r>
      <w:ins w:id="120" w:author="FERNANDA GASPARI" w:date="2021-10-29T10:03:00Z">
        <w:r w:rsidR="0020184A">
          <w:rPr>
            <w:rFonts w:ascii="Arial" w:hAnsi="Arial" w:cs="Arial"/>
            <w:sz w:val="22"/>
            <w:szCs w:val="22"/>
          </w:rPr>
          <w:t>, como se expresa en la Tabla 3</w:t>
        </w:r>
      </w:ins>
      <w:r w:rsidRPr="00531A3E">
        <w:rPr>
          <w:rFonts w:ascii="Arial" w:hAnsi="Arial" w:cs="Arial"/>
          <w:sz w:val="22"/>
          <w:szCs w:val="22"/>
        </w:rPr>
        <w:t xml:space="preserve"> (Mintegui Aguirre y López Unzú, 1990; Chow et al., 1994; López Cadena de Llano, 1994; Gaspari et al., 2009, 2013). </w:t>
      </w:r>
    </w:p>
    <w:p w14:paraId="79BAD420" w14:textId="77777777" w:rsidR="00FA301B" w:rsidRPr="00531A3E" w:rsidRDefault="00FA301B" w:rsidP="00531A3E">
      <w:pPr>
        <w:spacing w:before="100" w:beforeAutospacing="1" w:after="100" w:afterAutospacing="1"/>
        <w:jc w:val="both"/>
        <w:rPr>
          <w:rFonts w:ascii="Arial" w:hAnsi="Arial" w:cs="Arial"/>
          <w:sz w:val="22"/>
          <w:szCs w:val="22"/>
        </w:rPr>
      </w:pPr>
    </w:p>
    <w:p w14:paraId="4074FBB7" w14:textId="20DAF9E5" w:rsidR="00C27F41" w:rsidRDefault="00C27F41" w:rsidP="000F7BD7">
      <w:pPr>
        <w:pStyle w:val="Descripcin"/>
        <w:keepNext/>
        <w:jc w:val="center"/>
        <w:rPr>
          <w:ins w:id="121" w:author="FERNANDA GASPARI" w:date="2021-10-29T11:20:00Z"/>
          <w:rFonts w:ascii="Arial" w:hAnsi="Arial" w:cs="Arial"/>
        </w:rPr>
      </w:pPr>
      <w:r w:rsidRPr="00531A3E">
        <w:rPr>
          <w:rFonts w:ascii="Arial" w:hAnsi="Arial" w:cs="Arial"/>
        </w:rPr>
        <w:lastRenderedPageBreak/>
        <w:t xml:space="preserve">Tabla </w:t>
      </w:r>
      <w:r w:rsidRPr="00531A3E">
        <w:rPr>
          <w:rFonts w:ascii="Arial" w:hAnsi="Arial" w:cs="Arial"/>
        </w:rPr>
        <w:fldChar w:fldCharType="begin"/>
      </w:r>
      <w:r w:rsidRPr="00531A3E">
        <w:rPr>
          <w:rFonts w:ascii="Arial" w:hAnsi="Arial" w:cs="Arial"/>
        </w:rPr>
        <w:instrText xml:space="preserve"> SEQ Tabla \* ARABIC </w:instrText>
      </w:r>
      <w:r w:rsidRPr="00531A3E">
        <w:rPr>
          <w:rFonts w:ascii="Arial" w:hAnsi="Arial" w:cs="Arial"/>
        </w:rPr>
        <w:fldChar w:fldCharType="separate"/>
      </w:r>
      <w:r w:rsidR="00FF77D9" w:rsidRPr="00531A3E">
        <w:rPr>
          <w:rFonts w:ascii="Arial" w:hAnsi="Arial" w:cs="Arial"/>
          <w:noProof/>
        </w:rPr>
        <w:t>3</w:t>
      </w:r>
      <w:r w:rsidRPr="00531A3E">
        <w:rPr>
          <w:rFonts w:ascii="Arial" w:hAnsi="Arial" w:cs="Arial"/>
        </w:rPr>
        <w:fldChar w:fldCharType="end"/>
      </w:r>
      <w:r w:rsidRPr="00531A3E">
        <w:rPr>
          <w:rFonts w:ascii="Arial" w:hAnsi="Arial" w:cs="Arial"/>
        </w:rPr>
        <w:t>. CHA en función de la precipitación.</w:t>
      </w:r>
    </w:p>
    <w:p w14:paraId="0BB1994A" w14:textId="77777777" w:rsidR="000F7BD7" w:rsidRPr="000F7BD7" w:rsidRDefault="000F7BD7" w:rsidP="000F7BD7"/>
    <w:tbl>
      <w:tblPr>
        <w:tblW w:w="8613" w:type="dxa"/>
        <w:tblLook w:val="01E0" w:firstRow="1" w:lastRow="1" w:firstColumn="1" w:lastColumn="1" w:noHBand="0" w:noVBand="0"/>
      </w:tblPr>
      <w:tblGrid>
        <w:gridCol w:w="1195"/>
        <w:gridCol w:w="3777"/>
        <w:gridCol w:w="3641"/>
      </w:tblGrid>
      <w:tr w:rsidR="00C27F41" w:rsidRPr="005553CC" w14:paraId="557CFE7C" w14:textId="77777777" w:rsidTr="00531A3E">
        <w:trPr>
          <w:trHeight w:hRule="exact" w:val="264"/>
        </w:trPr>
        <w:tc>
          <w:tcPr>
            <w:tcW w:w="1188" w:type="dxa"/>
            <w:tcBorders>
              <w:bottom w:val="single" w:sz="8" w:space="0" w:color="auto"/>
            </w:tcBorders>
            <w:shd w:val="clear" w:color="auto" w:fill="auto"/>
          </w:tcPr>
          <w:p w14:paraId="0E7E59F0"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Condición</w:t>
            </w:r>
          </w:p>
        </w:tc>
        <w:tc>
          <w:tcPr>
            <w:tcW w:w="3780" w:type="dxa"/>
            <w:tcBorders>
              <w:bottom w:val="single" w:sz="8" w:space="0" w:color="auto"/>
            </w:tcBorders>
            <w:shd w:val="clear" w:color="auto" w:fill="auto"/>
          </w:tcPr>
          <w:p w14:paraId="204D1372"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Humedad antecedente del suelo</w:t>
            </w:r>
          </w:p>
        </w:tc>
        <w:tc>
          <w:tcPr>
            <w:tcW w:w="3645" w:type="dxa"/>
            <w:tcBorders>
              <w:bottom w:val="single" w:sz="8" w:space="0" w:color="auto"/>
            </w:tcBorders>
            <w:shd w:val="clear" w:color="auto" w:fill="auto"/>
          </w:tcPr>
          <w:p w14:paraId="47EFCC4A"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Lluvia antecedente total de 5 días (mm)</w:t>
            </w:r>
          </w:p>
        </w:tc>
      </w:tr>
      <w:tr w:rsidR="00C27F41" w:rsidRPr="005553CC" w14:paraId="1BCA48A0" w14:textId="77777777" w:rsidTr="00531A3E">
        <w:trPr>
          <w:trHeight w:hRule="exact" w:val="340"/>
        </w:trPr>
        <w:tc>
          <w:tcPr>
            <w:tcW w:w="1188" w:type="dxa"/>
            <w:tcBorders>
              <w:top w:val="single" w:sz="8" w:space="0" w:color="auto"/>
            </w:tcBorders>
            <w:shd w:val="clear" w:color="auto" w:fill="auto"/>
          </w:tcPr>
          <w:p w14:paraId="373BBF74"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w:t>
            </w:r>
          </w:p>
        </w:tc>
        <w:tc>
          <w:tcPr>
            <w:tcW w:w="3780" w:type="dxa"/>
            <w:tcBorders>
              <w:top w:val="single" w:sz="8" w:space="0" w:color="auto"/>
            </w:tcBorders>
            <w:shd w:val="clear" w:color="auto" w:fill="auto"/>
          </w:tcPr>
          <w:p w14:paraId="0A2C87E8"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seco</w:t>
            </w:r>
          </w:p>
        </w:tc>
        <w:tc>
          <w:tcPr>
            <w:tcW w:w="3645" w:type="dxa"/>
            <w:tcBorders>
              <w:top w:val="single" w:sz="8" w:space="0" w:color="auto"/>
            </w:tcBorders>
            <w:shd w:val="clear" w:color="auto" w:fill="auto"/>
          </w:tcPr>
          <w:p w14:paraId="69667CB0"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0 – 12,7</w:t>
            </w:r>
          </w:p>
        </w:tc>
      </w:tr>
      <w:tr w:rsidR="00C27F41" w:rsidRPr="005553CC" w14:paraId="72CA4F2F" w14:textId="77777777" w:rsidTr="00531A3E">
        <w:trPr>
          <w:trHeight w:hRule="exact" w:val="340"/>
        </w:trPr>
        <w:tc>
          <w:tcPr>
            <w:tcW w:w="1188" w:type="dxa"/>
            <w:shd w:val="clear" w:color="auto" w:fill="auto"/>
          </w:tcPr>
          <w:p w14:paraId="3A50F00D"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II</w:t>
            </w:r>
          </w:p>
        </w:tc>
        <w:tc>
          <w:tcPr>
            <w:tcW w:w="3780" w:type="dxa"/>
            <w:shd w:val="clear" w:color="auto" w:fill="auto"/>
          </w:tcPr>
          <w:p w14:paraId="4E15F8F7"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medio</w:t>
            </w:r>
          </w:p>
        </w:tc>
        <w:tc>
          <w:tcPr>
            <w:tcW w:w="3645" w:type="dxa"/>
            <w:shd w:val="clear" w:color="auto" w:fill="auto"/>
          </w:tcPr>
          <w:p w14:paraId="3BFCF831"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12,7 – 38,1</w:t>
            </w:r>
          </w:p>
        </w:tc>
      </w:tr>
      <w:tr w:rsidR="00C27F41" w:rsidRPr="005553CC" w14:paraId="0C19AAE6" w14:textId="77777777" w:rsidTr="005553CC">
        <w:trPr>
          <w:trHeight w:hRule="exact" w:val="539"/>
        </w:trPr>
        <w:tc>
          <w:tcPr>
            <w:tcW w:w="1188" w:type="dxa"/>
            <w:tcBorders>
              <w:bottom w:val="single" w:sz="8" w:space="0" w:color="auto"/>
            </w:tcBorders>
            <w:shd w:val="clear" w:color="auto" w:fill="auto"/>
          </w:tcPr>
          <w:p w14:paraId="564CA0AE"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III</w:t>
            </w:r>
          </w:p>
        </w:tc>
        <w:tc>
          <w:tcPr>
            <w:tcW w:w="3780" w:type="dxa"/>
            <w:tcBorders>
              <w:bottom w:val="single" w:sz="8" w:space="0" w:color="auto"/>
            </w:tcBorders>
            <w:shd w:val="clear" w:color="auto" w:fill="auto"/>
          </w:tcPr>
          <w:p w14:paraId="54BD0E8C"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Suelo húmedo (saturado debido a lluvias antecedentes)</w:t>
            </w:r>
          </w:p>
        </w:tc>
        <w:tc>
          <w:tcPr>
            <w:tcW w:w="3645" w:type="dxa"/>
            <w:tcBorders>
              <w:bottom w:val="single" w:sz="8" w:space="0" w:color="auto"/>
            </w:tcBorders>
            <w:shd w:val="clear" w:color="auto" w:fill="auto"/>
          </w:tcPr>
          <w:p w14:paraId="73E3FACE" w14:textId="77777777" w:rsidR="00C27F41" w:rsidRPr="005553CC" w:rsidRDefault="00C27F41" w:rsidP="00923203">
            <w:pPr>
              <w:jc w:val="center"/>
              <w:rPr>
                <w:rFonts w:ascii="Arial" w:hAnsi="Arial" w:cs="Arial"/>
                <w:sz w:val="22"/>
                <w:szCs w:val="22"/>
              </w:rPr>
            </w:pPr>
            <w:r w:rsidRPr="005553CC">
              <w:rPr>
                <w:rFonts w:ascii="Arial" w:hAnsi="Arial" w:cs="Arial"/>
                <w:sz w:val="22"/>
                <w:szCs w:val="22"/>
              </w:rPr>
              <w:t>&gt; 38,1</w:t>
            </w:r>
          </w:p>
        </w:tc>
      </w:tr>
    </w:tbl>
    <w:p w14:paraId="1522277B" w14:textId="77777777" w:rsidR="00875C59" w:rsidRDefault="00875C59" w:rsidP="00875C59">
      <w:pPr>
        <w:spacing w:before="100" w:beforeAutospacing="1" w:after="100" w:afterAutospacing="1"/>
        <w:jc w:val="both"/>
        <w:rPr>
          <w:rFonts w:ascii="Arial" w:hAnsi="Arial" w:cs="Arial"/>
          <w:sz w:val="22"/>
          <w:szCs w:val="22"/>
        </w:rPr>
      </w:pPr>
    </w:p>
    <w:p w14:paraId="087594C1" w14:textId="281E305F" w:rsidR="00875C59" w:rsidRPr="00531A3E" w:rsidRDefault="00875C59" w:rsidP="00875C59">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Los valores de NC pueden variar según </w:t>
      </w:r>
      <w:r>
        <w:rPr>
          <w:rFonts w:ascii="Arial" w:hAnsi="Arial" w:cs="Arial"/>
          <w:sz w:val="22"/>
          <w:szCs w:val="22"/>
        </w:rPr>
        <w:t xml:space="preserve">CHA, como se muestra </w:t>
      </w:r>
      <w:r w:rsidRPr="00531A3E">
        <w:rPr>
          <w:rFonts w:ascii="Arial" w:hAnsi="Arial" w:cs="Arial"/>
          <w:sz w:val="22"/>
          <w:szCs w:val="22"/>
        </w:rPr>
        <w:t xml:space="preserve">en la Tabla </w:t>
      </w:r>
      <w:r>
        <w:rPr>
          <w:rFonts w:ascii="Arial" w:hAnsi="Arial" w:cs="Arial"/>
          <w:sz w:val="22"/>
          <w:szCs w:val="22"/>
        </w:rPr>
        <w:t>4 (</w:t>
      </w:r>
      <w:r w:rsidRPr="00531A3E">
        <w:rPr>
          <w:rFonts w:ascii="Arial" w:hAnsi="Arial" w:cs="Arial"/>
          <w:sz w:val="22"/>
          <w:szCs w:val="22"/>
        </w:rPr>
        <w:t>Gaspari et al</w:t>
      </w:r>
      <w:r>
        <w:rPr>
          <w:rFonts w:ascii="Arial" w:hAnsi="Arial" w:cs="Arial"/>
          <w:sz w:val="22"/>
          <w:szCs w:val="22"/>
        </w:rPr>
        <w:t>.</w:t>
      </w:r>
      <w:r w:rsidRPr="00531A3E">
        <w:rPr>
          <w:rFonts w:ascii="Arial" w:hAnsi="Arial" w:cs="Arial"/>
          <w:sz w:val="22"/>
          <w:szCs w:val="22"/>
        </w:rPr>
        <w:t>, 2013</w:t>
      </w:r>
      <w:r>
        <w:rPr>
          <w:rFonts w:ascii="Arial" w:hAnsi="Arial" w:cs="Arial"/>
          <w:sz w:val="22"/>
          <w:szCs w:val="22"/>
        </w:rPr>
        <w:t>)</w:t>
      </w:r>
      <w:r w:rsidRPr="00531A3E">
        <w:rPr>
          <w:rFonts w:ascii="Arial" w:hAnsi="Arial" w:cs="Arial"/>
          <w:sz w:val="22"/>
          <w:szCs w:val="22"/>
        </w:rPr>
        <w:t>.</w:t>
      </w:r>
    </w:p>
    <w:p w14:paraId="21D864F1" w14:textId="01B744B3" w:rsidR="00875C59" w:rsidRPr="00531A3E" w:rsidRDefault="00875C59" w:rsidP="00875C59">
      <w:pPr>
        <w:pStyle w:val="Descripcin"/>
        <w:keepNext/>
        <w:jc w:val="center"/>
        <w:rPr>
          <w:rFonts w:ascii="Arial" w:hAnsi="Arial" w:cs="Arial"/>
        </w:rPr>
      </w:pPr>
      <w:r w:rsidRPr="00531A3E">
        <w:rPr>
          <w:rFonts w:ascii="Arial" w:hAnsi="Arial" w:cs="Arial"/>
        </w:rPr>
        <w:t xml:space="preserve">Tabla </w:t>
      </w:r>
      <w:r>
        <w:rPr>
          <w:rFonts w:ascii="Arial" w:hAnsi="Arial" w:cs="Arial"/>
        </w:rPr>
        <w:t>4</w:t>
      </w:r>
      <w:r w:rsidRPr="00531A3E">
        <w:rPr>
          <w:rFonts w:ascii="Arial" w:hAnsi="Arial" w:cs="Arial"/>
        </w:rPr>
        <w:t>. Tabla de conversión de NC según CHA.</w:t>
      </w:r>
    </w:p>
    <w:p w14:paraId="05A52734" w14:textId="77777777" w:rsidR="00875C59" w:rsidRPr="00531A3E" w:rsidRDefault="00A611DE" w:rsidP="00875C59">
      <w:pPr>
        <w:jc w:val="center"/>
        <w:rPr>
          <w:rFonts w:ascii="Arial" w:hAnsi="Arial" w:cs="Arial"/>
        </w:rPr>
      </w:pPr>
      <w:r>
        <w:rPr>
          <w:rFonts w:ascii="Arial" w:hAnsi="Arial" w:cs="Arial"/>
        </w:rPr>
        <w:pict w14:anchorId="622D8C8B">
          <v:shape id="_x0000_i1036" type="#_x0000_t75" style="width:317.4pt;height:309.6pt">
            <v:imagedata r:id="rId16" o:title=""/>
          </v:shape>
        </w:pict>
      </w:r>
    </w:p>
    <w:p w14:paraId="230D5538" w14:textId="77777777" w:rsidR="00173932" w:rsidRDefault="00173932" w:rsidP="00531A3E">
      <w:pPr>
        <w:spacing w:before="100" w:beforeAutospacing="1" w:after="100" w:afterAutospacing="1"/>
        <w:jc w:val="both"/>
        <w:rPr>
          <w:rFonts w:ascii="Arial" w:hAnsi="Arial" w:cs="Arial"/>
          <w:sz w:val="22"/>
          <w:szCs w:val="22"/>
        </w:rPr>
      </w:pPr>
    </w:p>
    <w:p w14:paraId="0D1B8667" w14:textId="77777777" w:rsidR="00FA301B" w:rsidRDefault="0020184A" w:rsidP="00531A3E">
      <w:pPr>
        <w:spacing w:before="100" w:beforeAutospacing="1" w:after="100" w:afterAutospacing="1"/>
        <w:jc w:val="both"/>
        <w:rPr>
          <w:ins w:id="122" w:author="FERNANDA GASPARI" w:date="2021-10-29T12:06:00Z"/>
          <w:rFonts w:ascii="Arial" w:hAnsi="Arial" w:cs="Arial"/>
          <w:sz w:val="22"/>
          <w:szCs w:val="22"/>
        </w:rPr>
      </w:pPr>
      <w:r>
        <w:rPr>
          <w:rFonts w:ascii="Arial" w:hAnsi="Arial" w:cs="Arial"/>
          <w:sz w:val="22"/>
          <w:szCs w:val="22"/>
        </w:rPr>
        <w:t>El geoproceso de GeoQ p</w:t>
      </w:r>
      <w:r w:rsidR="00CD3277" w:rsidRPr="00531A3E">
        <w:rPr>
          <w:rFonts w:ascii="Arial" w:hAnsi="Arial" w:cs="Arial"/>
          <w:sz w:val="22"/>
          <w:szCs w:val="22"/>
        </w:rPr>
        <w:t>ara la modelización</w:t>
      </w:r>
      <w:ins w:id="123" w:author="FERNANDA GASPARI" w:date="2021-10-29T10:07:00Z">
        <w:r>
          <w:rPr>
            <w:rFonts w:ascii="Arial" w:hAnsi="Arial" w:cs="Arial"/>
            <w:sz w:val="22"/>
            <w:szCs w:val="22"/>
          </w:rPr>
          <w:t>,</w:t>
        </w:r>
      </w:ins>
      <w:r w:rsidR="00CD3277" w:rsidRPr="00531A3E">
        <w:rPr>
          <w:rFonts w:ascii="Arial" w:hAnsi="Arial" w:cs="Arial"/>
          <w:sz w:val="22"/>
          <w:szCs w:val="22"/>
        </w:rPr>
        <w:t xml:space="preserve"> concatena los valores de GH con vegetación y/o uso del suelo, cuyo resultado </w:t>
      </w:r>
      <w:ins w:id="124" w:author="FERNANDA GASPARI" w:date="2021-10-29T10:18:00Z">
        <w:r w:rsidR="006F5A04">
          <w:rPr>
            <w:rFonts w:ascii="Arial" w:hAnsi="Arial" w:cs="Arial"/>
            <w:sz w:val="22"/>
            <w:szCs w:val="22"/>
          </w:rPr>
          <w:t>es</w:t>
        </w:r>
        <w:r w:rsidR="006F5A04" w:rsidRPr="00531A3E">
          <w:rPr>
            <w:rFonts w:ascii="Arial" w:hAnsi="Arial" w:cs="Arial"/>
            <w:sz w:val="22"/>
            <w:szCs w:val="22"/>
          </w:rPr>
          <w:t xml:space="preserve"> </w:t>
        </w:r>
      </w:ins>
      <w:r w:rsidR="00CD3277" w:rsidRPr="00531A3E">
        <w:rPr>
          <w:rFonts w:ascii="Arial" w:hAnsi="Arial" w:cs="Arial"/>
          <w:sz w:val="22"/>
          <w:szCs w:val="22"/>
        </w:rPr>
        <w:t>un código el cual será asignado a un valor de NC</w:t>
      </w:r>
      <w:ins w:id="125" w:author="FERNANDA GASPARI" w:date="2021-10-29T10:19:00Z">
        <w:r w:rsidR="006F5A04">
          <w:rPr>
            <w:rFonts w:ascii="Arial" w:hAnsi="Arial" w:cs="Arial"/>
            <w:sz w:val="22"/>
            <w:szCs w:val="22"/>
          </w:rPr>
          <w:t xml:space="preserve">, </w:t>
        </w:r>
      </w:ins>
      <w:ins w:id="126" w:author="FERNANDA GASPARI" w:date="2021-10-29T10:24:00Z">
        <w:r w:rsidR="000F45DE">
          <w:rPr>
            <w:rFonts w:ascii="Arial" w:hAnsi="Arial" w:cs="Arial"/>
            <w:sz w:val="22"/>
            <w:szCs w:val="22"/>
          </w:rPr>
          <w:t>y donde, el Código NC, se resuelve</w:t>
        </w:r>
        <w:r w:rsidR="000F45DE" w:rsidDel="006F5A04">
          <w:rPr>
            <w:rFonts w:ascii="Arial" w:hAnsi="Arial" w:cs="Arial"/>
            <w:sz w:val="22"/>
            <w:szCs w:val="22"/>
          </w:rPr>
          <w:t xml:space="preserve"> </w:t>
        </w:r>
        <w:r w:rsidR="000F45DE">
          <w:rPr>
            <w:rFonts w:ascii="Arial" w:hAnsi="Arial" w:cs="Arial"/>
            <w:sz w:val="22"/>
            <w:szCs w:val="22"/>
          </w:rPr>
          <w:t xml:space="preserve">como la sumatoria del Código GH y el Código de </w:t>
        </w:r>
        <w:r w:rsidR="000F45DE" w:rsidRPr="00875C59">
          <w:rPr>
            <w:rFonts w:ascii="Arial" w:hAnsi="Arial" w:cs="Arial"/>
            <w:sz w:val="22"/>
            <w:szCs w:val="22"/>
          </w:rPr>
          <w:t>Vegetación y/o Uso del Suelo</w:t>
        </w:r>
        <w:r w:rsidR="000F45DE">
          <w:rPr>
            <w:rFonts w:ascii="Arial" w:hAnsi="Arial" w:cs="Arial"/>
            <w:sz w:val="22"/>
            <w:szCs w:val="22"/>
          </w:rPr>
          <w:t>. Al definir el NC</w:t>
        </w:r>
      </w:ins>
      <w:ins w:id="127" w:author="FERNANDA GASPARI" w:date="2021-10-29T10:19:00Z">
        <w:r w:rsidR="006F5A04">
          <w:rPr>
            <w:rFonts w:ascii="Arial" w:hAnsi="Arial" w:cs="Arial"/>
            <w:sz w:val="22"/>
            <w:szCs w:val="22"/>
          </w:rPr>
          <w:t xml:space="preserve">, aplica las ecuaciones 1 a 5 y genera como resultado un shp con una tabla </w:t>
        </w:r>
      </w:ins>
      <w:ins w:id="128" w:author="FERNANDA GASPARI" w:date="2021-10-29T10:20:00Z">
        <w:r w:rsidR="006F5A04">
          <w:rPr>
            <w:rFonts w:ascii="Arial" w:hAnsi="Arial" w:cs="Arial"/>
            <w:sz w:val="22"/>
            <w:szCs w:val="22"/>
          </w:rPr>
          <w:t>descriptiva y de consulta</w:t>
        </w:r>
      </w:ins>
      <w:r w:rsidR="00CD3277" w:rsidRPr="00531A3E">
        <w:rPr>
          <w:rFonts w:ascii="Arial" w:hAnsi="Arial" w:cs="Arial"/>
          <w:sz w:val="22"/>
          <w:szCs w:val="22"/>
        </w:rPr>
        <w:t xml:space="preserve">. </w:t>
      </w:r>
    </w:p>
    <w:p w14:paraId="4E8324D3" w14:textId="3A2E39A5" w:rsidR="00CD3277" w:rsidRDefault="00CD3277" w:rsidP="00531A3E">
      <w:pPr>
        <w:spacing w:before="100" w:beforeAutospacing="1" w:after="100" w:afterAutospacing="1"/>
        <w:jc w:val="both"/>
        <w:rPr>
          <w:ins w:id="129" w:author="FERNANDA GASPARI" w:date="2021-10-29T12:05:00Z"/>
          <w:rFonts w:ascii="Arial" w:hAnsi="Arial" w:cs="Arial"/>
          <w:sz w:val="22"/>
          <w:szCs w:val="22"/>
        </w:rPr>
      </w:pPr>
      <w:r w:rsidRPr="00531A3E">
        <w:rPr>
          <w:rFonts w:ascii="Arial" w:hAnsi="Arial" w:cs="Arial"/>
          <w:sz w:val="22"/>
          <w:szCs w:val="22"/>
        </w:rPr>
        <w:t>Un ejemplo</w:t>
      </w:r>
      <w:ins w:id="130" w:author="FERNANDA GASPARI" w:date="2021-10-29T10:24:00Z">
        <w:r w:rsidR="000F45DE">
          <w:rPr>
            <w:rFonts w:ascii="Arial" w:hAnsi="Arial" w:cs="Arial"/>
            <w:sz w:val="22"/>
            <w:szCs w:val="22"/>
          </w:rPr>
          <w:t xml:space="preserve"> de la codificación</w:t>
        </w:r>
      </w:ins>
      <w:r w:rsidRPr="00531A3E">
        <w:rPr>
          <w:rFonts w:ascii="Arial" w:hAnsi="Arial" w:cs="Arial"/>
          <w:sz w:val="22"/>
          <w:szCs w:val="22"/>
        </w:rPr>
        <w:t xml:space="preserve">, </w:t>
      </w:r>
      <w:ins w:id="131" w:author="FERNANDA GASPARI" w:date="2021-10-29T10:25:00Z">
        <w:r w:rsidR="000F45DE">
          <w:rPr>
            <w:rFonts w:ascii="Arial" w:hAnsi="Arial" w:cs="Arial"/>
            <w:sz w:val="22"/>
            <w:szCs w:val="22"/>
          </w:rPr>
          <w:t>como respuesta del procesamiento</w:t>
        </w:r>
        <w:r w:rsidR="000F45DE" w:rsidRPr="00531A3E">
          <w:rPr>
            <w:rFonts w:ascii="Arial" w:hAnsi="Arial" w:cs="Arial"/>
            <w:sz w:val="22"/>
            <w:szCs w:val="22"/>
          </w:rPr>
          <w:t xml:space="preserve"> </w:t>
        </w:r>
      </w:ins>
      <w:r w:rsidRPr="00531A3E">
        <w:rPr>
          <w:rFonts w:ascii="Arial" w:hAnsi="Arial" w:cs="Arial"/>
          <w:sz w:val="22"/>
          <w:szCs w:val="22"/>
        </w:rPr>
        <w:t xml:space="preserve">para un uso del suelo </w:t>
      </w:r>
      <w:ins w:id="132" w:author="FERNANDA GASPARI" w:date="2021-10-29T10:08:00Z">
        <w:r w:rsidR="0020184A">
          <w:rPr>
            <w:rFonts w:ascii="Arial" w:hAnsi="Arial" w:cs="Arial"/>
            <w:sz w:val="22"/>
            <w:szCs w:val="22"/>
          </w:rPr>
          <w:t xml:space="preserve">en barbecho </w:t>
        </w:r>
      </w:ins>
      <w:ins w:id="133" w:author="FERNANDA GASPARI" w:date="2021-10-29T10:12:00Z">
        <w:r w:rsidR="00875C59">
          <w:rPr>
            <w:rFonts w:ascii="Arial" w:hAnsi="Arial" w:cs="Arial"/>
            <w:sz w:val="22"/>
            <w:szCs w:val="22"/>
          </w:rPr>
          <w:t>según</w:t>
        </w:r>
      </w:ins>
      <w:r w:rsidRPr="00531A3E">
        <w:rPr>
          <w:rFonts w:ascii="Arial" w:hAnsi="Arial" w:cs="Arial"/>
          <w:sz w:val="22"/>
          <w:szCs w:val="22"/>
        </w:rPr>
        <w:t xml:space="preserve"> </w:t>
      </w:r>
      <w:r w:rsidR="00FF77D9" w:rsidRPr="00531A3E">
        <w:rPr>
          <w:rFonts w:ascii="Arial" w:hAnsi="Arial" w:cs="Arial"/>
          <w:sz w:val="22"/>
          <w:szCs w:val="22"/>
        </w:rPr>
        <w:t xml:space="preserve">GH, para la CHA II, </w:t>
      </w:r>
      <w:r w:rsidRPr="00531A3E">
        <w:rPr>
          <w:rFonts w:ascii="Arial" w:hAnsi="Arial" w:cs="Arial"/>
          <w:sz w:val="22"/>
          <w:szCs w:val="22"/>
        </w:rPr>
        <w:t xml:space="preserve">se muestra en la Tabla </w:t>
      </w:r>
      <w:ins w:id="134" w:author="FERNANDA GASPARI" w:date="2021-10-29T12:06:00Z">
        <w:r w:rsidR="00FA301B">
          <w:rPr>
            <w:rFonts w:ascii="Arial" w:hAnsi="Arial" w:cs="Arial"/>
            <w:sz w:val="22"/>
            <w:szCs w:val="22"/>
          </w:rPr>
          <w:t>5</w:t>
        </w:r>
      </w:ins>
      <w:ins w:id="135" w:author="FERNANDA GASPARI" w:date="2021-10-29T10:13:00Z">
        <w:r w:rsidR="00875C59">
          <w:rPr>
            <w:rFonts w:ascii="Arial" w:hAnsi="Arial" w:cs="Arial"/>
            <w:sz w:val="22"/>
            <w:szCs w:val="22"/>
          </w:rPr>
          <w:t>.</w:t>
        </w:r>
      </w:ins>
    </w:p>
    <w:p w14:paraId="439AC285" w14:textId="23254814" w:rsidR="00FA301B" w:rsidRDefault="00FA301B" w:rsidP="00531A3E">
      <w:pPr>
        <w:spacing w:before="100" w:beforeAutospacing="1" w:after="100" w:afterAutospacing="1"/>
        <w:jc w:val="both"/>
        <w:rPr>
          <w:ins w:id="136" w:author="FERNANDA GASPARI" w:date="2021-10-29T12:05:00Z"/>
          <w:rFonts w:ascii="Arial" w:hAnsi="Arial" w:cs="Arial"/>
          <w:sz w:val="22"/>
          <w:szCs w:val="22"/>
        </w:rPr>
      </w:pPr>
    </w:p>
    <w:p w14:paraId="684ADFFC" w14:textId="77777777" w:rsidR="00FA301B" w:rsidRPr="00531A3E" w:rsidRDefault="00FA301B" w:rsidP="00531A3E">
      <w:pPr>
        <w:spacing w:before="100" w:beforeAutospacing="1" w:after="100" w:afterAutospacing="1"/>
        <w:jc w:val="both"/>
        <w:rPr>
          <w:rFonts w:ascii="Arial" w:hAnsi="Arial" w:cs="Arial"/>
          <w:sz w:val="22"/>
          <w:szCs w:val="22"/>
        </w:rPr>
      </w:pPr>
    </w:p>
    <w:p w14:paraId="474D7350" w14:textId="663AFA83" w:rsidR="00FF77D9" w:rsidRPr="00531A3E" w:rsidRDefault="00FF77D9" w:rsidP="00173932">
      <w:pPr>
        <w:pStyle w:val="Descripcin"/>
        <w:keepNext/>
        <w:jc w:val="center"/>
        <w:rPr>
          <w:rFonts w:ascii="Arial" w:hAnsi="Arial" w:cs="Arial"/>
        </w:rPr>
      </w:pPr>
      <w:r w:rsidRPr="00531A3E">
        <w:rPr>
          <w:rFonts w:ascii="Arial" w:hAnsi="Arial" w:cs="Arial"/>
        </w:rPr>
        <w:lastRenderedPageBreak/>
        <w:t xml:space="preserve">Tabla </w:t>
      </w:r>
      <w:ins w:id="137" w:author="FERNANDA GASPARI" w:date="2021-10-29T10:15:00Z">
        <w:r w:rsidR="00875C59">
          <w:rPr>
            <w:rFonts w:ascii="Arial" w:hAnsi="Arial" w:cs="Arial"/>
          </w:rPr>
          <w:t>5</w:t>
        </w:r>
      </w:ins>
      <w:r w:rsidRPr="00531A3E">
        <w:rPr>
          <w:rFonts w:ascii="Arial" w:hAnsi="Arial" w:cs="Arial"/>
        </w:rPr>
        <w:t>. Ejemplo de construcción de las tablas de consulta, CHA II</w:t>
      </w:r>
      <w:ins w:id="138" w:author="FERNANDA GASPARI" w:date="2021-10-29T10:27:00Z">
        <w:r w:rsidR="00173932">
          <w:rPr>
            <w:rFonts w:ascii="Arial" w:hAnsi="Arial" w:cs="Arial"/>
          </w:rPr>
          <w:t>.</w:t>
        </w:r>
      </w:ins>
    </w:p>
    <w:tbl>
      <w:tblPr>
        <w:tblW w:w="7570" w:type="dxa"/>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1E0" w:firstRow="1" w:lastRow="1" w:firstColumn="1" w:lastColumn="1" w:noHBand="0" w:noVBand="0"/>
      </w:tblPr>
      <w:tblGrid>
        <w:gridCol w:w="622"/>
        <w:gridCol w:w="935"/>
        <w:gridCol w:w="1986"/>
        <w:gridCol w:w="1986"/>
        <w:gridCol w:w="1050"/>
        <w:gridCol w:w="991"/>
      </w:tblGrid>
      <w:tr w:rsidR="000F45DE" w:rsidRPr="00531A3E" w14:paraId="01AD7112" w14:textId="77777777" w:rsidTr="000F45DE">
        <w:trPr>
          <w:trHeight w:val="269"/>
          <w:jc w:val="center"/>
        </w:trPr>
        <w:tc>
          <w:tcPr>
            <w:tcW w:w="622" w:type="dxa"/>
            <w:shd w:val="clear" w:color="auto" w:fill="auto"/>
            <w:vAlign w:val="center"/>
          </w:tcPr>
          <w:p w14:paraId="06BCF992"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GH</w:t>
            </w:r>
          </w:p>
        </w:tc>
        <w:tc>
          <w:tcPr>
            <w:tcW w:w="935" w:type="dxa"/>
            <w:shd w:val="clear" w:color="auto" w:fill="auto"/>
            <w:vAlign w:val="center"/>
          </w:tcPr>
          <w:p w14:paraId="1ABF1009" w14:textId="7E7AE19A"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GH</w:t>
            </w:r>
          </w:p>
        </w:tc>
        <w:tc>
          <w:tcPr>
            <w:tcW w:w="1986" w:type="dxa"/>
            <w:shd w:val="clear" w:color="auto" w:fill="auto"/>
            <w:vAlign w:val="center"/>
          </w:tcPr>
          <w:p w14:paraId="2ED6F360" w14:textId="634C12F4"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Vegetación y/o Uso del Suelo</w:t>
            </w:r>
          </w:p>
        </w:tc>
        <w:tc>
          <w:tcPr>
            <w:tcW w:w="1986" w:type="dxa"/>
            <w:shd w:val="clear" w:color="auto" w:fill="auto"/>
            <w:vAlign w:val="center"/>
          </w:tcPr>
          <w:p w14:paraId="07437602" w14:textId="6453907E"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Vegetación y/o Uso del Suelo</w:t>
            </w:r>
          </w:p>
        </w:tc>
        <w:tc>
          <w:tcPr>
            <w:tcW w:w="1050" w:type="dxa"/>
            <w:shd w:val="clear" w:color="auto" w:fill="auto"/>
            <w:vAlign w:val="center"/>
          </w:tcPr>
          <w:p w14:paraId="4212CCD2" w14:textId="6F9D4402"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Código NC</w:t>
            </w:r>
          </w:p>
        </w:tc>
        <w:tc>
          <w:tcPr>
            <w:tcW w:w="991" w:type="dxa"/>
            <w:shd w:val="clear" w:color="auto" w:fill="auto"/>
            <w:vAlign w:val="center"/>
          </w:tcPr>
          <w:p w14:paraId="66486090" w14:textId="2F580C40"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NC</w:t>
            </w:r>
          </w:p>
        </w:tc>
      </w:tr>
      <w:tr w:rsidR="000F45DE" w:rsidRPr="00531A3E" w14:paraId="63A32459" w14:textId="77777777" w:rsidTr="000F45DE">
        <w:trPr>
          <w:trHeight w:val="155"/>
          <w:jc w:val="center"/>
        </w:trPr>
        <w:tc>
          <w:tcPr>
            <w:tcW w:w="622" w:type="dxa"/>
            <w:shd w:val="clear" w:color="auto" w:fill="auto"/>
          </w:tcPr>
          <w:p w14:paraId="75D78392"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A</w:t>
            </w:r>
          </w:p>
        </w:tc>
        <w:tc>
          <w:tcPr>
            <w:tcW w:w="935" w:type="dxa"/>
            <w:shd w:val="clear" w:color="auto" w:fill="auto"/>
          </w:tcPr>
          <w:p w14:paraId="67DF758B" w14:textId="38DA03D3"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w:t>
            </w:r>
          </w:p>
        </w:tc>
        <w:tc>
          <w:tcPr>
            <w:tcW w:w="1986" w:type="dxa"/>
            <w:shd w:val="clear" w:color="auto" w:fill="auto"/>
          </w:tcPr>
          <w:p w14:paraId="02AD4FDC"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4DDD4FC9"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3E4AB9F3"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11</w:t>
            </w:r>
          </w:p>
        </w:tc>
        <w:tc>
          <w:tcPr>
            <w:tcW w:w="991" w:type="dxa"/>
            <w:shd w:val="clear" w:color="auto" w:fill="auto"/>
          </w:tcPr>
          <w:p w14:paraId="53CC6748"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77</w:t>
            </w:r>
          </w:p>
        </w:tc>
      </w:tr>
      <w:tr w:rsidR="000F45DE" w:rsidRPr="00531A3E" w14:paraId="3EE49C69" w14:textId="77777777" w:rsidTr="000F45DE">
        <w:trPr>
          <w:trHeight w:val="73"/>
          <w:jc w:val="center"/>
        </w:trPr>
        <w:tc>
          <w:tcPr>
            <w:tcW w:w="622" w:type="dxa"/>
            <w:shd w:val="clear" w:color="auto" w:fill="auto"/>
          </w:tcPr>
          <w:p w14:paraId="04B6597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w:t>
            </w:r>
          </w:p>
        </w:tc>
        <w:tc>
          <w:tcPr>
            <w:tcW w:w="935" w:type="dxa"/>
            <w:shd w:val="clear" w:color="auto" w:fill="auto"/>
          </w:tcPr>
          <w:p w14:paraId="629278ED" w14:textId="66D9D932"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2</w:t>
            </w:r>
          </w:p>
        </w:tc>
        <w:tc>
          <w:tcPr>
            <w:tcW w:w="1986" w:type="dxa"/>
            <w:shd w:val="clear" w:color="auto" w:fill="auto"/>
          </w:tcPr>
          <w:p w14:paraId="2836085F"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3BEBEA0C"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647E976A"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12</w:t>
            </w:r>
          </w:p>
        </w:tc>
        <w:tc>
          <w:tcPr>
            <w:tcW w:w="991" w:type="dxa"/>
            <w:shd w:val="clear" w:color="auto" w:fill="auto"/>
          </w:tcPr>
          <w:p w14:paraId="67839B2B"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86</w:t>
            </w:r>
          </w:p>
        </w:tc>
      </w:tr>
      <w:tr w:rsidR="000F45DE" w:rsidRPr="00531A3E" w14:paraId="4EF2D316" w14:textId="77777777" w:rsidTr="000F45DE">
        <w:trPr>
          <w:trHeight w:val="64"/>
          <w:jc w:val="center"/>
        </w:trPr>
        <w:tc>
          <w:tcPr>
            <w:tcW w:w="622" w:type="dxa"/>
            <w:shd w:val="clear" w:color="auto" w:fill="auto"/>
          </w:tcPr>
          <w:p w14:paraId="63512F2D"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C</w:t>
            </w:r>
          </w:p>
        </w:tc>
        <w:tc>
          <w:tcPr>
            <w:tcW w:w="935" w:type="dxa"/>
            <w:shd w:val="clear" w:color="auto" w:fill="auto"/>
          </w:tcPr>
          <w:p w14:paraId="3C8BB2AE" w14:textId="77000BA8"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3</w:t>
            </w:r>
          </w:p>
        </w:tc>
        <w:tc>
          <w:tcPr>
            <w:tcW w:w="1986" w:type="dxa"/>
            <w:shd w:val="clear" w:color="auto" w:fill="auto"/>
          </w:tcPr>
          <w:p w14:paraId="5652952D"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3931C2A1"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450467D0"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13</w:t>
            </w:r>
          </w:p>
        </w:tc>
        <w:tc>
          <w:tcPr>
            <w:tcW w:w="991" w:type="dxa"/>
            <w:shd w:val="clear" w:color="auto" w:fill="auto"/>
          </w:tcPr>
          <w:p w14:paraId="550F81C9"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91</w:t>
            </w:r>
          </w:p>
        </w:tc>
      </w:tr>
      <w:tr w:rsidR="000F45DE" w:rsidRPr="00531A3E" w14:paraId="14969E4D" w14:textId="77777777" w:rsidTr="000F45DE">
        <w:trPr>
          <w:trHeight w:val="64"/>
          <w:jc w:val="center"/>
        </w:trPr>
        <w:tc>
          <w:tcPr>
            <w:tcW w:w="622" w:type="dxa"/>
            <w:shd w:val="clear" w:color="auto" w:fill="auto"/>
          </w:tcPr>
          <w:p w14:paraId="5498CF61"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D</w:t>
            </w:r>
          </w:p>
        </w:tc>
        <w:tc>
          <w:tcPr>
            <w:tcW w:w="935" w:type="dxa"/>
            <w:shd w:val="clear" w:color="auto" w:fill="auto"/>
          </w:tcPr>
          <w:p w14:paraId="055894A8" w14:textId="4E766F5E"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4</w:t>
            </w:r>
          </w:p>
        </w:tc>
        <w:tc>
          <w:tcPr>
            <w:tcW w:w="1986" w:type="dxa"/>
            <w:shd w:val="clear" w:color="auto" w:fill="auto"/>
          </w:tcPr>
          <w:p w14:paraId="324BB165"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Barbecho</w:t>
            </w:r>
          </w:p>
        </w:tc>
        <w:tc>
          <w:tcPr>
            <w:tcW w:w="1986" w:type="dxa"/>
            <w:shd w:val="clear" w:color="auto" w:fill="auto"/>
          </w:tcPr>
          <w:p w14:paraId="1CE14AA8"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10</w:t>
            </w:r>
          </w:p>
        </w:tc>
        <w:tc>
          <w:tcPr>
            <w:tcW w:w="1050" w:type="dxa"/>
            <w:shd w:val="clear" w:color="auto" w:fill="auto"/>
          </w:tcPr>
          <w:p w14:paraId="09F9D62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14</w:t>
            </w:r>
          </w:p>
        </w:tc>
        <w:tc>
          <w:tcPr>
            <w:tcW w:w="991" w:type="dxa"/>
            <w:shd w:val="clear" w:color="auto" w:fill="auto"/>
          </w:tcPr>
          <w:p w14:paraId="5098E504" w14:textId="77777777" w:rsidR="000F45DE" w:rsidRPr="00BB288E" w:rsidRDefault="000F45DE" w:rsidP="00923203">
            <w:pPr>
              <w:autoSpaceDE w:val="0"/>
              <w:autoSpaceDN w:val="0"/>
              <w:adjustRightInd w:val="0"/>
              <w:jc w:val="center"/>
              <w:rPr>
                <w:rFonts w:ascii="Arial" w:hAnsi="Arial" w:cs="Arial"/>
                <w:sz w:val="18"/>
                <w:szCs w:val="18"/>
                <w:lang w:val="es-AR"/>
              </w:rPr>
            </w:pPr>
            <w:r w:rsidRPr="00BB288E">
              <w:rPr>
                <w:rFonts w:ascii="Arial" w:hAnsi="Arial" w:cs="Arial"/>
                <w:sz w:val="18"/>
                <w:szCs w:val="18"/>
                <w:lang w:val="es-AR"/>
              </w:rPr>
              <w:t>94</w:t>
            </w:r>
          </w:p>
        </w:tc>
      </w:tr>
    </w:tbl>
    <w:p w14:paraId="15DB3863" w14:textId="518AFC0B" w:rsidR="00681E6F" w:rsidRDefault="00681E6F" w:rsidP="00531A3E">
      <w:pPr>
        <w:spacing w:before="100" w:beforeAutospacing="1" w:after="100" w:afterAutospacing="1"/>
        <w:jc w:val="both"/>
        <w:rPr>
          <w:ins w:id="139" w:author="FERNANDA GASPARI" w:date="2021-10-29T10:32:00Z"/>
          <w:rFonts w:ascii="Arial" w:hAnsi="Arial" w:cs="Arial"/>
          <w:u w:val="single"/>
          <w:lang w:val="es-AR"/>
        </w:rPr>
      </w:pPr>
    </w:p>
    <w:p w14:paraId="3D99355A" w14:textId="0F8BCF6E" w:rsidR="00173932" w:rsidRDefault="00173932" w:rsidP="00B1482F">
      <w:pPr>
        <w:spacing w:before="100" w:beforeAutospacing="1" w:after="100" w:afterAutospacing="1"/>
        <w:jc w:val="both"/>
        <w:rPr>
          <w:ins w:id="140" w:author="FERNANDA GASPARI" w:date="2021-10-29T10:32:00Z"/>
          <w:rFonts w:ascii="Arial" w:hAnsi="Arial" w:cs="Arial"/>
          <w:color w:val="000000"/>
          <w:sz w:val="22"/>
          <w:szCs w:val="22"/>
        </w:rPr>
      </w:pPr>
      <w:ins w:id="141" w:author="FERNANDA GASPARI" w:date="2021-10-29T10:32:00Z">
        <w:r w:rsidRPr="00F82077">
          <w:rPr>
            <w:rFonts w:ascii="Arial" w:hAnsi="Arial" w:cs="Arial"/>
            <w:sz w:val="22"/>
            <w:szCs w:val="22"/>
          </w:rPr>
          <w:t>El NC</w:t>
        </w:r>
        <w:r w:rsidRPr="00E60578">
          <w:rPr>
            <w:rFonts w:ascii="Arial" w:hAnsi="Arial" w:cs="Arial"/>
            <w:sz w:val="22"/>
            <w:szCs w:val="22"/>
          </w:rPr>
          <w:t xml:space="preserve"> </w:t>
        </w:r>
        <w:r>
          <w:rPr>
            <w:rFonts w:ascii="Arial" w:hAnsi="Arial" w:cs="Arial"/>
            <w:sz w:val="22"/>
            <w:szCs w:val="22"/>
          </w:rPr>
          <w:t xml:space="preserve">se obtiene </w:t>
        </w:r>
      </w:ins>
      <w:ins w:id="142" w:author="FERNANDA GASPARI" w:date="2021-10-29T10:33:00Z">
        <w:r>
          <w:rPr>
            <w:rFonts w:ascii="Arial" w:hAnsi="Arial" w:cs="Arial"/>
            <w:sz w:val="22"/>
            <w:szCs w:val="22"/>
          </w:rPr>
          <w:t xml:space="preserve">en forma automática </w:t>
        </w:r>
      </w:ins>
      <w:ins w:id="143" w:author="FERNANDA GASPARI" w:date="2021-10-29T10:32:00Z">
        <w:r>
          <w:rPr>
            <w:rFonts w:ascii="Arial" w:hAnsi="Arial" w:cs="Arial"/>
            <w:sz w:val="22"/>
            <w:szCs w:val="22"/>
          </w:rPr>
          <w:t>de la Tabla 6 para las tres CHA</w:t>
        </w:r>
      </w:ins>
      <w:ins w:id="144" w:author="FERNANDA GASPARI" w:date="2021-10-29T10:33:00Z">
        <w:r>
          <w:rPr>
            <w:rFonts w:ascii="Arial" w:hAnsi="Arial" w:cs="Arial"/>
            <w:sz w:val="22"/>
            <w:szCs w:val="22"/>
          </w:rPr>
          <w:t>,</w:t>
        </w:r>
      </w:ins>
      <w:ins w:id="145" w:author="FERNANDA GASPARI" w:date="2021-10-29T10:32:00Z">
        <w:r>
          <w:rPr>
            <w:rFonts w:ascii="Arial" w:hAnsi="Arial" w:cs="Arial"/>
            <w:sz w:val="22"/>
            <w:szCs w:val="22"/>
          </w:rPr>
          <w:t xml:space="preserve"> </w:t>
        </w:r>
        <w:r w:rsidRPr="00F82077">
          <w:rPr>
            <w:rFonts w:ascii="Arial" w:hAnsi="Arial" w:cs="Arial"/>
            <w:color w:val="000000"/>
            <w:sz w:val="22"/>
            <w:szCs w:val="22"/>
          </w:rPr>
          <w:t>adap</w:t>
        </w:r>
        <w:r w:rsidRPr="00F82077">
          <w:rPr>
            <w:rFonts w:ascii="Arial" w:hAnsi="Arial" w:cs="Arial"/>
            <w:color w:val="000000"/>
            <w:spacing w:val="1"/>
            <w:sz w:val="22"/>
            <w:szCs w:val="22"/>
          </w:rPr>
          <w:t>t</w:t>
        </w:r>
        <w:r w:rsidRPr="00F82077">
          <w:rPr>
            <w:rFonts w:ascii="Arial" w:hAnsi="Arial" w:cs="Arial"/>
            <w:color w:val="000000"/>
            <w:spacing w:val="-2"/>
            <w:sz w:val="22"/>
            <w:szCs w:val="22"/>
          </w:rPr>
          <w:t>a</w:t>
        </w:r>
        <w:r w:rsidRPr="00F82077">
          <w:rPr>
            <w:rFonts w:ascii="Arial" w:hAnsi="Arial" w:cs="Arial"/>
            <w:color w:val="000000"/>
            <w:sz w:val="22"/>
            <w:szCs w:val="22"/>
          </w:rPr>
          <w:t xml:space="preserve">do </w:t>
        </w:r>
        <w:r>
          <w:rPr>
            <w:rFonts w:ascii="Arial" w:hAnsi="Arial" w:cs="Arial"/>
            <w:color w:val="000000"/>
            <w:sz w:val="22"/>
            <w:szCs w:val="22"/>
          </w:rPr>
          <w:t xml:space="preserve">para el </w:t>
        </w:r>
        <w:r w:rsidRPr="00FA301B">
          <w:rPr>
            <w:rFonts w:ascii="Arial" w:hAnsi="Arial" w:cs="Arial"/>
            <w:b/>
            <w:bCs/>
            <w:color w:val="000000"/>
            <w:sz w:val="22"/>
            <w:szCs w:val="22"/>
          </w:rPr>
          <w:t>GeoQ</w:t>
        </w:r>
      </w:ins>
      <w:ins w:id="146" w:author="FERNANDA GASPARI" w:date="2021-10-29T10:33:00Z">
        <w:r w:rsidRPr="00FA301B">
          <w:rPr>
            <w:rFonts w:ascii="Arial" w:hAnsi="Arial" w:cs="Arial"/>
            <w:b/>
            <w:bCs/>
            <w:color w:val="000000"/>
            <w:sz w:val="22"/>
            <w:szCs w:val="22"/>
          </w:rPr>
          <w:t xml:space="preserve"> </w:t>
        </w:r>
        <w:r>
          <w:rPr>
            <w:rFonts w:ascii="Arial" w:hAnsi="Arial" w:cs="Arial"/>
            <w:color w:val="000000"/>
            <w:sz w:val="22"/>
            <w:szCs w:val="22"/>
          </w:rPr>
          <w:t>según el código NC</w:t>
        </w:r>
      </w:ins>
      <w:ins w:id="147" w:author="FERNANDA GASPARI" w:date="2021-10-29T10:32:00Z">
        <w:r>
          <w:rPr>
            <w:rFonts w:ascii="Arial" w:hAnsi="Arial" w:cs="Arial"/>
            <w:color w:val="000000"/>
            <w:sz w:val="22"/>
            <w:szCs w:val="22"/>
          </w:rPr>
          <w:t>.</w:t>
        </w:r>
      </w:ins>
    </w:p>
    <w:p w14:paraId="39A09CDB" w14:textId="5C263D2F" w:rsidR="00173932" w:rsidRPr="00752287" w:rsidRDefault="00173932" w:rsidP="00173932">
      <w:pPr>
        <w:pStyle w:val="Descripcin"/>
        <w:keepNext/>
        <w:jc w:val="center"/>
        <w:rPr>
          <w:ins w:id="148" w:author="FERNANDA GASPARI" w:date="2021-10-29T10:32:00Z"/>
          <w:rFonts w:ascii="Arial" w:hAnsi="Arial" w:cs="Arial"/>
          <w:i/>
          <w:iCs/>
          <w:lang w:val="es-CO"/>
        </w:rPr>
      </w:pPr>
      <w:ins w:id="149" w:author="FERNANDA GASPARI" w:date="2021-10-29T10:32:00Z">
        <w:r w:rsidRPr="00752287">
          <w:rPr>
            <w:rFonts w:ascii="Arial" w:hAnsi="Arial" w:cs="Arial"/>
            <w:lang w:val="es-CO"/>
          </w:rPr>
          <w:t xml:space="preserve">Tabla </w:t>
        </w:r>
      </w:ins>
      <w:ins w:id="150" w:author="FERNANDA GASPARI" w:date="2021-10-29T10:33:00Z">
        <w:r>
          <w:rPr>
            <w:rFonts w:ascii="Arial" w:hAnsi="Arial" w:cs="Arial"/>
            <w:i/>
            <w:iCs/>
          </w:rPr>
          <w:t>6</w:t>
        </w:r>
      </w:ins>
      <w:ins w:id="151" w:author="FERNANDA GASPARI" w:date="2021-10-29T10:32:00Z">
        <w:r w:rsidRPr="00752287">
          <w:rPr>
            <w:rFonts w:ascii="Arial" w:hAnsi="Arial" w:cs="Arial"/>
            <w:lang w:val="es-CO"/>
          </w:rPr>
          <w:t>. Valores de NC según CHA (Adaptación).</w:t>
        </w:r>
      </w:ins>
    </w:p>
    <w:tbl>
      <w:tblPr>
        <w:tblW w:w="7612" w:type="dxa"/>
        <w:jc w:val="center"/>
        <w:tblCellMar>
          <w:left w:w="70" w:type="dxa"/>
          <w:right w:w="70" w:type="dxa"/>
        </w:tblCellMar>
        <w:tblLook w:val="04A0" w:firstRow="1" w:lastRow="0" w:firstColumn="1" w:lastColumn="0" w:noHBand="0" w:noVBand="1"/>
      </w:tblPr>
      <w:tblGrid>
        <w:gridCol w:w="580"/>
        <w:gridCol w:w="441"/>
        <w:gridCol w:w="441"/>
        <w:gridCol w:w="441"/>
        <w:gridCol w:w="580"/>
        <w:gridCol w:w="441"/>
        <w:gridCol w:w="441"/>
        <w:gridCol w:w="441"/>
        <w:gridCol w:w="580"/>
        <w:gridCol w:w="441"/>
        <w:gridCol w:w="441"/>
        <w:gridCol w:w="441"/>
        <w:gridCol w:w="580"/>
        <w:gridCol w:w="441"/>
        <w:gridCol w:w="441"/>
        <w:gridCol w:w="441"/>
      </w:tblGrid>
      <w:tr w:rsidR="00173932" w:rsidRPr="00752287" w14:paraId="7D647B8B" w14:textId="77777777" w:rsidTr="007F5937">
        <w:trPr>
          <w:trHeight w:val="168"/>
          <w:tblHeader/>
          <w:jc w:val="center"/>
          <w:ins w:id="152" w:author="FERNANDA GASPARI" w:date="2021-10-29T10:32:00Z"/>
        </w:trPr>
        <w:tc>
          <w:tcPr>
            <w:tcW w:w="580" w:type="dxa"/>
            <w:tcBorders>
              <w:top w:val="single" w:sz="8" w:space="0" w:color="auto"/>
              <w:left w:val="single" w:sz="8" w:space="0" w:color="auto"/>
              <w:bottom w:val="single" w:sz="8" w:space="0" w:color="auto"/>
              <w:right w:val="nil"/>
            </w:tcBorders>
            <w:shd w:val="clear" w:color="000000" w:fill="D9D9D9"/>
            <w:noWrap/>
            <w:vAlign w:val="center"/>
            <w:hideMark/>
          </w:tcPr>
          <w:p w14:paraId="61AE4B42" w14:textId="77777777" w:rsidR="00173932" w:rsidRPr="00752287" w:rsidRDefault="00173932" w:rsidP="007F5937">
            <w:pPr>
              <w:jc w:val="center"/>
              <w:rPr>
                <w:ins w:id="153" w:author="FERNANDA GASPARI" w:date="2021-10-29T10:32:00Z"/>
                <w:rFonts w:ascii="Arial" w:hAnsi="Arial" w:cs="Arial"/>
                <w:color w:val="000000"/>
                <w:sz w:val="18"/>
                <w:szCs w:val="18"/>
                <w:lang w:val="es-CO" w:eastAsia="es-CO"/>
              </w:rPr>
            </w:pPr>
            <w:ins w:id="154" w:author="FERNANDA GASPARI" w:date="2021-10-29T10:32:00Z">
              <w:r w:rsidRPr="00752287">
                <w:rPr>
                  <w:rFonts w:ascii="Arial" w:hAnsi="Arial" w:cs="Arial"/>
                  <w:color w:val="000000"/>
                  <w:sz w:val="18"/>
                  <w:szCs w:val="18"/>
                  <w:lang w:eastAsia="es-AR"/>
                </w:rPr>
                <w:t>Cod_</w:t>
              </w:r>
            </w:ins>
          </w:p>
        </w:tc>
        <w:tc>
          <w:tcPr>
            <w:tcW w:w="441" w:type="dxa"/>
            <w:tcBorders>
              <w:top w:val="single" w:sz="8" w:space="0" w:color="auto"/>
              <w:left w:val="nil"/>
              <w:bottom w:val="single" w:sz="8" w:space="0" w:color="auto"/>
              <w:right w:val="nil"/>
            </w:tcBorders>
            <w:shd w:val="clear" w:color="000000" w:fill="D9D9D9"/>
            <w:noWrap/>
            <w:vAlign w:val="center"/>
            <w:hideMark/>
          </w:tcPr>
          <w:p w14:paraId="768A0AAD" w14:textId="77777777" w:rsidR="00173932" w:rsidRPr="00752287" w:rsidRDefault="00173932" w:rsidP="007F5937">
            <w:pPr>
              <w:jc w:val="center"/>
              <w:rPr>
                <w:ins w:id="155" w:author="FERNANDA GASPARI" w:date="2021-10-29T10:32:00Z"/>
                <w:rFonts w:ascii="Arial" w:hAnsi="Arial" w:cs="Arial"/>
                <w:color w:val="000000"/>
                <w:sz w:val="18"/>
                <w:szCs w:val="18"/>
                <w:lang w:val="es-CO" w:eastAsia="es-CO"/>
              </w:rPr>
            </w:pPr>
            <w:ins w:id="156" w:author="FERNANDA GASPARI" w:date="2021-10-29T10:32:00Z">
              <w:r w:rsidRPr="00752287">
                <w:rPr>
                  <w:rFonts w:ascii="Arial" w:hAnsi="Arial" w:cs="Arial"/>
                  <w:color w:val="000000"/>
                  <w:sz w:val="18"/>
                  <w:szCs w:val="18"/>
                  <w:lang w:eastAsia="es-CO"/>
                </w:rPr>
                <w:t>I</w:t>
              </w:r>
            </w:ins>
          </w:p>
        </w:tc>
        <w:tc>
          <w:tcPr>
            <w:tcW w:w="441" w:type="dxa"/>
            <w:tcBorders>
              <w:top w:val="single" w:sz="8" w:space="0" w:color="auto"/>
              <w:left w:val="nil"/>
              <w:bottom w:val="single" w:sz="8" w:space="0" w:color="auto"/>
              <w:right w:val="nil"/>
            </w:tcBorders>
            <w:shd w:val="clear" w:color="000000" w:fill="D9D9D9"/>
            <w:noWrap/>
            <w:vAlign w:val="center"/>
            <w:hideMark/>
          </w:tcPr>
          <w:p w14:paraId="28C877AD" w14:textId="77777777" w:rsidR="00173932" w:rsidRPr="00752287" w:rsidRDefault="00173932" w:rsidP="007F5937">
            <w:pPr>
              <w:jc w:val="center"/>
              <w:rPr>
                <w:ins w:id="157" w:author="FERNANDA GASPARI" w:date="2021-10-29T10:32:00Z"/>
                <w:rFonts w:ascii="Arial" w:hAnsi="Arial" w:cs="Arial"/>
                <w:color w:val="000000"/>
                <w:sz w:val="18"/>
                <w:szCs w:val="18"/>
                <w:lang w:val="es-CO" w:eastAsia="es-CO"/>
              </w:rPr>
            </w:pPr>
            <w:ins w:id="158" w:author="FERNANDA GASPARI" w:date="2021-10-29T10:32:00Z">
              <w:r w:rsidRPr="00752287">
                <w:rPr>
                  <w:rFonts w:ascii="Arial" w:hAnsi="Arial" w:cs="Arial"/>
                  <w:color w:val="000000"/>
                  <w:sz w:val="18"/>
                  <w:szCs w:val="18"/>
                  <w:lang w:eastAsia="es-CO"/>
                </w:rPr>
                <w:t>II</w:t>
              </w:r>
            </w:ins>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2DA3DFD2" w14:textId="77777777" w:rsidR="00173932" w:rsidRPr="00752287" w:rsidRDefault="00173932" w:rsidP="007F5937">
            <w:pPr>
              <w:rPr>
                <w:ins w:id="159" w:author="FERNANDA GASPARI" w:date="2021-10-29T10:32:00Z"/>
                <w:rFonts w:ascii="Arial" w:hAnsi="Arial" w:cs="Arial"/>
                <w:color w:val="000000"/>
                <w:sz w:val="18"/>
                <w:szCs w:val="18"/>
                <w:lang w:val="es-CO" w:eastAsia="es-CO"/>
              </w:rPr>
            </w:pPr>
            <w:ins w:id="160" w:author="FERNANDA GASPARI" w:date="2021-10-29T10:32:00Z">
              <w:r w:rsidRPr="00752287">
                <w:rPr>
                  <w:rFonts w:ascii="Arial" w:hAnsi="Arial" w:cs="Arial"/>
                  <w:color w:val="000000"/>
                  <w:sz w:val="18"/>
                  <w:szCs w:val="18"/>
                  <w:lang w:eastAsia="es-CO"/>
                </w:rPr>
                <w:t>III</w:t>
              </w:r>
            </w:ins>
          </w:p>
        </w:tc>
        <w:tc>
          <w:tcPr>
            <w:tcW w:w="580" w:type="dxa"/>
            <w:tcBorders>
              <w:top w:val="single" w:sz="8" w:space="0" w:color="auto"/>
              <w:left w:val="nil"/>
              <w:bottom w:val="single" w:sz="8" w:space="0" w:color="auto"/>
              <w:right w:val="nil"/>
            </w:tcBorders>
            <w:shd w:val="clear" w:color="000000" w:fill="D9D9D9"/>
            <w:noWrap/>
            <w:vAlign w:val="center"/>
            <w:hideMark/>
          </w:tcPr>
          <w:p w14:paraId="02CE4912" w14:textId="77777777" w:rsidR="00173932" w:rsidRPr="00752287" w:rsidRDefault="00173932" w:rsidP="007F5937">
            <w:pPr>
              <w:jc w:val="center"/>
              <w:rPr>
                <w:ins w:id="161" w:author="FERNANDA GASPARI" w:date="2021-10-29T10:32:00Z"/>
                <w:rFonts w:ascii="Arial" w:hAnsi="Arial" w:cs="Arial"/>
                <w:color w:val="000000"/>
                <w:sz w:val="18"/>
                <w:szCs w:val="18"/>
                <w:lang w:val="es-CO" w:eastAsia="es-CO"/>
              </w:rPr>
            </w:pPr>
            <w:ins w:id="162" w:author="FERNANDA GASPARI" w:date="2021-10-29T10:32:00Z">
              <w:r w:rsidRPr="00752287">
                <w:rPr>
                  <w:rFonts w:ascii="Arial" w:hAnsi="Arial" w:cs="Arial"/>
                  <w:color w:val="000000"/>
                  <w:sz w:val="18"/>
                  <w:szCs w:val="18"/>
                  <w:lang w:eastAsia="es-CO"/>
                </w:rPr>
                <w:t>Cod_</w:t>
              </w:r>
            </w:ins>
          </w:p>
        </w:tc>
        <w:tc>
          <w:tcPr>
            <w:tcW w:w="441" w:type="dxa"/>
            <w:tcBorders>
              <w:top w:val="single" w:sz="8" w:space="0" w:color="auto"/>
              <w:left w:val="nil"/>
              <w:bottom w:val="single" w:sz="8" w:space="0" w:color="auto"/>
              <w:right w:val="nil"/>
            </w:tcBorders>
            <w:shd w:val="clear" w:color="000000" w:fill="D9D9D9"/>
            <w:noWrap/>
            <w:vAlign w:val="center"/>
            <w:hideMark/>
          </w:tcPr>
          <w:p w14:paraId="3ED5D97B" w14:textId="77777777" w:rsidR="00173932" w:rsidRPr="00752287" w:rsidRDefault="00173932" w:rsidP="007F5937">
            <w:pPr>
              <w:jc w:val="center"/>
              <w:rPr>
                <w:ins w:id="163" w:author="FERNANDA GASPARI" w:date="2021-10-29T10:32:00Z"/>
                <w:rFonts w:ascii="Arial" w:hAnsi="Arial" w:cs="Arial"/>
                <w:color w:val="000000"/>
                <w:sz w:val="18"/>
                <w:szCs w:val="18"/>
                <w:lang w:val="es-CO" w:eastAsia="es-CO"/>
              </w:rPr>
            </w:pPr>
            <w:ins w:id="164" w:author="FERNANDA GASPARI" w:date="2021-10-29T10:32:00Z">
              <w:r w:rsidRPr="00752287">
                <w:rPr>
                  <w:rFonts w:ascii="Arial" w:hAnsi="Arial" w:cs="Arial"/>
                  <w:color w:val="000000"/>
                  <w:sz w:val="18"/>
                  <w:szCs w:val="18"/>
                  <w:lang w:eastAsia="es-CO"/>
                </w:rPr>
                <w:t>I</w:t>
              </w:r>
            </w:ins>
          </w:p>
        </w:tc>
        <w:tc>
          <w:tcPr>
            <w:tcW w:w="441" w:type="dxa"/>
            <w:tcBorders>
              <w:top w:val="single" w:sz="8" w:space="0" w:color="auto"/>
              <w:left w:val="nil"/>
              <w:bottom w:val="single" w:sz="8" w:space="0" w:color="auto"/>
              <w:right w:val="nil"/>
            </w:tcBorders>
            <w:shd w:val="clear" w:color="000000" w:fill="D9D9D9"/>
            <w:noWrap/>
            <w:vAlign w:val="center"/>
            <w:hideMark/>
          </w:tcPr>
          <w:p w14:paraId="2D052864" w14:textId="77777777" w:rsidR="00173932" w:rsidRPr="00752287" w:rsidRDefault="00173932" w:rsidP="007F5937">
            <w:pPr>
              <w:jc w:val="center"/>
              <w:rPr>
                <w:ins w:id="165" w:author="FERNANDA GASPARI" w:date="2021-10-29T10:32:00Z"/>
                <w:rFonts w:ascii="Arial" w:hAnsi="Arial" w:cs="Arial"/>
                <w:color w:val="000000"/>
                <w:sz w:val="18"/>
                <w:szCs w:val="18"/>
                <w:lang w:val="es-CO" w:eastAsia="es-CO"/>
              </w:rPr>
            </w:pPr>
            <w:ins w:id="166" w:author="FERNANDA GASPARI" w:date="2021-10-29T10:32:00Z">
              <w:r w:rsidRPr="00752287">
                <w:rPr>
                  <w:rFonts w:ascii="Arial" w:hAnsi="Arial" w:cs="Arial"/>
                  <w:color w:val="000000"/>
                  <w:sz w:val="18"/>
                  <w:szCs w:val="18"/>
                  <w:lang w:eastAsia="es-CO"/>
                </w:rPr>
                <w:t>II</w:t>
              </w:r>
            </w:ins>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39EB539A" w14:textId="77777777" w:rsidR="00173932" w:rsidRPr="00752287" w:rsidRDefault="00173932" w:rsidP="007F5937">
            <w:pPr>
              <w:jc w:val="center"/>
              <w:rPr>
                <w:ins w:id="167" w:author="FERNANDA GASPARI" w:date="2021-10-29T10:32:00Z"/>
                <w:rFonts w:ascii="Arial" w:hAnsi="Arial" w:cs="Arial"/>
                <w:color w:val="000000"/>
                <w:sz w:val="18"/>
                <w:szCs w:val="18"/>
                <w:lang w:val="es-CO" w:eastAsia="es-CO"/>
              </w:rPr>
            </w:pPr>
            <w:ins w:id="168" w:author="FERNANDA GASPARI" w:date="2021-10-29T10:32:00Z">
              <w:r w:rsidRPr="00752287">
                <w:rPr>
                  <w:rFonts w:ascii="Arial" w:hAnsi="Arial" w:cs="Arial"/>
                  <w:color w:val="000000"/>
                  <w:sz w:val="18"/>
                  <w:szCs w:val="18"/>
                  <w:lang w:eastAsia="es-CO"/>
                </w:rPr>
                <w:t>III</w:t>
              </w:r>
            </w:ins>
          </w:p>
        </w:tc>
        <w:tc>
          <w:tcPr>
            <w:tcW w:w="580" w:type="dxa"/>
            <w:tcBorders>
              <w:top w:val="single" w:sz="8" w:space="0" w:color="auto"/>
              <w:left w:val="nil"/>
              <w:bottom w:val="single" w:sz="8" w:space="0" w:color="auto"/>
              <w:right w:val="nil"/>
            </w:tcBorders>
            <w:shd w:val="clear" w:color="000000" w:fill="D9D9D9"/>
            <w:noWrap/>
            <w:vAlign w:val="center"/>
            <w:hideMark/>
          </w:tcPr>
          <w:p w14:paraId="13F31B88" w14:textId="77777777" w:rsidR="00173932" w:rsidRPr="00752287" w:rsidRDefault="00173932" w:rsidP="007F5937">
            <w:pPr>
              <w:jc w:val="center"/>
              <w:rPr>
                <w:ins w:id="169" w:author="FERNANDA GASPARI" w:date="2021-10-29T10:32:00Z"/>
                <w:rFonts w:ascii="Arial" w:hAnsi="Arial" w:cs="Arial"/>
                <w:color w:val="000000"/>
                <w:sz w:val="18"/>
                <w:szCs w:val="18"/>
                <w:lang w:val="es-CO" w:eastAsia="es-CO"/>
              </w:rPr>
            </w:pPr>
            <w:ins w:id="170" w:author="FERNANDA GASPARI" w:date="2021-10-29T10:32:00Z">
              <w:r w:rsidRPr="00752287">
                <w:rPr>
                  <w:rFonts w:ascii="Arial" w:hAnsi="Arial" w:cs="Arial"/>
                  <w:color w:val="000000"/>
                  <w:sz w:val="18"/>
                  <w:szCs w:val="18"/>
                  <w:lang w:eastAsia="es-CO"/>
                </w:rPr>
                <w:t>Cod_</w:t>
              </w:r>
            </w:ins>
          </w:p>
        </w:tc>
        <w:tc>
          <w:tcPr>
            <w:tcW w:w="441" w:type="dxa"/>
            <w:tcBorders>
              <w:top w:val="single" w:sz="8" w:space="0" w:color="auto"/>
              <w:left w:val="nil"/>
              <w:bottom w:val="single" w:sz="8" w:space="0" w:color="auto"/>
              <w:right w:val="nil"/>
            </w:tcBorders>
            <w:shd w:val="clear" w:color="000000" w:fill="D9D9D9"/>
            <w:noWrap/>
            <w:vAlign w:val="center"/>
            <w:hideMark/>
          </w:tcPr>
          <w:p w14:paraId="7073E90D" w14:textId="77777777" w:rsidR="00173932" w:rsidRPr="00752287" w:rsidRDefault="00173932" w:rsidP="007F5937">
            <w:pPr>
              <w:jc w:val="center"/>
              <w:rPr>
                <w:ins w:id="171" w:author="FERNANDA GASPARI" w:date="2021-10-29T10:32:00Z"/>
                <w:rFonts w:ascii="Arial" w:hAnsi="Arial" w:cs="Arial"/>
                <w:color w:val="000000"/>
                <w:sz w:val="18"/>
                <w:szCs w:val="18"/>
                <w:lang w:val="es-CO" w:eastAsia="es-CO"/>
              </w:rPr>
            </w:pPr>
            <w:ins w:id="172" w:author="FERNANDA GASPARI" w:date="2021-10-29T10:32:00Z">
              <w:r w:rsidRPr="00752287">
                <w:rPr>
                  <w:rFonts w:ascii="Arial" w:hAnsi="Arial" w:cs="Arial"/>
                  <w:color w:val="000000"/>
                  <w:sz w:val="18"/>
                  <w:szCs w:val="18"/>
                  <w:lang w:eastAsia="es-CO"/>
                </w:rPr>
                <w:t>I</w:t>
              </w:r>
            </w:ins>
          </w:p>
        </w:tc>
        <w:tc>
          <w:tcPr>
            <w:tcW w:w="441" w:type="dxa"/>
            <w:tcBorders>
              <w:top w:val="single" w:sz="8" w:space="0" w:color="auto"/>
              <w:left w:val="nil"/>
              <w:bottom w:val="single" w:sz="8" w:space="0" w:color="auto"/>
              <w:right w:val="nil"/>
            </w:tcBorders>
            <w:shd w:val="clear" w:color="000000" w:fill="D9D9D9"/>
            <w:noWrap/>
            <w:vAlign w:val="center"/>
            <w:hideMark/>
          </w:tcPr>
          <w:p w14:paraId="29C07DDA" w14:textId="77777777" w:rsidR="00173932" w:rsidRPr="00752287" w:rsidRDefault="00173932" w:rsidP="007F5937">
            <w:pPr>
              <w:jc w:val="center"/>
              <w:rPr>
                <w:ins w:id="173" w:author="FERNANDA GASPARI" w:date="2021-10-29T10:32:00Z"/>
                <w:rFonts w:ascii="Arial" w:hAnsi="Arial" w:cs="Arial"/>
                <w:color w:val="000000"/>
                <w:sz w:val="18"/>
                <w:szCs w:val="18"/>
                <w:lang w:val="es-CO" w:eastAsia="es-CO"/>
              </w:rPr>
            </w:pPr>
            <w:ins w:id="174" w:author="FERNANDA GASPARI" w:date="2021-10-29T10:32:00Z">
              <w:r w:rsidRPr="00752287">
                <w:rPr>
                  <w:rFonts w:ascii="Arial" w:hAnsi="Arial" w:cs="Arial"/>
                  <w:color w:val="000000"/>
                  <w:sz w:val="18"/>
                  <w:szCs w:val="18"/>
                  <w:lang w:eastAsia="es-CO"/>
                </w:rPr>
                <w:t>II</w:t>
              </w:r>
            </w:ins>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58A8DDD9" w14:textId="77777777" w:rsidR="00173932" w:rsidRPr="00752287" w:rsidRDefault="00173932" w:rsidP="007F5937">
            <w:pPr>
              <w:jc w:val="center"/>
              <w:rPr>
                <w:ins w:id="175" w:author="FERNANDA GASPARI" w:date="2021-10-29T10:32:00Z"/>
                <w:rFonts w:ascii="Arial" w:hAnsi="Arial" w:cs="Arial"/>
                <w:color w:val="000000"/>
                <w:sz w:val="18"/>
                <w:szCs w:val="18"/>
                <w:lang w:val="es-CO" w:eastAsia="es-CO"/>
              </w:rPr>
            </w:pPr>
            <w:ins w:id="176" w:author="FERNANDA GASPARI" w:date="2021-10-29T10:32:00Z">
              <w:r w:rsidRPr="00752287">
                <w:rPr>
                  <w:rFonts w:ascii="Arial" w:hAnsi="Arial" w:cs="Arial"/>
                  <w:color w:val="000000"/>
                  <w:sz w:val="18"/>
                  <w:szCs w:val="18"/>
                  <w:lang w:eastAsia="es-CO"/>
                </w:rPr>
                <w:t>III</w:t>
              </w:r>
            </w:ins>
          </w:p>
        </w:tc>
        <w:tc>
          <w:tcPr>
            <w:tcW w:w="580" w:type="dxa"/>
            <w:tcBorders>
              <w:top w:val="single" w:sz="8" w:space="0" w:color="auto"/>
              <w:left w:val="nil"/>
              <w:bottom w:val="single" w:sz="8" w:space="0" w:color="auto"/>
              <w:right w:val="nil"/>
            </w:tcBorders>
            <w:shd w:val="clear" w:color="000000" w:fill="D9D9D9"/>
            <w:noWrap/>
            <w:vAlign w:val="center"/>
            <w:hideMark/>
          </w:tcPr>
          <w:p w14:paraId="6153BCE0" w14:textId="77777777" w:rsidR="00173932" w:rsidRPr="00752287" w:rsidRDefault="00173932" w:rsidP="007F5937">
            <w:pPr>
              <w:jc w:val="center"/>
              <w:rPr>
                <w:ins w:id="177" w:author="FERNANDA GASPARI" w:date="2021-10-29T10:32:00Z"/>
                <w:rFonts w:ascii="Arial" w:hAnsi="Arial" w:cs="Arial"/>
                <w:color w:val="000000"/>
                <w:sz w:val="18"/>
                <w:szCs w:val="18"/>
                <w:lang w:val="es-CO" w:eastAsia="es-CO"/>
              </w:rPr>
            </w:pPr>
            <w:ins w:id="178" w:author="FERNANDA GASPARI" w:date="2021-10-29T10:32:00Z">
              <w:r w:rsidRPr="00752287">
                <w:rPr>
                  <w:rFonts w:ascii="Arial" w:hAnsi="Arial" w:cs="Arial"/>
                  <w:color w:val="000000"/>
                  <w:sz w:val="18"/>
                  <w:szCs w:val="18"/>
                  <w:lang w:eastAsia="es-CO"/>
                </w:rPr>
                <w:t>Cod_</w:t>
              </w:r>
            </w:ins>
          </w:p>
        </w:tc>
        <w:tc>
          <w:tcPr>
            <w:tcW w:w="441" w:type="dxa"/>
            <w:tcBorders>
              <w:top w:val="single" w:sz="8" w:space="0" w:color="auto"/>
              <w:left w:val="nil"/>
              <w:bottom w:val="single" w:sz="8" w:space="0" w:color="auto"/>
              <w:right w:val="nil"/>
            </w:tcBorders>
            <w:shd w:val="clear" w:color="000000" w:fill="D9D9D9"/>
            <w:noWrap/>
            <w:vAlign w:val="center"/>
            <w:hideMark/>
          </w:tcPr>
          <w:p w14:paraId="6481BE8E" w14:textId="77777777" w:rsidR="00173932" w:rsidRPr="00752287" w:rsidRDefault="00173932" w:rsidP="007F5937">
            <w:pPr>
              <w:jc w:val="center"/>
              <w:rPr>
                <w:ins w:id="179" w:author="FERNANDA GASPARI" w:date="2021-10-29T10:32:00Z"/>
                <w:rFonts w:ascii="Arial" w:hAnsi="Arial" w:cs="Arial"/>
                <w:color w:val="000000"/>
                <w:sz w:val="18"/>
                <w:szCs w:val="18"/>
                <w:lang w:val="es-CO" w:eastAsia="es-CO"/>
              </w:rPr>
            </w:pPr>
            <w:ins w:id="180" w:author="FERNANDA GASPARI" w:date="2021-10-29T10:32:00Z">
              <w:r w:rsidRPr="00752287">
                <w:rPr>
                  <w:rFonts w:ascii="Arial" w:hAnsi="Arial" w:cs="Arial"/>
                  <w:color w:val="000000"/>
                  <w:sz w:val="18"/>
                  <w:szCs w:val="18"/>
                  <w:lang w:eastAsia="es-CO"/>
                </w:rPr>
                <w:t>I</w:t>
              </w:r>
            </w:ins>
          </w:p>
        </w:tc>
        <w:tc>
          <w:tcPr>
            <w:tcW w:w="441" w:type="dxa"/>
            <w:tcBorders>
              <w:top w:val="single" w:sz="8" w:space="0" w:color="auto"/>
              <w:left w:val="nil"/>
              <w:bottom w:val="single" w:sz="8" w:space="0" w:color="auto"/>
              <w:right w:val="nil"/>
            </w:tcBorders>
            <w:shd w:val="clear" w:color="000000" w:fill="D9D9D9"/>
            <w:noWrap/>
            <w:vAlign w:val="center"/>
            <w:hideMark/>
          </w:tcPr>
          <w:p w14:paraId="60783DFA" w14:textId="77777777" w:rsidR="00173932" w:rsidRPr="00752287" w:rsidRDefault="00173932" w:rsidP="007F5937">
            <w:pPr>
              <w:jc w:val="center"/>
              <w:rPr>
                <w:ins w:id="181" w:author="FERNANDA GASPARI" w:date="2021-10-29T10:32:00Z"/>
                <w:rFonts w:ascii="Arial" w:hAnsi="Arial" w:cs="Arial"/>
                <w:color w:val="000000"/>
                <w:sz w:val="18"/>
                <w:szCs w:val="18"/>
                <w:lang w:val="es-CO" w:eastAsia="es-CO"/>
              </w:rPr>
            </w:pPr>
            <w:ins w:id="182" w:author="FERNANDA GASPARI" w:date="2021-10-29T10:32:00Z">
              <w:r w:rsidRPr="00752287">
                <w:rPr>
                  <w:rFonts w:ascii="Arial" w:hAnsi="Arial" w:cs="Arial"/>
                  <w:color w:val="000000"/>
                  <w:sz w:val="18"/>
                  <w:szCs w:val="18"/>
                  <w:lang w:eastAsia="es-CO"/>
                </w:rPr>
                <w:t>II</w:t>
              </w:r>
            </w:ins>
          </w:p>
        </w:tc>
        <w:tc>
          <w:tcPr>
            <w:tcW w:w="441" w:type="dxa"/>
            <w:tcBorders>
              <w:top w:val="single" w:sz="8" w:space="0" w:color="auto"/>
              <w:left w:val="nil"/>
              <w:bottom w:val="single" w:sz="8" w:space="0" w:color="auto"/>
              <w:right w:val="single" w:sz="8" w:space="0" w:color="auto"/>
            </w:tcBorders>
            <w:shd w:val="clear" w:color="000000" w:fill="D9D9D9"/>
            <w:noWrap/>
            <w:vAlign w:val="center"/>
            <w:hideMark/>
          </w:tcPr>
          <w:p w14:paraId="7FEE8B57" w14:textId="77777777" w:rsidR="00173932" w:rsidRPr="00752287" w:rsidRDefault="00173932" w:rsidP="007F5937">
            <w:pPr>
              <w:jc w:val="center"/>
              <w:rPr>
                <w:ins w:id="183" w:author="FERNANDA GASPARI" w:date="2021-10-29T10:32:00Z"/>
                <w:rFonts w:ascii="Arial" w:hAnsi="Arial" w:cs="Arial"/>
                <w:color w:val="000000"/>
                <w:sz w:val="18"/>
                <w:szCs w:val="18"/>
                <w:lang w:val="es-CO" w:eastAsia="es-CO"/>
              </w:rPr>
            </w:pPr>
            <w:ins w:id="184" w:author="FERNANDA GASPARI" w:date="2021-10-29T10:32:00Z">
              <w:r w:rsidRPr="00752287">
                <w:rPr>
                  <w:rFonts w:ascii="Arial" w:hAnsi="Arial" w:cs="Arial"/>
                  <w:color w:val="000000"/>
                  <w:sz w:val="18"/>
                  <w:szCs w:val="18"/>
                  <w:lang w:eastAsia="es-CO"/>
                </w:rPr>
                <w:t>III</w:t>
              </w:r>
            </w:ins>
          </w:p>
        </w:tc>
      </w:tr>
      <w:tr w:rsidR="00173932" w:rsidRPr="00752287" w14:paraId="17C2B63C" w14:textId="77777777" w:rsidTr="007F5937">
        <w:trPr>
          <w:trHeight w:val="168"/>
          <w:tblHeader/>
          <w:jc w:val="center"/>
          <w:ins w:id="185"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2E475EA" w14:textId="77777777" w:rsidR="00173932" w:rsidRPr="00752287" w:rsidRDefault="00173932" w:rsidP="007F5937">
            <w:pPr>
              <w:jc w:val="center"/>
              <w:rPr>
                <w:ins w:id="186" w:author="FERNANDA GASPARI" w:date="2021-10-29T10:32:00Z"/>
                <w:rFonts w:ascii="Arial" w:hAnsi="Arial" w:cs="Arial"/>
                <w:color w:val="000000"/>
                <w:sz w:val="18"/>
                <w:szCs w:val="18"/>
                <w:lang w:val="es-CO" w:eastAsia="es-CO"/>
              </w:rPr>
            </w:pPr>
            <w:ins w:id="187" w:author="FERNANDA GASPARI" w:date="2021-10-29T10:32:00Z">
              <w:r w:rsidRPr="00752287">
                <w:rPr>
                  <w:rFonts w:ascii="Arial" w:hAnsi="Arial" w:cs="Arial"/>
                  <w:color w:val="000000"/>
                  <w:sz w:val="18"/>
                  <w:szCs w:val="18"/>
                  <w:lang w:eastAsia="es-CO"/>
                </w:rPr>
                <w:t>11</w:t>
              </w:r>
            </w:ins>
          </w:p>
        </w:tc>
        <w:tc>
          <w:tcPr>
            <w:tcW w:w="441" w:type="dxa"/>
            <w:tcBorders>
              <w:top w:val="nil"/>
              <w:left w:val="nil"/>
              <w:bottom w:val="nil"/>
              <w:right w:val="nil"/>
            </w:tcBorders>
            <w:shd w:val="clear" w:color="auto" w:fill="auto"/>
            <w:vAlign w:val="center"/>
            <w:hideMark/>
          </w:tcPr>
          <w:p w14:paraId="618C5391" w14:textId="77777777" w:rsidR="00173932" w:rsidRPr="00752287" w:rsidRDefault="00173932" w:rsidP="007F5937">
            <w:pPr>
              <w:jc w:val="center"/>
              <w:rPr>
                <w:ins w:id="188" w:author="FERNANDA GASPARI" w:date="2021-10-29T10:32:00Z"/>
                <w:rFonts w:ascii="Arial" w:hAnsi="Arial" w:cs="Arial"/>
                <w:color w:val="000000"/>
                <w:sz w:val="18"/>
                <w:szCs w:val="18"/>
                <w:lang w:val="es-CO" w:eastAsia="es-CO"/>
              </w:rPr>
            </w:pPr>
            <w:ins w:id="189"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5F6EDF67" w14:textId="77777777" w:rsidR="00173932" w:rsidRPr="00752287" w:rsidRDefault="00173932" w:rsidP="007F5937">
            <w:pPr>
              <w:jc w:val="center"/>
              <w:rPr>
                <w:ins w:id="190" w:author="FERNANDA GASPARI" w:date="2021-10-29T10:32:00Z"/>
                <w:rFonts w:ascii="Arial" w:hAnsi="Arial" w:cs="Arial"/>
                <w:color w:val="000000"/>
                <w:sz w:val="18"/>
                <w:szCs w:val="18"/>
                <w:lang w:val="es-CO" w:eastAsia="es-CO"/>
              </w:rPr>
            </w:pPr>
            <w:ins w:id="191"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3B7D6AAE" w14:textId="77777777" w:rsidR="00173932" w:rsidRPr="00752287" w:rsidRDefault="00173932" w:rsidP="007F5937">
            <w:pPr>
              <w:jc w:val="center"/>
              <w:rPr>
                <w:ins w:id="192" w:author="FERNANDA GASPARI" w:date="2021-10-29T10:32:00Z"/>
                <w:rFonts w:ascii="Arial" w:hAnsi="Arial" w:cs="Arial"/>
                <w:color w:val="000000"/>
                <w:sz w:val="18"/>
                <w:szCs w:val="18"/>
                <w:lang w:val="es-CO" w:eastAsia="es-CO"/>
              </w:rPr>
            </w:pPr>
            <w:ins w:id="193"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noWrap/>
            <w:vAlign w:val="center"/>
            <w:hideMark/>
          </w:tcPr>
          <w:p w14:paraId="55725D24" w14:textId="77777777" w:rsidR="00173932" w:rsidRPr="00752287" w:rsidRDefault="00173932" w:rsidP="007F5937">
            <w:pPr>
              <w:jc w:val="center"/>
              <w:rPr>
                <w:ins w:id="194" w:author="FERNANDA GASPARI" w:date="2021-10-29T10:32:00Z"/>
                <w:rFonts w:ascii="Arial" w:hAnsi="Arial" w:cs="Arial"/>
                <w:color w:val="000000"/>
                <w:sz w:val="18"/>
                <w:szCs w:val="18"/>
                <w:lang w:val="es-CO" w:eastAsia="es-CO"/>
              </w:rPr>
            </w:pPr>
            <w:ins w:id="195" w:author="FERNANDA GASPARI" w:date="2021-10-29T10:32:00Z">
              <w:r w:rsidRPr="00752287">
                <w:rPr>
                  <w:rFonts w:ascii="Arial" w:hAnsi="Arial" w:cs="Arial"/>
                  <w:color w:val="000000"/>
                  <w:sz w:val="18"/>
                  <w:szCs w:val="18"/>
                  <w:lang w:eastAsia="es-AR"/>
                </w:rPr>
                <w:t>12</w:t>
              </w:r>
            </w:ins>
          </w:p>
        </w:tc>
        <w:tc>
          <w:tcPr>
            <w:tcW w:w="441" w:type="dxa"/>
            <w:tcBorders>
              <w:top w:val="nil"/>
              <w:left w:val="nil"/>
              <w:bottom w:val="nil"/>
              <w:right w:val="nil"/>
            </w:tcBorders>
            <w:shd w:val="clear" w:color="auto" w:fill="auto"/>
            <w:vAlign w:val="center"/>
            <w:hideMark/>
          </w:tcPr>
          <w:p w14:paraId="1F6C164E" w14:textId="77777777" w:rsidR="00173932" w:rsidRPr="00752287" w:rsidRDefault="00173932" w:rsidP="007F5937">
            <w:pPr>
              <w:jc w:val="center"/>
              <w:rPr>
                <w:ins w:id="196" w:author="FERNANDA GASPARI" w:date="2021-10-29T10:32:00Z"/>
                <w:rFonts w:ascii="Arial" w:hAnsi="Arial" w:cs="Arial"/>
                <w:color w:val="000000"/>
                <w:sz w:val="18"/>
                <w:szCs w:val="18"/>
                <w:lang w:val="es-CO" w:eastAsia="es-CO"/>
              </w:rPr>
            </w:pPr>
            <w:ins w:id="197"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vAlign w:val="center"/>
            <w:hideMark/>
          </w:tcPr>
          <w:p w14:paraId="10A07B37" w14:textId="77777777" w:rsidR="00173932" w:rsidRPr="00752287" w:rsidRDefault="00173932" w:rsidP="007F5937">
            <w:pPr>
              <w:jc w:val="center"/>
              <w:rPr>
                <w:ins w:id="198" w:author="FERNANDA GASPARI" w:date="2021-10-29T10:32:00Z"/>
                <w:rFonts w:ascii="Arial" w:hAnsi="Arial" w:cs="Arial"/>
                <w:color w:val="000000"/>
                <w:sz w:val="18"/>
                <w:szCs w:val="18"/>
                <w:lang w:val="es-CO" w:eastAsia="es-CO"/>
              </w:rPr>
            </w:pPr>
            <w:ins w:id="199" w:author="FERNANDA GASPARI" w:date="2021-10-29T10:32:00Z">
              <w:r w:rsidRPr="00752287">
                <w:rPr>
                  <w:rFonts w:ascii="Arial" w:hAnsi="Arial" w:cs="Arial"/>
                  <w:color w:val="000000"/>
                  <w:sz w:val="18"/>
                  <w:szCs w:val="18"/>
                  <w:lang w:eastAsia="es-AR"/>
                </w:rPr>
                <w:t>86</w:t>
              </w:r>
            </w:ins>
          </w:p>
        </w:tc>
        <w:tc>
          <w:tcPr>
            <w:tcW w:w="441" w:type="dxa"/>
            <w:tcBorders>
              <w:top w:val="nil"/>
              <w:left w:val="nil"/>
              <w:bottom w:val="nil"/>
              <w:right w:val="single" w:sz="8" w:space="0" w:color="auto"/>
            </w:tcBorders>
            <w:shd w:val="clear" w:color="auto" w:fill="auto"/>
            <w:vAlign w:val="center"/>
            <w:hideMark/>
          </w:tcPr>
          <w:p w14:paraId="77A3AE64" w14:textId="77777777" w:rsidR="00173932" w:rsidRPr="00752287" w:rsidRDefault="00173932" w:rsidP="007F5937">
            <w:pPr>
              <w:jc w:val="center"/>
              <w:rPr>
                <w:ins w:id="200" w:author="FERNANDA GASPARI" w:date="2021-10-29T10:32:00Z"/>
                <w:rFonts w:ascii="Arial" w:hAnsi="Arial" w:cs="Arial"/>
                <w:color w:val="000000"/>
                <w:sz w:val="18"/>
                <w:szCs w:val="18"/>
                <w:lang w:val="es-CO" w:eastAsia="es-CO"/>
              </w:rPr>
            </w:pPr>
            <w:ins w:id="201" w:author="FERNANDA GASPARI" w:date="2021-10-29T10:32:00Z">
              <w:r w:rsidRPr="00752287">
                <w:rPr>
                  <w:rFonts w:ascii="Arial" w:hAnsi="Arial" w:cs="Arial"/>
                  <w:color w:val="000000"/>
                  <w:sz w:val="18"/>
                  <w:szCs w:val="18"/>
                  <w:lang w:eastAsia="es-AR"/>
                </w:rPr>
                <w:t>93</w:t>
              </w:r>
            </w:ins>
          </w:p>
        </w:tc>
        <w:tc>
          <w:tcPr>
            <w:tcW w:w="580" w:type="dxa"/>
            <w:tcBorders>
              <w:top w:val="nil"/>
              <w:left w:val="nil"/>
              <w:bottom w:val="nil"/>
              <w:right w:val="nil"/>
            </w:tcBorders>
            <w:shd w:val="clear" w:color="000000" w:fill="D9D9D9"/>
            <w:vAlign w:val="center"/>
            <w:hideMark/>
          </w:tcPr>
          <w:p w14:paraId="5D66221F" w14:textId="77777777" w:rsidR="00173932" w:rsidRPr="00752287" w:rsidRDefault="00173932" w:rsidP="007F5937">
            <w:pPr>
              <w:jc w:val="center"/>
              <w:rPr>
                <w:ins w:id="202" w:author="FERNANDA GASPARI" w:date="2021-10-29T10:32:00Z"/>
                <w:rFonts w:ascii="Arial" w:hAnsi="Arial" w:cs="Arial"/>
                <w:color w:val="000000"/>
                <w:sz w:val="18"/>
                <w:szCs w:val="18"/>
                <w:lang w:val="es-CO" w:eastAsia="es-CO"/>
              </w:rPr>
            </w:pPr>
            <w:ins w:id="203" w:author="FERNANDA GASPARI" w:date="2021-10-29T10:32:00Z">
              <w:r w:rsidRPr="00752287">
                <w:rPr>
                  <w:rFonts w:ascii="Arial" w:hAnsi="Arial" w:cs="Arial"/>
                  <w:color w:val="000000"/>
                  <w:sz w:val="18"/>
                  <w:szCs w:val="18"/>
                  <w:lang w:eastAsia="es-CO"/>
                </w:rPr>
                <w:t>13</w:t>
              </w:r>
            </w:ins>
          </w:p>
        </w:tc>
        <w:tc>
          <w:tcPr>
            <w:tcW w:w="441" w:type="dxa"/>
            <w:tcBorders>
              <w:top w:val="nil"/>
              <w:left w:val="nil"/>
              <w:bottom w:val="nil"/>
              <w:right w:val="nil"/>
            </w:tcBorders>
            <w:shd w:val="clear" w:color="auto" w:fill="auto"/>
            <w:vAlign w:val="center"/>
            <w:hideMark/>
          </w:tcPr>
          <w:p w14:paraId="3237D967" w14:textId="77777777" w:rsidR="00173932" w:rsidRPr="00752287" w:rsidRDefault="00173932" w:rsidP="007F5937">
            <w:pPr>
              <w:jc w:val="center"/>
              <w:rPr>
                <w:ins w:id="204" w:author="FERNANDA GASPARI" w:date="2021-10-29T10:32:00Z"/>
                <w:rFonts w:ascii="Arial" w:hAnsi="Arial" w:cs="Arial"/>
                <w:color w:val="000000"/>
                <w:sz w:val="18"/>
                <w:szCs w:val="18"/>
                <w:lang w:val="es-CO" w:eastAsia="es-CO"/>
              </w:rPr>
            </w:pPr>
            <w:ins w:id="205"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nil"/>
            </w:tcBorders>
            <w:shd w:val="clear" w:color="auto" w:fill="auto"/>
            <w:vAlign w:val="center"/>
            <w:hideMark/>
          </w:tcPr>
          <w:p w14:paraId="239C0B9A" w14:textId="77777777" w:rsidR="00173932" w:rsidRPr="00752287" w:rsidRDefault="00173932" w:rsidP="007F5937">
            <w:pPr>
              <w:jc w:val="center"/>
              <w:rPr>
                <w:ins w:id="206" w:author="FERNANDA GASPARI" w:date="2021-10-29T10:32:00Z"/>
                <w:rFonts w:ascii="Arial" w:hAnsi="Arial" w:cs="Arial"/>
                <w:color w:val="000000"/>
                <w:sz w:val="18"/>
                <w:szCs w:val="18"/>
                <w:lang w:val="es-CO" w:eastAsia="es-CO"/>
              </w:rPr>
            </w:pPr>
            <w:ins w:id="207"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single" w:sz="8" w:space="0" w:color="auto"/>
            </w:tcBorders>
            <w:shd w:val="clear" w:color="auto" w:fill="auto"/>
            <w:vAlign w:val="center"/>
            <w:hideMark/>
          </w:tcPr>
          <w:p w14:paraId="3475DBDA" w14:textId="77777777" w:rsidR="00173932" w:rsidRPr="00752287" w:rsidRDefault="00173932" w:rsidP="007F5937">
            <w:pPr>
              <w:jc w:val="center"/>
              <w:rPr>
                <w:ins w:id="208" w:author="FERNANDA GASPARI" w:date="2021-10-29T10:32:00Z"/>
                <w:rFonts w:ascii="Arial" w:hAnsi="Arial" w:cs="Arial"/>
                <w:color w:val="000000"/>
                <w:sz w:val="18"/>
                <w:szCs w:val="18"/>
                <w:lang w:val="es-CO" w:eastAsia="es-CO"/>
              </w:rPr>
            </w:pPr>
            <w:ins w:id="209" w:author="FERNANDA GASPARI" w:date="2021-10-29T10:32:00Z">
              <w:r w:rsidRPr="00752287">
                <w:rPr>
                  <w:rFonts w:ascii="Arial" w:hAnsi="Arial" w:cs="Arial"/>
                  <w:color w:val="000000"/>
                  <w:sz w:val="18"/>
                  <w:szCs w:val="18"/>
                  <w:lang w:eastAsia="es-AR"/>
                </w:rPr>
                <w:t>96</w:t>
              </w:r>
            </w:ins>
          </w:p>
        </w:tc>
        <w:tc>
          <w:tcPr>
            <w:tcW w:w="580" w:type="dxa"/>
            <w:tcBorders>
              <w:top w:val="nil"/>
              <w:left w:val="nil"/>
              <w:bottom w:val="nil"/>
              <w:right w:val="nil"/>
            </w:tcBorders>
            <w:shd w:val="clear" w:color="000000" w:fill="D9D9D9"/>
            <w:vAlign w:val="center"/>
            <w:hideMark/>
          </w:tcPr>
          <w:p w14:paraId="288009EC" w14:textId="77777777" w:rsidR="00173932" w:rsidRPr="00752287" w:rsidRDefault="00173932" w:rsidP="007F5937">
            <w:pPr>
              <w:jc w:val="center"/>
              <w:rPr>
                <w:ins w:id="210" w:author="FERNANDA GASPARI" w:date="2021-10-29T10:32:00Z"/>
                <w:rFonts w:ascii="Arial" w:hAnsi="Arial" w:cs="Arial"/>
                <w:color w:val="000000"/>
                <w:sz w:val="18"/>
                <w:szCs w:val="18"/>
                <w:lang w:val="es-CO" w:eastAsia="es-CO"/>
              </w:rPr>
            </w:pPr>
            <w:ins w:id="211" w:author="FERNANDA GASPARI" w:date="2021-10-29T10:32:00Z">
              <w:r w:rsidRPr="00752287">
                <w:rPr>
                  <w:rFonts w:ascii="Arial" w:hAnsi="Arial" w:cs="Arial"/>
                  <w:color w:val="000000"/>
                  <w:sz w:val="18"/>
                  <w:szCs w:val="18"/>
                  <w:lang w:eastAsia="es-CO"/>
                </w:rPr>
                <w:t>14</w:t>
              </w:r>
            </w:ins>
          </w:p>
        </w:tc>
        <w:tc>
          <w:tcPr>
            <w:tcW w:w="441" w:type="dxa"/>
            <w:tcBorders>
              <w:top w:val="nil"/>
              <w:left w:val="nil"/>
              <w:bottom w:val="nil"/>
              <w:right w:val="nil"/>
            </w:tcBorders>
            <w:shd w:val="clear" w:color="auto" w:fill="auto"/>
            <w:vAlign w:val="center"/>
            <w:hideMark/>
          </w:tcPr>
          <w:p w14:paraId="53096066" w14:textId="77777777" w:rsidR="00173932" w:rsidRPr="00752287" w:rsidRDefault="00173932" w:rsidP="007F5937">
            <w:pPr>
              <w:jc w:val="center"/>
              <w:rPr>
                <w:ins w:id="212" w:author="FERNANDA GASPARI" w:date="2021-10-29T10:32:00Z"/>
                <w:rFonts w:ascii="Arial" w:hAnsi="Arial" w:cs="Arial"/>
                <w:color w:val="000000"/>
                <w:sz w:val="18"/>
                <w:szCs w:val="18"/>
                <w:lang w:val="es-CO" w:eastAsia="es-CO"/>
              </w:rPr>
            </w:pPr>
            <w:ins w:id="213" w:author="FERNANDA GASPARI" w:date="2021-10-29T10:32:00Z">
              <w:r w:rsidRPr="00752287">
                <w:rPr>
                  <w:rFonts w:ascii="Arial" w:hAnsi="Arial" w:cs="Arial"/>
                  <w:color w:val="000000"/>
                  <w:sz w:val="18"/>
                  <w:szCs w:val="18"/>
                  <w:lang w:eastAsia="es-AR"/>
                </w:rPr>
                <w:t>87</w:t>
              </w:r>
            </w:ins>
          </w:p>
        </w:tc>
        <w:tc>
          <w:tcPr>
            <w:tcW w:w="441" w:type="dxa"/>
            <w:tcBorders>
              <w:top w:val="nil"/>
              <w:left w:val="nil"/>
              <w:bottom w:val="nil"/>
              <w:right w:val="nil"/>
            </w:tcBorders>
            <w:shd w:val="clear" w:color="auto" w:fill="auto"/>
            <w:vAlign w:val="center"/>
            <w:hideMark/>
          </w:tcPr>
          <w:p w14:paraId="29C415B4" w14:textId="77777777" w:rsidR="00173932" w:rsidRPr="00752287" w:rsidRDefault="00173932" w:rsidP="007F5937">
            <w:pPr>
              <w:jc w:val="center"/>
              <w:rPr>
                <w:ins w:id="214" w:author="FERNANDA GASPARI" w:date="2021-10-29T10:32:00Z"/>
                <w:rFonts w:ascii="Arial" w:hAnsi="Arial" w:cs="Arial"/>
                <w:color w:val="000000"/>
                <w:sz w:val="18"/>
                <w:szCs w:val="18"/>
                <w:lang w:val="es-CO" w:eastAsia="es-CO"/>
              </w:rPr>
            </w:pPr>
            <w:ins w:id="215" w:author="FERNANDA GASPARI" w:date="2021-10-29T10:32:00Z">
              <w:r w:rsidRPr="00752287">
                <w:rPr>
                  <w:rFonts w:ascii="Arial" w:hAnsi="Arial" w:cs="Arial"/>
                  <w:color w:val="000000"/>
                  <w:sz w:val="18"/>
                  <w:szCs w:val="18"/>
                  <w:lang w:eastAsia="es-AR"/>
                </w:rPr>
                <w:t>94</w:t>
              </w:r>
            </w:ins>
          </w:p>
        </w:tc>
        <w:tc>
          <w:tcPr>
            <w:tcW w:w="441" w:type="dxa"/>
            <w:tcBorders>
              <w:top w:val="nil"/>
              <w:left w:val="nil"/>
              <w:bottom w:val="nil"/>
              <w:right w:val="single" w:sz="8" w:space="0" w:color="auto"/>
            </w:tcBorders>
            <w:shd w:val="clear" w:color="auto" w:fill="auto"/>
            <w:vAlign w:val="center"/>
            <w:hideMark/>
          </w:tcPr>
          <w:p w14:paraId="62815C67" w14:textId="77777777" w:rsidR="00173932" w:rsidRPr="00752287" w:rsidRDefault="00173932" w:rsidP="007F5937">
            <w:pPr>
              <w:jc w:val="center"/>
              <w:rPr>
                <w:ins w:id="216" w:author="FERNANDA GASPARI" w:date="2021-10-29T10:32:00Z"/>
                <w:rFonts w:ascii="Arial" w:hAnsi="Arial" w:cs="Arial"/>
                <w:color w:val="000000"/>
                <w:sz w:val="18"/>
                <w:szCs w:val="18"/>
                <w:lang w:val="es-CO" w:eastAsia="es-CO"/>
              </w:rPr>
            </w:pPr>
            <w:ins w:id="217" w:author="FERNANDA GASPARI" w:date="2021-10-29T10:32:00Z">
              <w:r w:rsidRPr="00752287">
                <w:rPr>
                  <w:rFonts w:ascii="Arial" w:hAnsi="Arial" w:cs="Arial"/>
                  <w:color w:val="000000"/>
                  <w:sz w:val="18"/>
                  <w:szCs w:val="18"/>
                  <w:lang w:eastAsia="es-AR"/>
                </w:rPr>
                <w:t>97</w:t>
              </w:r>
            </w:ins>
          </w:p>
        </w:tc>
      </w:tr>
      <w:tr w:rsidR="00173932" w:rsidRPr="00752287" w14:paraId="23810893" w14:textId="77777777" w:rsidTr="007F5937">
        <w:trPr>
          <w:trHeight w:val="168"/>
          <w:tblHeader/>
          <w:jc w:val="center"/>
          <w:ins w:id="218"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3D5D4F8" w14:textId="77777777" w:rsidR="00173932" w:rsidRPr="00752287" w:rsidRDefault="00173932" w:rsidP="007F5937">
            <w:pPr>
              <w:jc w:val="center"/>
              <w:rPr>
                <w:ins w:id="219" w:author="FERNANDA GASPARI" w:date="2021-10-29T10:32:00Z"/>
                <w:rFonts w:ascii="Arial" w:hAnsi="Arial" w:cs="Arial"/>
                <w:color w:val="000000"/>
                <w:sz w:val="18"/>
                <w:szCs w:val="18"/>
                <w:lang w:val="es-CO" w:eastAsia="es-CO"/>
              </w:rPr>
            </w:pPr>
            <w:ins w:id="220" w:author="FERNANDA GASPARI" w:date="2021-10-29T10:32:00Z">
              <w:r w:rsidRPr="00752287">
                <w:rPr>
                  <w:rFonts w:ascii="Arial" w:hAnsi="Arial" w:cs="Arial"/>
                  <w:color w:val="000000"/>
                  <w:sz w:val="18"/>
                  <w:szCs w:val="18"/>
                  <w:lang w:eastAsia="es-CO"/>
                </w:rPr>
                <w:t>21</w:t>
              </w:r>
            </w:ins>
          </w:p>
        </w:tc>
        <w:tc>
          <w:tcPr>
            <w:tcW w:w="441" w:type="dxa"/>
            <w:tcBorders>
              <w:top w:val="nil"/>
              <w:left w:val="nil"/>
              <w:bottom w:val="nil"/>
              <w:right w:val="nil"/>
            </w:tcBorders>
            <w:shd w:val="clear" w:color="auto" w:fill="auto"/>
            <w:vAlign w:val="center"/>
            <w:hideMark/>
          </w:tcPr>
          <w:p w14:paraId="5D57F845" w14:textId="77777777" w:rsidR="00173932" w:rsidRPr="00752287" w:rsidRDefault="00173932" w:rsidP="007F5937">
            <w:pPr>
              <w:jc w:val="center"/>
              <w:rPr>
                <w:ins w:id="221" w:author="FERNANDA GASPARI" w:date="2021-10-29T10:32:00Z"/>
                <w:rFonts w:ascii="Arial" w:hAnsi="Arial" w:cs="Arial"/>
                <w:color w:val="000000"/>
                <w:sz w:val="18"/>
                <w:szCs w:val="18"/>
                <w:lang w:val="es-CO" w:eastAsia="es-CO"/>
              </w:rPr>
            </w:pPr>
            <w:ins w:id="222"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vAlign w:val="center"/>
            <w:hideMark/>
          </w:tcPr>
          <w:p w14:paraId="12DC6887" w14:textId="77777777" w:rsidR="00173932" w:rsidRPr="00752287" w:rsidRDefault="00173932" w:rsidP="007F5937">
            <w:pPr>
              <w:jc w:val="center"/>
              <w:rPr>
                <w:ins w:id="223" w:author="FERNANDA GASPARI" w:date="2021-10-29T10:32:00Z"/>
                <w:rFonts w:ascii="Arial" w:hAnsi="Arial" w:cs="Arial"/>
                <w:color w:val="000000"/>
                <w:sz w:val="18"/>
                <w:szCs w:val="18"/>
                <w:lang w:val="es-CO" w:eastAsia="es-CO"/>
              </w:rPr>
            </w:pPr>
            <w:ins w:id="224"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single" w:sz="8" w:space="0" w:color="auto"/>
            </w:tcBorders>
            <w:shd w:val="clear" w:color="auto" w:fill="auto"/>
            <w:vAlign w:val="center"/>
            <w:hideMark/>
          </w:tcPr>
          <w:p w14:paraId="2CA2C761" w14:textId="77777777" w:rsidR="00173932" w:rsidRPr="00752287" w:rsidRDefault="00173932" w:rsidP="007F5937">
            <w:pPr>
              <w:jc w:val="center"/>
              <w:rPr>
                <w:ins w:id="225" w:author="FERNANDA GASPARI" w:date="2021-10-29T10:32:00Z"/>
                <w:rFonts w:ascii="Arial" w:hAnsi="Arial" w:cs="Arial"/>
                <w:color w:val="000000"/>
                <w:sz w:val="18"/>
                <w:szCs w:val="18"/>
                <w:lang w:val="es-CO" w:eastAsia="es-CO"/>
              </w:rPr>
            </w:pPr>
            <w:ins w:id="226"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noWrap/>
            <w:vAlign w:val="center"/>
            <w:hideMark/>
          </w:tcPr>
          <w:p w14:paraId="7BC7A0E3" w14:textId="77777777" w:rsidR="00173932" w:rsidRPr="00752287" w:rsidRDefault="00173932" w:rsidP="007F5937">
            <w:pPr>
              <w:jc w:val="center"/>
              <w:rPr>
                <w:ins w:id="227" w:author="FERNANDA GASPARI" w:date="2021-10-29T10:32:00Z"/>
                <w:rFonts w:ascii="Arial" w:hAnsi="Arial" w:cs="Arial"/>
                <w:color w:val="000000"/>
                <w:sz w:val="18"/>
                <w:szCs w:val="18"/>
                <w:lang w:val="es-CO" w:eastAsia="es-CO"/>
              </w:rPr>
            </w:pPr>
            <w:ins w:id="228" w:author="FERNANDA GASPARI" w:date="2021-10-29T10:32:00Z">
              <w:r w:rsidRPr="00752287">
                <w:rPr>
                  <w:rFonts w:ascii="Arial" w:hAnsi="Arial" w:cs="Arial"/>
                  <w:color w:val="000000"/>
                  <w:sz w:val="18"/>
                  <w:szCs w:val="18"/>
                  <w:lang w:eastAsia="es-AR"/>
                </w:rPr>
                <w:t>22</w:t>
              </w:r>
            </w:ins>
          </w:p>
        </w:tc>
        <w:tc>
          <w:tcPr>
            <w:tcW w:w="441" w:type="dxa"/>
            <w:tcBorders>
              <w:top w:val="nil"/>
              <w:left w:val="nil"/>
              <w:bottom w:val="nil"/>
              <w:right w:val="nil"/>
            </w:tcBorders>
            <w:shd w:val="clear" w:color="auto" w:fill="auto"/>
            <w:vAlign w:val="center"/>
            <w:hideMark/>
          </w:tcPr>
          <w:p w14:paraId="34741DB3" w14:textId="77777777" w:rsidR="00173932" w:rsidRPr="00752287" w:rsidRDefault="00173932" w:rsidP="007F5937">
            <w:pPr>
              <w:jc w:val="center"/>
              <w:rPr>
                <w:ins w:id="229" w:author="FERNANDA GASPARI" w:date="2021-10-29T10:32:00Z"/>
                <w:rFonts w:ascii="Arial" w:hAnsi="Arial" w:cs="Arial"/>
                <w:color w:val="000000"/>
                <w:sz w:val="18"/>
                <w:szCs w:val="18"/>
                <w:lang w:val="es-CO" w:eastAsia="es-CO"/>
              </w:rPr>
            </w:pPr>
            <w:ins w:id="230"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vAlign w:val="center"/>
            <w:hideMark/>
          </w:tcPr>
          <w:p w14:paraId="65A431F8" w14:textId="77777777" w:rsidR="00173932" w:rsidRPr="00752287" w:rsidRDefault="00173932" w:rsidP="007F5937">
            <w:pPr>
              <w:jc w:val="center"/>
              <w:rPr>
                <w:ins w:id="231" w:author="FERNANDA GASPARI" w:date="2021-10-29T10:32:00Z"/>
                <w:rFonts w:ascii="Arial" w:hAnsi="Arial" w:cs="Arial"/>
                <w:color w:val="000000"/>
                <w:sz w:val="18"/>
                <w:szCs w:val="18"/>
                <w:lang w:val="es-CO" w:eastAsia="es-CO"/>
              </w:rPr>
            </w:pPr>
            <w:ins w:id="232"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vAlign w:val="center"/>
            <w:hideMark/>
          </w:tcPr>
          <w:p w14:paraId="671DDE0B" w14:textId="77777777" w:rsidR="00173932" w:rsidRPr="00752287" w:rsidRDefault="00173932" w:rsidP="007F5937">
            <w:pPr>
              <w:jc w:val="center"/>
              <w:rPr>
                <w:ins w:id="233" w:author="FERNANDA GASPARI" w:date="2021-10-29T10:32:00Z"/>
                <w:rFonts w:ascii="Arial" w:hAnsi="Arial" w:cs="Arial"/>
                <w:color w:val="000000"/>
                <w:sz w:val="18"/>
                <w:szCs w:val="18"/>
                <w:lang w:val="es-CO" w:eastAsia="es-CO"/>
              </w:rPr>
            </w:pPr>
            <w:ins w:id="234"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7FDC3BDC" w14:textId="77777777" w:rsidR="00173932" w:rsidRPr="00752287" w:rsidRDefault="00173932" w:rsidP="007F5937">
            <w:pPr>
              <w:jc w:val="center"/>
              <w:rPr>
                <w:ins w:id="235" w:author="FERNANDA GASPARI" w:date="2021-10-29T10:32:00Z"/>
                <w:rFonts w:ascii="Arial" w:hAnsi="Arial" w:cs="Arial"/>
                <w:color w:val="000000"/>
                <w:sz w:val="18"/>
                <w:szCs w:val="18"/>
                <w:lang w:val="es-CO" w:eastAsia="es-CO"/>
              </w:rPr>
            </w:pPr>
            <w:ins w:id="236" w:author="FERNANDA GASPARI" w:date="2021-10-29T10:32:00Z">
              <w:r w:rsidRPr="00752287">
                <w:rPr>
                  <w:rFonts w:ascii="Arial" w:hAnsi="Arial" w:cs="Arial"/>
                  <w:color w:val="000000"/>
                  <w:sz w:val="18"/>
                  <w:szCs w:val="18"/>
                  <w:lang w:eastAsia="es-CO"/>
                </w:rPr>
                <w:t>23</w:t>
              </w:r>
            </w:ins>
          </w:p>
        </w:tc>
        <w:tc>
          <w:tcPr>
            <w:tcW w:w="441" w:type="dxa"/>
            <w:tcBorders>
              <w:top w:val="nil"/>
              <w:left w:val="nil"/>
              <w:bottom w:val="nil"/>
              <w:right w:val="nil"/>
            </w:tcBorders>
            <w:shd w:val="clear" w:color="auto" w:fill="auto"/>
            <w:vAlign w:val="center"/>
            <w:hideMark/>
          </w:tcPr>
          <w:p w14:paraId="3EF16E65" w14:textId="77777777" w:rsidR="00173932" w:rsidRPr="00752287" w:rsidRDefault="00173932" w:rsidP="007F5937">
            <w:pPr>
              <w:jc w:val="center"/>
              <w:rPr>
                <w:ins w:id="237" w:author="FERNANDA GASPARI" w:date="2021-10-29T10:32:00Z"/>
                <w:rFonts w:ascii="Arial" w:hAnsi="Arial" w:cs="Arial"/>
                <w:color w:val="000000"/>
                <w:sz w:val="18"/>
                <w:szCs w:val="18"/>
                <w:lang w:val="es-CO" w:eastAsia="es-CO"/>
              </w:rPr>
            </w:pPr>
            <w:ins w:id="238"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nil"/>
            </w:tcBorders>
            <w:shd w:val="clear" w:color="auto" w:fill="auto"/>
            <w:vAlign w:val="center"/>
            <w:hideMark/>
          </w:tcPr>
          <w:p w14:paraId="4F24DBC0" w14:textId="77777777" w:rsidR="00173932" w:rsidRPr="00752287" w:rsidRDefault="00173932" w:rsidP="007F5937">
            <w:pPr>
              <w:jc w:val="center"/>
              <w:rPr>
                <w:ins w:id="239" w:author="FERNANDA GASPARI" w:date="2021-10-29T10:32:00Z"/>
                <w:rFonts w:ascii="Arial" w:hAnsi="Arial" w:cs="Arial"/>
                <w:color w:val="000000"/>
                <w:sz w:val="18"/>
                <w:szCs w:val="18"/>
                <w:lang w:val="es-CO" w:eastAsia="es-CO"/>
              </w:rPr>
            </w:pPr>
            <w:ins w:id="240" w:author="FERNANDA GASPARI" w:date="2021-10-29T10:32:00Z">
              <w:r w:rsidRPr="00752287">
                <w:rPr>
                  <w:rFonts w:ascii="Arial" w:hAnsi="Arial" w:cs="Arial"/>
                  <w:color w:val="000000"/>
                  <w:sz w:val="18"/>
                  <w:szCs w:val="18"/>
                  <w:lang w:eastAsia="es-AR"/>
                </w:rPr>
                <w:t>88</w:t>
              </w:r>
            </w:ins>
          </w:p>
        </w:tc>
        <w:tc>
          <w:tcPr>
            <w:tcW w:w="441" w:type="dxa"/>
            <w:tcBorders>
              <w:top w:val="nil"/>
              <w:left w:val="nil"/>
              <w:bottom w:val="nil"/>
              <w:right w:val="single" w:sz="8" w:space="0" w:color="auto"/>
            </w:tcBorders>
            <w:shd w:val="clear" w:color="auto" w:fill="auto"/>
            <w:vAlign w:val="center"/>
            <w:hideMark/>
          </w:tcPr>
          <w:p w14:paraId="540F4464" w14:textId="77777777" w:rsidR="00173932" w:rsidRPr="00752287" w:rsidRDefault="00173932" w:rsidP="007F5937">
            <w:pPr>
              <w:jc w:val="center"/>
              <w:rPr>
                <w:ins w:id="241" w:author="FERNANDA GASPARI" w:date="2021-10-29T10:32:00Z"/>
                <w:rFonts w:ascii="Arial" w:hAnsi="Arial" w:cs="Arial"/>
                <w:color w:val="000000"/>
                <w:sz w:val="18"/>
                <w:szCs w:val="18"/>
                <w:lang w:val="es-CO" w:eastAsia="es-CO"/>
              </w:rPr>
            </w:pPr>
            <w:ins w:id="242" w:author="FERNANDA GASPARI" w:date="2021-10-29T10:32:00Z">
              <w:r w:rsidRPr="00752287">
                <w:rPr>
                  <w:rFonts w:ascii="Arial" w:hAnsi="Arial" w:cs="Arial"/>
                  <w:color w:val="000000"/>
                  <w:sz w:val="18"/>
                  <w:szCs w:val="18"/>
                  <w:lang w:eastAsia="es-AR"/>
                </w:rPr>
                <w:t>94</w:t>
              </w:r>
            </w:ins>
          </w:p>
        </w:tc>
        <w:tc>
          <w:tcPr>
            <w:tcW w:w="580" w:type="dxa"/>
            <w:tcBorders>
              <w:top w:val="nil"/>
              <w:left w:val="nil"/>
              <w:bottom w:val="nil"/>
              <w:right w:val="nil"/>
            </w:tcBorders>
            <w:shd w:val="clear" w:color="000000" w:fill="D9D9D9"/>
            <w:vAlign w:val="center"/>
            <w:hideMark/>
          </w:tcPr>
          <w:p w14:paraId="68BFA2E4" w14:textId="77777777" w:rsidR="00173932" w:rsidRPr="00752287" w:rsidRDefault="00173932" w:rsidP="007F5937">
            <w:pPr>
              <w:jc w:val="center"/>
              <w:rPr>
                <w:ins w:id="243" w:author="FERNANDA GASPARI" w:date="2021-10-29T10:32:00Z"/>
                <w:rFonts w:ascii="Arial" w:hAnsi="Arial" w:cs="Arial"/>
                <w:color w:val="000000"/>
                <w:sz w:val="18"/>
                <w:szCs w:val="18"/>
                <w:lang w:val="es-CO" w:eastAsia="es-CO"/>
              </w:rPr>
            </w:pPr>
            <w:ins w:id="244" w:author="FERNANDA GASPARI" w:date="2021-10-29T10:32:00Z">
              <w:r w:rsidRPr="00752287">
                <w:rPr>
                  <w:rFonts w:ascii="Arial" w:hAnsi="Arial" w:cs="Arial"/>
                  <w:color w:val="000000"/>
                  <w:sz w:val="18"/>
                  <w:szCs w:val="18"/>
                  <w:lang w:eastAsia="es-CO"/>
                </w:rPr>
                <w:t>24</w:t>
              </w:r>
            </w:ins>
          </w:p>
        </w:tc>
        <w:tc>
          <w:tcPr>
            <w:tcW w:w="441" w:type="dxa"/>
            <w:tcBorders>
              <w:top w:val="nil"/>
              <w:left w:val="nil"/>
              <w:bottom w:val="nil"/>
              <w:right w:val="nil"/>
            </w:tcBorders>
            <w:shd w:val="clear" w:color="auto" w:fill="auto"/>
            <w:vAlign w:val="center"/>
            <w:hideMark/>
          </w:tcPr>
          <w:p w14:paraId="1AD8FA9E" w14:textId="77777777" w:rsidR="00173932" w:rsidRPr="00752287" w:rsidRDefault="00173932" w:rsidP="007F5937">
            <w:pPr>
              <w:jc w:val="center"/>
              <w:rPr>
                <w:ins w:id="245" w:author="FERNANDA GASPARI" w:date="2021-10-29T10:32:00Z"/>
                <w:rFonts w:ascii="Arial" w:hAnsi="Arial" w:cs="Arial"/>
                <w:color w:val="000000"/>
                <w:sz w:val="18"/>
                <w:szCs w:val="18"/>
                <w:lang w:val="es-CO" w:eastAsia="es-CO"/>
              </w:rPr>
            </w:pPr>
            <w:ins w:id="246"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nil"/>
            </w:tcBorders>
            <w:shd w:val="clear" w:color="auto" w:fill="auto"/>
            <w:vAlign w:val="center"/>
            <w:hideMark/>
          </w:tcPr>
          <w:p w14:paraId="1113478F" w14:textId="77777777" w:rsidR="00173932" w:rsidRPr="00752287" w:rsidRDefault="00173932" w:rsidP="007F5937">
            <w:pPr>
              <w:jc w:val="center"/>
              <w:rPr>
                <w:ins w:id="247" w:author="FERNANDA GASPARI" w:date="2021-10-29T10:32:00Z"/>
                <w:rFonts w:ascii="Arial" w:hAnsi="Arial" w:cs="Arial"/>
                <w:color w:val="000000"/>
                <w:sz w:val="18"/>
                <w:szCs w:val="18"/>
                <w:lang w:val="es-CO" w:eastAsia="es-CO"/>
              </w:rPr>
            </w:pPr>
            <w:ins w:id="248"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single" w:sz="8" w:space="0" w:color="auto"/>
            </w:tcBorders>
            <w:shd w:val="clear" w:color="auto" w:fill="auto"/>
            <w:vAlign w:val="center"/>
            <w:hideMark/>
          </w:tcPr>
          <w:p w14:paraId="2BACE95B" w14:textId="77777777" w:rsidR="00173932" w:rsidRPr="00752287" w:rsidRDefault="00173932" w:rsidP="007F5937">
            <w:pPr>
              <w:jc w:val="center"/>
              <w:rPr>
                <w:ins w:id="249" w:author="FERNANDA GASPARI" w:date="2021-10-29T10:32:00Z"/>
                <w:rFonts w:ascii="Arial" w:hAnsi="Arial" w:cs="Arial"/>
                <w:color w:val="000000"/>
                <w:sz w:val="18"/>
                <w:szCs w:val="18"/>
                <w:lang w:val="es-CO" w:eastAsia="es-CO"/>
              </w:rPr>
            </w:pPr>
            <w:ins w:id="250" w:author="FERNANDA GASPARI" w:date="2021-10-29T10:32:00Z">
              <w:r w:rsidRPr="00752287">
                <w:rPr>
                  <w:rFonts w:ascii="Arial" w:hAnsi="Arial" w:cs="Arial"/>
                  <w:color w:val="000000"/>
                  <w:sz w:val="18"/>
                  <w:szCs w:val="18"/>
                  <w:lang w:eastAsia="es-AR"/>
                </w:rPr>
                <w:t>96</w:t>
              </w:r>
            </w:ins>
          </w:p>
        </w:tc>
      </w:tr>
      <w:tr w:rsidR="00173932" w:rsidRPr="00752287" w14:paraId="6F283A9E" w14:textId="77777777" w:rsidTr="007F5937">
        <w:trPr>
          <w:trHeight w:val="168"/>
          <w:tblHeader/>
          <w:jc w:val="center"/>
          <w:ins w:id="251"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832B1F1" w14:textId="77777777" w:rsidR="00173932" w:rsidRPr="00752287" w:rsidRDefault="00173932" w:rsidP="007F5937">
            <w:pPr>
              <w:jc w:val="center"/>
              <w:rPr>
                <w:ins w:id="252" w:author="FERNANDA GASPARI" w:date="2021-10-29T10:32:00Z"/>
                <w:rFonts w:ascii="Arial" w:hAnsi="Arial" w:cs="Arial"/>
                <w:color w:val="000000"/>
                <w:sz w:val="18"/>
                <w:szCs w:val="18"/>
                <w:lang w:val="es-CO" w:eastAsia="es-CO"/>
              </w:rPr>
            </w:pPr>
            <w:ins w:id="253" w:author="FERNANDA GASPARI" w:date="2021-10-29T10:32:00Z">
              <w:r w:rsidRPr="00752287">
                <w:rPr>
                  <w:rFonts w:ascii="Arial" w:hAnsi="Arial" w:cs="Arial"/>
                  <w:color w:val="000000"/>
                  <w:sz w:val="18"/>
                  <w:szCs w:val="18"/>
                  <w:lang w:eastAsia="es-CO"/>
                </w:rPr>
                <w:t>31</w:t>
              </w:r>
            </w:ins>
          </w:p>
        </w:tc>
        <w:tc>
          <w:tcPr>
            <w:tcW w:w="441" w:type="dxa"/>
            <w:tcBorders>
              <w:top w:val="nil"/>
              <w:left w:val="nil"/>
              <w:bottom w:val="nil"/>
              <w:right w:val="nil"/>
            </w:tcBorders>
            <w:shd w:val="clear" w:color="auto" w:fill="auto"/>
            <w:vAlign w:val="center"/>
            <w:hideMark/>
          </w:tcPr>
          <w:p w14:paraId="3BE1296B" w14:textId="77777777" w:rsidR="00173932" w:rsidRPr="00752287" w:rsidRDefault="00173932" w:rsidP="007F5937">
            <w:pPr>
              <w:jc w:val="center"/>
              <w:rPr>
                <w:ins w:id="254" w:author="FERNANDA GASPARI" w:date="2021-10-29T10:32:00Z"/>
                <w:rFonts w:ascii="Arial" w:hAnsi="Arial" w:cs="Arial"/>
                <w:color w:val="000000"/>
                <w:sz w:val="18"/>
                <w:szCs w:val="18"/>
                <w:lang w:val="es-CO" w:eastAsia="es-CO"/>
              </w:rPr>
            </w:pPr>
            <w:ins w:id="255" w:author="FERNANDA GASPARI" w:date="2021-10-29T10:32:00Z">
              <w:r w:rsidRPr="00752287">
                <w:rPr>
                  <w:rFonts w:ascii="Arial" w:hAnsi="Arial" w:cs="Arial"/>
                  <w:color w:val="000000"/>
                  <w:sz w:val="18"/>
                  <w:szCs w:val="18"/>
                  <w:lang w:eastAsia="es-AR"/>
                </w:rPr>
                <w:t>46</w:t>
              </w:r>
            </w:ins>
          </w:p>
        </w:tc>
        <w:tc>
          <w:tcPr>
            <w:tcW w:w="441" w:type="dxa"/>
            <w:tcBorders>
              <w:top w:val="nil"/>
              <w:left w:val="nil"/>
              <w:bottom w:val="nil"/>
              <w:right w:val="nil"/>
            </w:tcBorders>
            <w:shd w:val="clear" w:color="auto" w:fill="auto"/>
            <w:vAlign w:val="center"/>
            <w:hideMark/>
          </w:tcPr>
          <w:p w14:paraId="47FEB08F" w14:textId="77777777" w:rsidR="00173932" w:rsidRPr="00752287" w:rsidRDefault="00173932" w:rsidP="007F5937">
            <w:pPr>
              <w:jc w:val="center"/>
              <w:rPr>
                <w:ins w:id="256" w:author="FERNANDA GASPARI" w:date="2021-10-29T10:32:00Z"/>
                <w:rFonts w:ascii="Arial" w:hAnsi="Arial" w:cs="Arial"/>
                <w:color w:val="000000"/>
                <w:sz w:val="18"/>
                <w:szCs w:val="18"/>
                <w:lang w:val="es-CO" w:eastAsia="es-CO"/>
              </w:rPr>
            </w:pPr>
            <w:ins w:id="257"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single" w:sz="8" w:space="0" w:color="auto"/>
            </w:tcBorders>
            <w:shd w:val="clear" w:color="auto" w:fill="auto"/>
            <w:vAlign w:val="center"/>
            <w:hideMark/>
          </w:tcPr>
          <w:p w14:paraId="10C82AC1" w14:textId="77777777" w:rsidR="00173932" w:rsidRPr="00752287" w:rsidRDefault="00173932" w:rsidP="007F5937">
            <w:pPr>
              <w:jc w:val="center"/>
              <w:rPr>
                <w:ins w:id="258" w:author="FERNANDA GASPARI" w:date="2021-10-29T10:32:00Z"/>
                <w:rFonts w:ascii="Arial" w:hAnsi="Arial" w:cs="Arial"/>
                <w:color w:val="000000"/>
                <w:sz w:val="18"/>
                <w:szCs w:val="18"/>
                <w:lang w:val="es-CO" w:eastAsia="es-CO"/>
              </w:rPr>
            </w:pPr>
            <w:ins w:id="259"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noWrap/>
            <w:vAlign w:val="center"/>
            <w:hideMark/>
          </w:tcPr>
          <w:p w14:paraId="6A1CE88E" w14:textId="77777777" w:rsidR="00173932" w:rsidRPr="00752287" w:rsidRDefault="00173932" w:rsidP="007F5937">
            <w:pPr>
              <w:jc w:val="center"/>
              <w:rPr>
                <w:ins w:id="260" w:author="FERNANDA GASPARI" w:date="2021-10-29T10:32:00Z"/>
                <w:rFonts w:ascii="Arial" w:hAnsi="Arial" w:cs="Arial"/>
                <w:color w:val="000000"/>
                <w:sz w:val="18"/>
                <w:szCs w:val="18"/>
                <w:lang w:val="es-CO" w:eastAsia="es-CO"/>
              </w:rPr>
            </w:pPr>
            <w:ins w:id="261" w:author="FERNANDA GASPARI" w:date="2021-10-29T10:32:00Z">
              <w:r w:rsidRPr="00752287">
                <w:rPr>
                  <w:rFonts w:ascii="Arial" w:hAnsi="Arial" w:cs="Arial"/>
                  <w:color w:val="000000"/>
                  <w:sz w:val="18"/>
                  <w:szCs w:val="18"/>
                  <w:lang w:eastAsia="es-AR"/>
                </w:rPr>
                <w:t>32</w:t>
              </w:r>
            </w:ins>
          </w:p>
        </w:tc>
        <w:tc>
          <w:tcPr>
            <w:tcW w:w="441" w:type="dxa"/>
            <w:tcBorders>
              <w:top w:val="nil"/>
              <w:left w:val="nil"/>
              <w:bottom w:val="nil"/>
              <w:right w:val="nil"/>
            </w:tcBorders>
            <w:shd w:val="clear" w:color="auto" w:fill="auto"/>
            <w:vAlign w:val="center"/>
            <w:hideMark/>
          </w:tcPr>
          <w:p w14:paraId="7212837F" w14:textId="77777777" w:rsidR="00173932" w:rsidRPr="00752287" w:rsidRDefault="00173932" w:rsidP="007F5937">
            <w:pPr>
              <w:jc w:val="center"/>
              <w:rPr>
                <w:ins w:id="262" w:author="FERNANDA GASPARI" w:date="2021-10-29T10:32:00Z"/>
                <w:rFonts w:ascii="Arial" w:hAnsi="Arial" w:cs="Arial"/>
                <w:color w:val="000000"/>
                <w:sz w:val="18"/>
                <w:szCs w:val="18"/>
                <w:lang w:val="es-CO" w:eastAsia="es-CO"/>
              </w:rPr>
            </w:pPr>
            <w:ins w:id="263"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vAlign w:val="center"/>
            <w:hideMark/>
          </w:tcPr>
          <w:p w14:paraId="4B4B9F44" w14:textId="77777777" w:rsidR="00173932" w:rsidRPr="00752287" w:rsidRDefault="00173932" w:rsidP="007F5937">
            <w:pPr>
              <w:jc w:val="center"/>
              <w:rPr>
                <w:ins w:id="264" w:author="FERNANDA GASPARI" w:date="2021-10-29T10:32:00Z"/>
                <w:rFonts w:ascii="Arial" w:hAnsi="Arial" w:cs="Arial"/>
                <w:color w:val="000000"/>
                <w:sz w:val="18"/>
                <w:szCs w:val="18"/>
                <w:lang w:val="es-CO" w:eastAsia="es-CO"/>
              </w:rPr>
            </w:pPr>
            <w:ins w:id="265"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2F29BE8F" w14:textId="77777777" w:rsidR="00173932" w:rsidRPr="00752287" w:rsidRDefault="00173932" w:rsidP="007F5937">
            <w:pPr>
              <w:jc w:val="center"/>
              <w:rPr>
                <w:ins w:id="266" w:author="FERNANDA GASPARI" w:date="2021-10-29T10:32:00Z"/>
                <w:rFonts w:ascii="Arial" w:hAnsi="Arial" w:cs="Arial"/>
                <w:color w:val="000000"/>
                <w:sz w:val="18"/>
                <w:szCs w:val="18"/>
                <w:lang w:val="es-CO" w:eastAsia="es-CO"/>
              </w:rPr>
            </w:pPr>
            <w:ins w:id="267"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6F803908" w14:textId="77777777" w:rsidR="00173932" w:rsidRPr="00752287" w:rsidRDefault="00173932" w:rsidP="007F5937">
            <w:pPr>
              <w:jc w:val="center"/>
              <w:rPr>
                <w:ins w:id="268" w:author="FERNANDA GASPARI" w:date="2021-10-29T10:32:00Z"/>
                <w:rFonts w:ascii="Arial" w:hAnsi="Arial" w:cs="Arial"/>
                <w:color w:val="000000"/>
                <w:sz w:val="18"/>
                <w:szCs w:val="18"/>
                <w:lang w:val="es-CO" w:eastAsia="es-CO"/>
              </w:rPr>
            </w:pPr>
            <w:ins w:id="269" w:author="FERNANDA GASPARI" w:date="2021-10-29T10:32:00Z">
              <w:r w:rsidRPr="00752287">
                <w:rPr>
                  <w:rFonts w:ascii="Arial" w:hAnsi="Arial" w:cs="Arial"/>
                  <w:color w:val="000000"/>
                  <w:sz w:val="18"/>
                  <w:szCs w:val="18"/>
                  <w:lang w:eastAsia="es-CO"/>
                </w:rPr>
                <w:t>33</w:t>
              </w:r>
            </w:ins>
          </w:p>
        </w:tc>
        <w:tc>
          <w:tcPr>
            <w:tcW w:w="441" w:type="dxa"/>
            <w:tcBorders>
              <w:top w:val="nil"/>
              <w:left w:val="nil"/>
              <w:bottom w:val="nil"/>
              <w:right w:val="nil"/>
            </w:tcBorders>
            <w:shd w:val="clear" w:color="auto" w:fill="auto"/>
            <w:vAlign w:val="center"/>
            <w:hideMark/>
          </w:tcPr>
          <w:p w14:paraId="2518D3E1" w14:textId="77777777" w:rsidR="00173932" w:rsidRPr="00752287" w:rsidRDefault="00173932" w:rsidP="007F5937">
            <w:pPr>
              <w:jc w:val="center"/>
              <w:rPr>
                <w:ins w:id="270" w:author="FERNANDA GASPARI" w:date="2021-10-29T10:32:00Z"/>
                <w:rFonts w:ascii="Arial" w:hAnsi="Arial" w:cs="Arial"/>
                <w:color w:val="000000"/>
                <w:sz w:val="18"/>
                <w:szCs w:val="18"/>
                <w:lang w:val="es-CO" w:eastAsia="es-CO"/>
              </w:rPr>
            </w:pPr>
            <w:ins w:id="271"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vAlign w:val="center"/>
            <w:hideMark/>
          </w:tcPr>
          <w:p w14:paraId="44852ED6" w14:textId="77777777" w:rsidR="00173932" w:rsidRPr="00752287" w:rsidRDefault="00173932" w:rsidP="007F5937">
            <w:pPr>
              <w:jc w:val="center"/>
              <w:rPr>
                <w:ins w:id="272" w:author="FERNANDA GASPARI" w:date="2021-10-29T10:32:00Z"/>
                <w:rFonts w:ascii="Arial" w:hAnsi="Arial" w:cs="Arial"/>
                <w:color w:val="000000"/>
                <w:sz w:val="18"/>
                <w:szCs w:val="18"/>
                <w:lang w:val="es-CO" w:eastAsia="es-CO"/>
              </w:rPr>
            </w:pPr>
            <w:ins w:id="273"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4462A840" w14:textId="77777777" w:rsidR="00173932" w:rsidRPr="00752287" w:rsidRDefault="00173932" w:rsidP="007F5937">
            <w:pPr>
              <w:jc w:val="center"/>
              <w:rPr>
                <w:ins w:id="274" w:author="FERNANDA GASPARI" w:date="2021-10-29T10:32:00Z"/>
                <w:rFonts w:ascii="Arial" w:hAnsi="Arial" w:cs="Arial"/>
                <w:color w:val="000000"/>
                <w:sz w:val="18"/>
                <w:szCs w:val="18"/>
                <w:lang w:val="es-CO" w:eastAsia="es-CO"/>
              </w:rPr>
            </w:pPr>
            <w:ins w:id="275" w:author="FERNANDA GASPARI" w:date="2021-10-29T10:32:00Z">
              <w:r w:rsidRPr="00752287">
                <w:rPr>
                  <w:rFonts w:ascii="Arial" w:hAnsi="Arial" w:cs="Arial"/>
                  <w:color w:val="000000"/>
                  <w:sz w:val="18"/>
                  <w:szCs w:val="18"/>
                  <w:lang w:eastAsia="es-AR"/>
                </w:rPr>
                <w:t>93</w:t>
              </w:r>
            </w:ins>
          </w:p>
        </w:tc>
        <w:tc>
          <w:tcPr>
            <w:tcW w:w="580" w:type="dxa"/>
            <w:tcBorders>
              <w:top w:val="nil"/>
              <w:left w:val="nil"/>
              <w:bottom w:val="nil"/>
              <w:right w:val="nil"/>
            </w:tcBorders>
            <w:shd w:val="clear" w:color="000000" w:fill="D9D9D9"/>
            <w:vAlign w:val="center"/>
            <w:hideMark/>
          </w:tcPr>
          <w:p w14:paraId="17DD774B" w14:textId="77777777" w:rsidR="00173932" w:rsidRPr="00752287" w:rsidRDefault="00173932" w:rsidP="007F5937">
            <w:pPr>
              <w:jc w:val="center"/>
              <w:rPr>
                <w:ins w:id="276" w:author="FERNANDA GASPARI" w:date="2021-10-29T10:32:00Z"/>
                <w:rFonts w:ascii="Arial" w:hAnsi="Arial" w:cs="Arial"/>
                <w:color w:val="000000"/>
                <w:sz w:val="18"/>
                <w:szCs w:val="18"/>
                <w:lang w:val="es-CO" w:eastAsia="es-CO"/>
              </w:rPr>
            </w:pPr>
            <w:ins w:id="277" w:author="FERNANDA GASPARI" w:date="2021-10-29T10:32:00Z">
              <w:r w:rsidRPr="00752287">
                <w:rPr>
                  <w:rFonts w:ascii="Arial" w:hAnsi="Arial" w:cs="Arial"/>
                  <w:color w:val="000000"/>
                  <w:sz w:val="18"/>
                  <w:szCs w:val="18"/>
                  <w:lang w:eastAsia="es-CO"/>
                </w:rPr>
                <w:t>34</w:t>
              </w:r>
            </w:ins>
          </w:p>
        </w:tc>
        <w:tc>
          <w:tcPr>
            <w:tcW w:w="441" w:type="dxa"/>
            <w:tcBorders>
              <w:top w:val="nil"/>
              <w:left w:val="nil"/>
              <w:bottom w:val="nil"/>
              <w:right w:val="nil"/>
            </w:tcBorders>
            <w:shd w:val="clear" w:color="auto" w:fill="auto"/>
            <w:vAlign w:val="center"/>
            <w:hideMark/>
          </w:tcPr>
          <w:p w14:paraId="26363C22" w14:textId="77777777" w:rsidR="00173932" w:rsidRPr="00752287" w:rsidRDefault="00173932" w:rsidP="007F5937">
            <w:pPr>
              <w:jc w:val="center"/>
              <w:rPr>
                <w:ins w:id="278" w:author="FERNANDA GASPARI" w:date="2021-10-29T10:32:00Z"/>
                <w:rFonts w:ascii="Arial" w:hAnsi="Arial" w:cs="Arial"/>
                <w:color w:val="000000"/>
                <w:sz w:val="18"/>
                <w:szCs w:val="18"/>
                <w:lang w:val="es-CO" w:eastAsia="es-CO"/>
              </w:rPr>
            </w:pPr>
            <w:ins w:id="279"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nil"/>
            </w:tcBorders>
            <w:shd w:val="clear" w:color="auto" w:fill="auto"/>
            <w:vAlign w:val="center"/>
            <w:hideMark/>
          </w:tcPr>
          <w:p w14:paraId="09ADAD8F" w14:textId="77777777" w:rsidR="00173932" w:rsidRPr="00752287" w:rsidRDefault="00173932" w:rsidP="007F5937">
            <w:pPr>
              <w:jc w:val="center"/>
              <w:rPr>
                <w:ins w:id="280" w:author="FERNANDA GASPARI" w:date="2021-10-29T10:32:00Z"/>
                <w:rFonts w:ascii="Arial" w:hAnsi="Arial" w:cs="Arial"/>
                <w:color w:val="000000"/>
                <w:sz w:val="18"/>
                <w:szCs w:val="18"/>
                <w:lang w:val="es-CO" w:eastAsia="es-CO"/>
              </w:rPr>
            </w:pPr>
            <w:ins w:id="281" w:author="FERNANDA GASPARI" w:date="2021-10-29T10:32:00Z">
              <w:r w:rsidRPr="00752287">
                <w:rPr>
                  <w:rFonts w:ascii="Arial" w:hAnsi="Arial" w:cs="Arial"/>
                  <w:color w:val="000000"/>
                  <w:sz w:val="18"/>
                  <w:szCs w:val="18"/>
                  <w:lang w:eastAsia="es-AR"/>
                </w:rPr>
                <w:t>89</w:t>
              </w:r>
            </w:ins>
          </w:p>
        </w:tc>
        <w:tc>
          <w:tcPr>
            <w:tcW w:w="441" w:type="dxa"/>
            <w:tcBorders>
              <w:top w:val="nil"/>
              <w:left w:val="nil"/>
              <w:bottom w:val="nil"/>
              <w:right w:val="single" w:sz="8" w:space="0" w:color="auto"/>
            </w:tcBorders>
            <w:shd w:val="clear" w:color="auto" w:fill="auto"/>
            <w:vAlign w:val="center"/>
            <w:hideMark/>
          </w:tcPr>
          <w:p w14:paraId="66E80C2E" w14:textId="77777777" w:rsidR="00173932" w:rsidRPr="00752287" w:rsidRDefault="00173932" w:rsidP="007F5937">
            <w:pPr>
              <w:jc w:val="center"/>
              <w:rPr>
                <w:ins w:id="282" w:author="FERNANDA GASPARI" w:date="2021-10-29T10:32:00Z"/>
                <w:rFonts w:ascii="Arial" w:hAnsi="Arial" w:cs="Arial"/>
                <w:color w:val="000000"/>
                <w:sz w:val="18"/>
                <w:szCs w:val="18"/>
                <w:lang w:val="es-CO" w:eastAsia="es-CO"/>
              </w:rPr>
            </w:pPr>
            <w:ins w:id="283" w:author="FERNANDA GASPARI" w:date="2021-10-29T10:32:00Z">
              <w:r w:rsidRPr="00752287">
                <w:rPr>
                  <w:rFonts w:ascii="Arial" w:hAnsi="Arial" w:cs="Arial"/>
                  <w:color w:val="000000"/>
                  <w:sz w:val="18"/>
                  <w:szCs w:val="18"/>
                  <w:lang w:eastAsia="es-AR"/>
                </w:rPr>
                <w:t>95</w:t>
              </w:r>
            </w:ins>
          </w:p>
        </w:tc>
      </w:tr>
      <w:tr w:rsidR="00173932" w:rsidRPr="00752287" w14:paraId="51F0B7CD" w14:textId="77777777" w:rsidTr="007F5937">
        <w:trPr>
          <w:trHeight w:val="168"/>
          <w:tblHeader/>
          <w:jc w:val="center"/>
          <w:ins w:id="284"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55DAD8A" w14:textId="77777777" w:rsidR="00173932" w:rsidRPr="00752287" w:rsidRDefault="00173932" w:rsidP="007F5937">
            <w:pPr>
              <w:jc w:val="center"/>
              <w:rPr>
                <w:ins w:id="285" w:author="FERNANDA GASPARI" w:date="2021-10-29T10:32:00Z"/>
                <w:rFonts w:ascii="Arial" w:hAnsi="Arial" w:cs="Arial"/>
                <w:color w:val="000000"/>
                <w:sz w:val="18"/>
                <w:szCs w:val="18"/>
                <w:lang w:val="es-CO" w:eastAsia="es-CO"/>
              </w:rPr>
            </w:pPr>
            <w:ins w:id="286" w:author="FERNANDA GASPARI" w:date="2021-10-29T10:32:00Z">
              <w:r w:rsidRPr="00752287">
                <w:rPr>
                  <w:rFonts w:ascii="Arial" w:hAnsi="Arial" w:cs="Arial"/>
                  <w:color w:val="000000"/>
                  <w:sz w:val="18"/>
                  <w:szCs w:val="18"/>
                  <w:lang w:eastAsia="es-CO"/>
                </w:rPr>
                <w:t>41</w:t>
              </w:r>
            </w:ins>
          </w:p>
        </w:tc>
        <w:tc>
          <w:tcPr>
            <w:tcW w:w="441" w:type="dxa"/>
            <w:tcBorders>
              <w:top w:val="nil"/>
              <w:left w:val="nil"/>
              <w:bottom w:val="nil"/>
              <w:right w:val="nil"/>
            </w:tcBorders>
            <w:shd w:val="clear" w:color="auto" w:fill="auto"/>
            <w:vAlign w:val="center"/>
            <w:hideMark/>
          </w:tcPr>
          <w:p w14:paraId="25D787F0" w14:textId="77777777" w:rsidR="00173932" w:rsidRPr="00752287" w:rsidRDefault="00173932" w:rsidP="007F5937">
            <w:pPr>
              <w:jc w:val="center"/>
              <w:rPr>
                <w:ins w:id="287" w:author="FERNANDA GASPARI" w:date="2021-10-29T10:32:00Z"/>
                <w:rFonts w:ascii="Arial" w:hAnsi="Arial" w:cs="Arial"/>
                <w:color w:val="000000"/>
                <w:sz w:val="18"/>
                <w:szCs w:val="18"/>
                <w:lang w:val="es-CO" w:eastAsia="es-CO"/>
              </w:rPr>
            </w:pPr>
            <w:ins w:id="288"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5886BEF4" w14:textId="77777777" w:rsidR="00173932" w:rsidRPr="00752287" w:rsidRDefault="00173932" w:rsidP="007F5937">
            <w:pPr>
              <w:jc w:val="center"/>
              <w:rPr>
                <w:ins w:id="289" w:author="FERNANDA GASPARI" w:date="2021-10-29T10:32:00Z"/>
                <w:rFonts w:ascii="Arial" w:hAnsi="Arial" w:cs="Arial"/>
                <w:color w:val="000000"/>
                <w:sz w:val="18"/>
                <w:szCs w:val="18"/>
                <w:lang w:val="es-CO" w:eastAsia="es-CO"/>
              </w:rPr>
            </w:pPr>
            <w:ins w:id="290"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44587C65" w14:textId="77777777" w:rsidR="00173932" w:rsidRPr="00752287" w:rsidRDefault="00173932" w:rsidP="007F5937">
            <w:pPr>
              <w:jc w:val="center"/>
              <w:rPr>
                <w:ins w:id="291" w:author="FERNANDA GASPARI" w:date="2021-10-29T10:32:00Z"/>
                <w:rFonts w:ascii="Arial" w:hAnsi="Arial" w:cs="Arial"/>
                <w:color w:val="000000"/>
                <w:sz w:val="18"/>
                <w:szCs w:val="18"/>
                <w:lang w:val="es-CO" w:eastAsia="es-CO"/>
              </w:rPr>
            </w:pPr>
            <w:ins w:id="292"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noWrap/>
            <w:vAlign w:val="center"/>
            <w:hideMark/>
          </w:tcPr>
          <w:p w14:paraId="11A8FBCC" w14:textId="77777777" w:rsidR="00173932" w:rsidRPr="00752287" w:rsidRDefault="00173932" w:rsidP="007F5937">
            <w:pPr>
              <w:jc w:val="center"/>
              <w:rPr>
                <w:ins w:id="293" w:author="FERNANDA GASPARI" w:date="2021-10-29T10:32:00Z"/>
                <w:rFonts w:ascii="Arial" w:hAnsi="Arial" w:cs="Arial"/>
                <w:color w:val="000000"/>
                <w:sz w:val="18"/>
                <w:szCs w:val="18"/>
                <w:lang w:val="es-CO" w:eastAsia="es-CO"/>
              </w:rPr>
            </w:pPr>
            <w:ins w:id="294"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nil"/>
            </w:tcBorders>
            <w:shd w:val="clear" w:color="auto" w:fill="auto"/>
            <w:vAlign w:val="center"/>
            <w:hideMark/>
          </w:tcPr>
          <w:p w14:paraId="1AD07111" w14:textId="77777777" w:rsidR="00173932" w:rsidRPr="00752287" w:rsidRDefault="00173932" w:rsidP="007F5937">
            <w:pPr>
              <w:jc w:val="center"/>
              <w:rPr>
                <w:ins w:id="295" w:author="FERNANDA GASPARI" w:date="2021-10-29T10:32:00Z"/>
                <w:rFonts w:ascii="Arial" w:hAnsi="Arial" w:cs="Arial"/>
                <w:color w:val="000000"/>
                <w:sz w:val="18"/>
                <w:szCs w:val="18"/>
                <w:lang w:val="es-CO" w:eastAsia="es-CO"/>
              </w:rPr>
            </w:pPr>
            <w:ins w:id="296"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498E563E" w14:textId="77777777" w:rsidR="00173932" w:rsidRPr="00752287" w:rsidRDefault="00173932" w:rsidP="007F5937">
            <w:pPr>
              <w:jc w:val="center"/>
              <w:rPr>
                <w:ins w:id="297" w:author="FERNANDA GASPARI" w:date="2021-10-29T10:32:00Z"/>
                <w:rFonts w:ascii="Arial" w:hAnsi="Arial" w:cs="Arial"/>
                <w:color w:val="000000"/>
                <w:sz w:val="18"/>
                <w:szCs w:val="18"/>
                <w:lang w:val="es-CO" w:eastAsia="es-CO"/>
              </w:rPr>
            </w:pPr>
            <w:ins w:id="298"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748F63C9" w14:textId="77777777" w:rsidR="00173932" w:rsidRPr="00752287" w:rsidRDefault="00173932" w:rsidP="007F5937">
            <w:pPr>
              <w:jc w:val="center"/>
              <w:rPr>
                <w:ins w:id="299" w:author="FERNANDA GASPARI" w:date="2021-10-29T10:32:00Z"/>
                <w:rFonts w:ascii="Arial" w:hAnsi="Arial" w:cs="Arial"/>
                <w:color w:val="000000"/>
                <w:sz w:val="18"/>
                <w:szCs w:val="18"/>
                <w:lang w:val="es-CO" w:eastAsia="es-CO"/>
              </w:rPr>
            </w:pPr>
            <w:ins w:id="300"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3BF3F900" w14:textId="77777777" w:rsidR="00173932" w:rsidRPr="00752287" w:rsidRDefault="00173932" w:rsidP="007F5937">
            <w:pPr>
              <w:jc w:val="center"/>
              <w:rPr>
                <w:ins w:id="301" w:author="FERNANDA GASPARI" w:date="2021-10-29T10:32:00Z"/>
                <w:rFonts w:ascii="Arial" w:hAnsi="Arial" w:cs="Arial"/>
                <w:color w:val="000000"/>
                <w:sz w:val="18"/>
                <w:szCs w:val="18"/>
                <w:lang w:val="es-CO" w:eastAsia="es-CO"/>
              </w:rPr>
            </w:pPr>
            <w:ins w:id="302" w:author="FERNANDA GASPARI" w:date="2021-10-29T10:32:00Z">
              <w:r w:rsidRPr="00752287">
                <w:rPr>
                  <w:rFonts w:ascii="Arial" w:hAnsi="Arial" w:cs="Arial"/>
                  <w:color w:val="000000"/>
                  <w:sz w:val="18"/>
                  <w:szCs w:val="18"/>
                  <w:lang w:eastAsia="es-CO"/>
                </w:rPr>
                <w:t>43</w:t>
              </w:r>
            </w:ins>
          </w:p>
        </w:tc>
        <w:tc>
          <w:tcPr>
            <w:tcW w:w="441" w:type="dxa"/>
            <w:tcBorders>
              <w:top w:val="nil"/>
              <w:left w:val="nil"/>
              <w:bottom w:val="nil"/>
              <w:right w:val="nil"/>
            </w:tcBorders>
            <w:shd w:val="clear" w:color="auto" w:fill="auto"/>
            <w:vAlign w:val="center"/>
            <w:hideMark/>
          </w:tcPr>
          <w:p w14:paraId="19A44CE5" w14:textId="77777777" w:rsidR="00173932" w:rsidRPr="00752287" w:rsidRDefault="00173932" w:rsidP="007F5937">
            <w:pPr>
              <w:jc w:val="center"/>
              <w:rPr>
                <w:ins w:id="303" w:author="FERNANDA GASPARI" w:date="2021-10-29T10:32:00Z"/>
                <w:rFonts w:ascii="Arial" w:hAnsi="Arial" w:cs="Arial"/>
                <w:color w:val="000000"/>
                <w:sz w:val="18"/>
                <w:szCs w:val="18"/>
                <w:lang w:val="es-CO" w:eastAsia="es-CO"/>
              </w:rPr>
            </w:pPr>
            <w:ins w:id="304"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4F26A324" w14:textId="77777777" w:rsidR="00173932" w:rsidRPr="00752287" w:rsidRDefault="00173932" w:rsidP="007F5937">
            <w:pPr>
              <w:jc w:val="center"/>
              <w:rPr>
                <w:ins w:id="305" w:author="FERNANDA GASPARI" w:date="2021-10-29T10:32:00Z"/>
                <w:rFonts w:ascii="Arial" w:hAnsi="Arial" w:cs="Arial"/>
                <w:color w:val="000000"/>
                <w:sz w:val="18"/>
                <w:szCs w:val="18"/>
                <w:lang w:val="es-CO" w:eastAsia="es-CO"/>
              </w:rPr>
            </w:pPr>
            <w:ins w:id="306"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184D6D87" w14:textId="77777777" w:rsidR="00173932" w:rsidRPr="00752287" w:rsidRDefault="00173932" w:rsidP="007F5937">
            <w:pPr>
              <w:jc w:val="center"/>
              <w:rPr>
                <w:ins w:id="307" w:author="FERNANDA GASPARI" w:date="2021-10-29T10:32:00Z"/>
                <w:rFonts w:ascii="Arial" w:hAnsi="Arial" w:cs="Arial"/>
                <w:color w:val="000000"/>
                <w:sz w:val="18"/>
                <w:szCs w:val="18"/>
                <w:lang w:val="es-CO" w:eastAsia="es-CO"/>
              </w:rPr>
            </w:pPr>
            <w:ins w:id="308" w:author="FERNANDA GASPARI" w:date="2021-10-29T10:32:00Z">
              <w:r w:rsidRPr="00752287">
                <w:rPr>
                  <w:rFonts w:ascii="Arial" w:hAnsi="Arial" w:cs="Arial"/>
                  <w:color w:val="000000"/>
                  <w:sz w:val="18"/>
                  <w:szCs w:val="18"/>
                  <w:lang w:eastAsia="es-AR"/>
                </w:rPr>
                <w:t>92</w:t>
              </w:r>
            </w:ins>
          </w:p>
        </w:tc>
        <w:tc>
          <w:tcPr>
            <w:tcW w:w="580" w:type="dxa"/>
            <w:tcBorders>
              <w:top w:val="nil"/>
              <w:left w:val="nil"/>
              <w:bottom w:val="nil"/>
              <w:right w:val="nil"/>
            </w:tcBorders>
            <w:shd w:val="clear" w:color="000000" w:fill="D9D9D9"/>
            <w:vAlign w:val="center"/>
            <w:hideMark/>
          </w:tcPr>
          <w:p w14:paraId="6D6F9886" w14:textId="77777777" w:rsidR="00173932" w:rsidRPr="00752287" w:rsidRDefault="00173932" w:rsidP="007F5937">
            <w:pPr>
              <w:jc w:val="center"/>
              <w:rPr>
                <w:ins w:id="309" w:author="FERNANDA GASPARI" w:date="2021-10-29T10:32:00Z"/>
                <w:rFonts w:ascii="Arial" w:hAnsi="Arial" w:cs="Arial"/>
                <w:color w:val="000000"/>
                <w:sz w:val="18"/>
                <w:szCs w:val="18"/>
                <w:lang w:val="es-CO" w:eastAsia="es-CO"/>
              </w:rPr>
            </w:pPr>
            <w:ins w:id="310" w:author="FERNANDA GASPARI" w:date="2021-10-29T10:32:00Z">
              <w:r w:rsidRPr="00752287">
                <w:rPr>
                  <w:rFonts w:ascii="Arial" w:hAnsi="Arial" w:cs="Arial"/>
                  <w:color w:val="000000"/>
                  <w:sz w:val="18"/>
                  <w:szCs w:val="18"/>
                  <w:lang w:eastAsia="es-CO"/>
                </w:rPr>
                <w:t>44</w:t>
              </w:r>
            </w:ins>
          </w:p>
        </w:tc>
        <w:tc>
          <w:tcPr>
            <w:tcW w:w="441" w:type="dxa"/>
            <w:tcBorders>
              <w:top w:val="nil"/>
              <w:left w:val="nil"/>
              <w:bottom w:val="nil"/>
              <w:right w:val="nil"/>
            </w:tcBorders>
            <w:shd w:val="clear" w:color="auto" w:fill="auto"/>
            <w:vAlign w:val="center"/>
            <w:hideMark/>
          </w:tcPr>
          <w:p w14:paraId="6D3B4DA1" w14:textId="77777777" w:rsidR="00173932" w:rsidRPr="00752287" w:rsidRDefault="00173932" w:rsidP="007F5937">
            <w:pPr>
              <w:jc w:val="center"/>
              <w:rPr>
                <w:ins w:id="311" w:author="FERNANDA GASPARI" w:date="2021-10-29T10:32:00Z"/>
                <w:rFonts w:ascii="Arial" w:hAnsi="Arial" w:cs="Arial"/>
                <w:color w:val="000000"/>
                <w:sz w:val="18"/>
                <w:szCs w:val="18"/>
                <w:lang w:val="es-CO" w:eastAsia="es-CO"/>
              </w:rPr>
            </w:pPr>
            <w:ins w:id="312"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nil"/>
            </w:tcBorders>
            <w:shd w:val="clear" w:color="auto" w:fill="auto"/>
            <w:vAlign w:val="center"/>
            <w:hideMark/>
          </w:tcPr>
          <w:p w14:paraId="171E0A8F" w14:textId="77777777" w:rsidR="00173932" w:rsidRPr="00752287" w:rsidRDefault="00173932" w:rsidP="007F5937">
            <w:pPr>
              <w:jc w:val="center"/>
              <w:rPr>
                <w:ins w:id="313" w:author="FERNANDA GASPARI" w:date="2021-10-29T10:32:00Z"/>
                <w:rFonts w:ascii="Arial" w:hAnsi="Arial" w:cs="Arial"/>
                <w:color w:val="000000"/>
                <w:sz w:val="18"/>
                <w:szCs w:val="18"/>
                <w:lang w:val="es-CO" w:eastAsia="es-CO"/>
              </w:rPr>
            </w:pPr>
            <w:ins w:id="314" w:author="FERNANDA GASPARI" w:date="2021-10-29T10:32:00Z">
              <w:r w:rsidRPr="00752287">
                <w:rPr>
                  <w:rFonts w:ascii="Arial" w:hAnsi="Arial" w:cs="Arial"/>
                  <w:color w:val="000000"/>
                  <w:sz w:val="18"/>
                  <w:szCs w:val="18"/>
                  <w:lang w:eastAsia="es-AR"/>
                </w:rPr>
                <w:t>88</w:t>
              </w:r>
            </w:ins>
          </w:p>
        </w:tc>
        <w:tc>
          <w:tcPr>
            <w:tcW w:w="441" w:type="dxa"/>
            <w:tcBorders>
              <w:top w:val="nil"/>
              <w:left w:val="nil"/>
              <w:bottom w:val="nil"/>
              <w:right w:val="single" w:sz="8" w:space="0" w:color="auto"/>
            </w:tcBorders>
            <w:shd w:val="clear" w:color="auto" w:fill="auto"/>
            <w:vAlign w:val="center"/>
            <w:hideMark/>
          </w:tcPr>
          <w:p w14:paraId="7687C72B" w14:textId="77777777" w:rsidR="00173932" w:rsidRPr="00752287" w:rsidRDefault="00173932" w:rsidP="007F5937">
            <w:pPr>
              <w:jc w:val="center"/>
              <w:rPr>
                <w:ins w:id="315" w:author="FERNANDA GASPARI" w:date="2021-10-29T10:32:00Z"/>
                <w:rFonts w:ascii="Arial" w:hAnsi="Arial" w:cs="Arial"/>
                <w:color w:val="000000"/>
                <w:sz w:val="18"/>
                <w:szCs w:val="18"/>
                <w:lang w:val="es-CO" w:eastAsia="es-CO"/>
              </w:rPr>
            </w:pPr>
            <w:ins w:id="316" w:author="FERNANDA GASPARI" w:date="2021-10-29T10:32:00Z">
              <w:r w:rsidRPr="00752287">
                <w:rPr>
                  <w:rFonts w:ascii="Arial" w:hAnsi="Arial" w:cs="Arial"/>
                  <w:color w:val="000000"/>
                  <w:sz w:val="18"/>
                  <w:szCs w:val="18"/>
                  <w:lang w:eastAsia="es-AR"/>
                </w:rPr>
                <w:t>94</w:t>
              </w:r>
            </w:ins>
          </w:p>
        </w:tc>
      </w:tr>
      <w:tr w:rsidR="00173932" w:rsidRPr="00752287" w14:paraId="22E5035F" w14:textId="77777777" w:rsidTr="007F5937">
        <w:trPr>
          <w:trHeight w:val="168"/>
          <w:tblHeader/>
          <w:jc w:val="center"/>
          <w:ins w:id="317"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AC824FE" w14:textId="77777777" w:rsidR="00173932" w:rsidRPr="00752287" w:rsidRDefault="00173932" w:rsidP="007F5937">
            <w:pPr>
              <w:jc w:val="center"/>
              <w:rPr>
                <w:ins w:id="318" w:author="FERNANDA GASPARI" w:date="2021-10-29T10:32:00Z"/>
                <w:rFonts w:ascii="Arial" w:hAnsi="Arial" w:cs="Arial"/>
                <w:color w:val="000000"/>
                <w:sz w:val="18"/>
                <w:szCs w:val="18"/>
                <w:lang w:val="es-CO" w:eastAsia="es-CO"/>
              </w:rPr>
            </w:pPr>
            <w:ins w:id="319" w:author="FERNANDA GASPARI" w:date="2021-10-29T10:32:00Z">
              <w:r w:rsidRPr="00752287">
                <w:rPr>
                  <w:rFonts w:ascii="Arial" w:hAnsi="Arial" w:cs="Arial"/>
                  <w:color w:val="000000"/>
                  <w:sz w:val="18"/>
                  <w:szCs w:val="18"/>
                  <w:lang w:eastAsia="es-CO"/>
                </w:rPr>
                <w:t>51</w:t>
              </w:r>
            </w:ins>
          </w:p>
        </w:tc>
        <w:tc>
          <w:tcPr>
            <w:tcW w:w="441" w:type="dxa"/>
            <w:tcBorders>
              <w:top w:val="nil"/>
              <w:left w:val="nil"/>
              <w:bottom w:val="nil"/>
              <w:right w:val="nil"/>
            </w:tcBorders>
            <w:shd w:val="clear" w:color="auto" w:fill="auto"/>
            <w:vAlign w:val="center"/>
            <w:hideMark/>
          </w:tcPr>
          <w:p w14:paraId="0B3FDEDF" w14:textId="77777777" w:rsidR="00173932" w:rsidRPr="00752287" w:rsidRDefault="00173932" w:rsidP="007F5937">
            <w:pPr>
              <w:jc w:val="center"/>
              <w:rPr>
                <w:ins w:id="320" w:author="FERNANDA GASPARI" w:date="2021-10-29T10:32:00Z"/>
                <w:rFonts w:ascii="Arial" w:hAnsi="Arial" w:cs="Arial"/>
                <w:color w:val="000000"/>
                <w:sz w:val="18"/>
                <w:szCs w:val="18"/>
                <w:lang w:val="es-CO" w:eastAsia="es-CO"/>
              </w:rPr>
            </w:pPr>
            <w:ins w:id="321" w:author="FERNANDA GASPARI" w:date="2021-10-29T10:32:00Z">
              <w:r w:rsidRPr="00752287">
                <w:rPr>
                  <w:rFonts w:ascii="Arial" w:hAnsi="Arial" w:cs="Arial"/>
                  <w:color w:val="000000"/>
                  <w:sz w:val="18"/>
                  <w:szCs w:val="18"/>
                  <w:lang w:eastAsia="es-AR"/>
                </w:rPr>
                <w:t>44</w:t>
              </w:r>
            </w:ins>
          </w:p>
        </w:tc>
        <w:tc>
          <w:tcPr>
            <w:tcW w:w="441" w:type="dxa"/>
            <w:tcBorders>
              <w:top w:val="nil"/>
              <w:left w:val="nil"/>
              <w:bottom w:val="nil"/>
              <w:right w:val="nil"/>
            </w:tcBorders>
            <w:shd w:val="clear" w:color="auto" w:fill="auto"/>
            <w:vAlign w:val="center"/>
            <w:hideMark/>
          </w:tcPr>
          <w:p w14:paraId="2C55C623" w14:textId="77777777" w:rsidR="00173932" w:rsidRPr="00752287" w:rsidRDefault="00173932" w:rsidP="007F5937">
            <w:pPr>
              <w:jc w:val="center"/>
              <w:rPr>
                <w:ins w:id="322" w:author="FERNANDA GASPARI" w:date="2021-10-29T10:32:00Z"/>
                <w:rFonts w:ascii="Arial" w:hAnsi="Arial" w:cs="Arial"/>
                <w:color w:val="000000"/>
                <w:sz w:val="18"/>
                <w:szCs w:val="18"/>
                <w:lang w:val="es-CO" w:eastAsia="es-CO"/>
              </w:rPr>
            </w:pPr>
            <w:ins w:id="323" w:author="FERNANDA GASPARI" w:date="2021-10-29T10:32:00Z">
              <w:r w:rsidRPr="00752287">
                <w:rPr>
                  <w:rFonts w:ascii="Arial" w:hAnsi="Arial" w:cs="Arial"/>
                  <w:color w:val="000000"/>
                  <w:sz w:val="18"/>
                  <w:szCs w:val="18"/>
                  <w:lang w:eastAsia="es-AR"/>
                </w:rPr>
                <w:t>65</w:t>
              </w:r>
            </w:ins>
          </w:p>
        </w:tc>
        <w:tc>
          <w:tcPr>
            <w:tcW w:w="441" w:type="dxa"/>
            <w:tcBorders>
              <w:top w:val="nil"/>
              <w:left w:val="nil"/>
              <w:bottom w:val="nil"/>
              <w:right w:val="single" w:sz="8" w:space="0" w:color="auto"/>
            </w:tcBorders>
            <w:shd w:val="clear" w:color="auto" w:fill="auto"/>
            <w:vAlign w:val="center"/>
            <w:hideMark/>
          </w:tcPr>
          <w:p w14:paraId="719EFE3C" w14:textId="77777777" w:rsidR="00173932" w:rsidRPr="00752287" w:rsidRDefault="00173932" w:rsidP="007F5937">
            <w:pPr>
              <w:jc w:val="center"/>
              <w:rPr>
                <w:ins w:id="324" w:author="FERNANDA GASPARI" w:date="2021-10-29T10:32:00Z"/>
                <w:rFonts w:ascii="Arial" w:hAnsi="Arial" w:cs="Arial"/>
                <w:color w:val="000000"/>
                <w:sz w:val="18"/>
                <w:szCs w:val="18"/>
                <w:lang w:val="es-CO" w:eastAsia="es-CO"/>
              </w:rPr>
            </w:pPr>
            <w:ins w:id="325" w:author="FERNANDA GASPARI" w:date="2021-10-29T10:32:00Z">
              <w:r w:rsidRPr="00752287">
                <w:rPr>
                  <w:rFonts w:ascii="Arial" w:hAnsi="Arial" w:cs="Arial"/>
                  <w:color w:val="000000"/>
                  <w:sz w:val="18"/>
                  <w:szCs w:val="18"/>
                  <w:lang w:eastAsia="es-AR"/>
                </w:rPr>
                <w:t>81</w:t>
              </w:r>
            </w:ins>
          </w:p>
        </w:tc>
        <w:tc>
          <w:tcPr>
            <w:tcW w:w="580" w:type="dxa"/>
            <w:tcBorders>
              <w:top w:val="nil"/>
              <w:left w:val="nil"/>
              <w:bottom w:val="nil"/>
              <w:right w:val="nil"/>
            </w:tcBorders>
            <w:shd w:val="clear" w:color="000000" w:fill="D9D9D9"/>
            <w:noWrap/>
            <w:vAlign w:val="center"/>
            <w:hideMark/>
          </w:tcPr>
          <w:p w14:paraId="7B8C359C" w14:textId="77777777" w:rsidR="00173932" w:rsidRPr="00752287" w:rsidRDefault="00173932" w:rsidP="007F5937">
            <w:pPr>
              <w:jc w:val="center"/>
              <w:rPr>
                <w:ins w:id="326" w:author="FERNANDA GASPARI" w:date="2021-10-29T10:32:00Z"/>
                <w:rFonts w:ascii="Arial" w:hAnsi="Arial" w:cs="Arial"/>
                <w:color w:val="000000"/>
                <w:sz w:val="18"/>
                <w:szCs w:val="18"/>
                <w:lang w:val="es-CO" w:eastAsia="es-CO"/>
              </w:rPr>
            </w:pPr>
            <w:ins w:id="327"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vAlign w:val="center"/>
            <w:hideMark/>
          </w:tcPr>
          <w:p w14:paraId="4CF19E94" w14:textId="77777777" w:rsidR="00173932" w:rsidRPr="00752287" w:rsidRDefault="00173932" w:rsidP="007F5937">
            <w:pPr>
              <w:jc w:val="center"/>
              <w:rPr>
                <w:ins w:id="328" w:author="FERNANDA GASPARI" w:date="2021-10-29T10:32:00Z"/>
                <w:rFonts w:ascii="Arial" w:hAnsi="Arial" w:cs="Arial"/>
                <w:color w:val="000000"/>
                <w:sz w:val="18"/>
                <w:szCs w:val="18"/>
                <w:lang w:val="es-CO" w:eastAsia="es-CO"/>
              </w:rPr>
            </w:pPr>
            <w:ins w:id="329"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vAlign w:val="center"/>
            <w:hideMark/>
          </w:tcPr>
          <w:p w14:paraId="6C5D65CF" w14:textId="77777777" w:rsidR="00173932" w:rsidRPr="00752287" w:rsidRDefault="00173932" w:rsidP="007F5937">
            <w:pPr>
              <w:jc w:val="center"/>
              <w:rPr>
                <w:ins w:id="330" w:author="FERNANDA GASPARI" w:date="2021-10-29T10:32:00Z"/>
                <w:rFonts w:ascii="Arial" w:hAnsi="Arial" w:cs="Arial"/>
                <w:color w:val="000000"/>
                <w:sz w:val="18"/>
                <w:szCs w:val="18"/>
                <w:lang w:val="es-CO" w:eastAsia="es-CO"/>
              </w:rPr>
            </w:pPr>
            <w:ins w:id="331"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5617B26E" w14:textId="77777777" w:rsidR="00173932" w:rsidRPr="00752287" w:rsidRDefault="00173932" w:rsidP="007F5937">
            <w:pPr>
              <w:jc w:val="center"/>
              <w:rPr>
                <w:ins w:id="332" w:author="FERNANDA GASPARI" w:date="2021-10-29T10:32:00Z"/>
                <w:rFonts w:ascii="Arial" w:hAnsi="Arial" w:cs="Arial"/>
                <w:color w:val="000000"/>
                <w:sz w:val="18"/>
                <w:szCs w:val="18"/>
                <w:lang w:val="es-CO" w:eastAsia="es-CO"/>
              </w:rPr>
            </w:pPr>
            <w:ins w:id="333"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66250618" w14:textId="77777777" w:rsidR="00173932" w:rsidRPr="00752287" w:rsidRDefault="00173932" w:rsidP="007F5937">
            <w:pPr>
              <w:jc w:val="center"/>
              <w:rPr>
                <w:ins w:id="334" w:author="FERNANDA GASPARI" w:date="2021-10-29T10:32:00Z"/>
                <w:rFonts w:ascii="Arial" w:hAnsi="Arial" w:cs="Arial"/>
                <w:color w:val="000000"/>
                <w:sz w:val="18"/>
                <w:szCs w:val="18"/>
                <w:lang w:val="es-CO" w:eastAsia="es-CO"/>
              </w:rPr>
            </w:pPr>
            <w:ins w:id="335" w:author="FERNANDA GASPARI" w:date="2021-10-29T10:32:00Z">
              <w:r w:rsidRPr="00752287">
                <w:rPr>
                  <w:rFonts w:ascii="Arial" w:hAnsi="Arial" w:cs="Arial"/>
                  <w:color w:val="000000"/>
                  <w:sz w:val="18"/>
                  <w:szCs w:val="18"/>
                  <w:lang w:eastAsia="es-CO"/>
                </w:rPr>
                <w:t>53</w:t>
              </w:r>
            </w:ins>
          </w:p>
        </w:tc>
        <w:tc>
          <w:tcPr>
            <w:tcW w:w="441" w:type="dxa"/>
            <w:tcBorders>
              <w:top w:val="nil"/>
              <w:left w:val="nil"/>
              <w:bottom w:val="nil"/>
              <w:right w:val="nil"/>
            </w:tcBorders>
            <w:shd w:val="clear" w:color="auto" w:fill="auto"/>
            <w:vAlign w:val="center"/>
            <w:hideMark/>
          </w:tcPr>
          <w:p w14:paraId="3567A248" w14:textId="77777777" w:rsidR="00173932" w:rsidRPr="00752287" w:rsidRDefault="00173932" w:rsidP="007F5937">
            <w:pPr>
              <w:jc w:val="center"/>
              <w:rPr>
                <w:ins w:id="336" w:author="FERNANDA GASPARI" w:date="2021-10-29T10:32:00Z"/>
                <w:rFonts w:ascii="Arial" w:hAnsi="Arial" w:cs="Arial"/>
                <w:color w:val="000000"/>
                <w:sz w:val="18"/>
                <w:szCs w:val="18"/>
                <w:lang w:val="es-CO" w:eastAsia="es-CO"/>
              </w:rPr>
            </w:pPr>
            <w:ins w:id="337"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nil"/>
            </w:tcBorders>
            <w:shd w:val="clear" w:color="auto" w:fill="auto"/>
            <w:vAlign w:val="center"/>
            <w:hideMark/>
          </w:tcPr>
          <w:p w14:paraId="63C97CA5" w14:textId="77777777" w:rsidR="00173932" w:rsidRPr="00752287" w:rsidRDefault="00173932" w:rsidP="007F5937">
            <w:pPr>
              <w:jc w:val="center"/>
              <w:rPr>
                <w:ins w:id="338" w:author="FERNANDA GASPARI" w:date="2021-10-29T10:32:00Z"/>
                <w:rFonts w:ascii="Arial" w:hAnsi="Arial" w:cs="Arial"/>
                <w:color w:val="000000"/>
                <w:sz w:val="18"/>
                <w:szCs w:val="18"/>
                <w:lang w:val="es-CO" w:eastAsia="es-CO"/>
              </w:rPr>
            </w:pPr>
            <w:ins w:id="339"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single" w:sz="8" w:space="0" w:color="auto"/>
            </w:tcBorders>
            <w:shd w:val="clear" w:color="auto" w:fill="auto"/>
            <w:vAlign w:val="center"/>
            <w:hideMark/>
          </w:tcPr>
          <w:p w14:paraId="43BFB3A3" w14:textId="77777777" w:rsidR="00173932" w:rsidRPr="00752287" w:rsidRDefault="00173932" w:rsidP="007F5937">
            <w:pPr>
              <w:jc w:val="center"/>
              <w:rPr>
                <w:ins w:id="340" w:author="FERNANDA GASPARI" w:date="2021-10-29T10:32:00Z"/>
                <w:rFonts w:ascii="Arial" w:hAnsi="Arial" w:cs="Arial"/>
                <w:color w:val="000000"/>
                <w:sz w:val="18"/>
                <w:szCs w:val="18"/>
                <w:lang w:val="es-CO" w:eastAsia="es-CO"/>
              </w:rPr>
            </w:pPr>
            <w:ins w:id="341"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2C5B4B0F" w14:textId="77777777" w:rsidR="00173932" w:rsidRPr="00752287" w:rsidRDefault="00173932" w:rsidP="007F5937">
            <w:pPr>
              <w:jc w:val="center"/>
              <w:rPr>
                <w:ins w:id="342" w:author="FERNANDA GASPARI" w:date="2021-10-29T10:32:00Z"/>
                <w:rFonts w:ascii="Arial" w:hAnsi="Arial" w:cs="Arial"/>
                <w:color w:val="000000"/>
                <w:sz w:val="18"/>
                <w:szCs w:val="18"/>
                <w:lang w:val="es-CO" w:eastAsia="es-CO"/>
              </w:rPr>
            </w:pPr>
            <w:ins w:id="343" w:author="FERNANDA GASPARI" w:date="2021-10-29T10:32:00Z">
              <w:r w:rsidRPr="00752287">
                <w:rPr>
                  <w:rFonts w:ascii="Arial" w:hAnsi="Arial" w:cs="Arial"/>
                  <w:color w:val="000000"/>
                  <w:sz w:val="18"/>
                  <w:szCs w:val="18"/>
                  <w:lang w:eastAsia="es-CO"/>
                </w:rPr>
                <w:t>54</w:t>
              </w:r>
            </w:ins>
          </w:p>
        </w:tc>
        <w:tc>
          <w:tcPr>
            <w:tcW w:w="441" w:type="dxa"/>
            <w:tcBorders>
              <w:top w:val="nil"/>
              <w:left w:val="nil"/>
              <w:bottom w:val="nil"/>
              <w:right w:val="nil"/>
            </w:tcBorders>
            <w:shd w:val="clear" w:color="auto" w:fill="auto"/>
            <w:vAlign w:val="center"/>
            <w:hideMark/>
          </w:tcPr>
          <w:p w14:paraId="455B45EE" w14:textId="77777777" w:rsidR="00173932" w:rsidRPr="00752287" w:rsidRDefault="00173932" w:rsidP="007F5937">
            <w:pPr>
              <w:jc w:val="center"/>
              <w:rPr>
                <w:ins w:id="344" w:author="FERNANDA GASPARI" w:date="2021-10-29T10:32:00Z"/>
                <w:rFonts w:ascii="Arial" w:hAnsi="Arial" w:cs="Arial"/>
                <w:color w:val="000000"/>
                <w:sz w:val="18"/>
                <w:szCs w:val="18"/>
                <w:lang w:val="es-CO" w:eastAsia="es-CO"/>
              </w:rPr>
            </w:pPr>
            <w:ins w:id="345"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vAlign w:val="center"/>
            <w:hideMark/>
          </w:tcPr>
          <w:p w14:paraId="5996A03D" w14:textId="77777777" w:rsidR="00173932" w:rsidRPr="00752287" w:rsidRDefault="00173932" w:rsidP="007F5937">
            <w:pPr>
              <w:jc w:val="center"/>
              <w:rPr>
                <w:ins w:id="346" w:author="FERNANDA GASPARI" w:date="2021-10-29T10:32:00Z"/>
                <w:rFonts w:ascii="Arial" w:hAnsi="Arial" w:cs="Arial"/>
                <w:color w:val="000000"/>
                <w:sz w:val="18"/>
                <w:szCs w:val="18"/>
                <w:lang w:val="es-CO" w:eastAsia="es-CO"/>
              </w:rPr>
            </w:pPr>
            <w:ins w:id="347" w:author="FERNANDA GASPARI" w:date="2021-10-29T10:32:00Z">
              <w:r w:rsidRPr="00752287">
                <w:rPr>
                  <w:rFonts w:ascii="Arial" w:hAnsi="Arial" w:cs="Arial"/>
                  <w:color w:val="000000"/>
                  <w:sz w:val="18"/>
                  <w:szCs w:val="18"/>
                  <w:lang w:eastAsia="es-AR"/>
                </w:rPr>
                <w:t>86</w:t>
              </w:r>
            </w:ins>
          </w:p>
        </w:tc>
        <w:tc>
          <w:tcPr>
            <w:tcW w:w="441" w:type="dxa"/>
            <w:tcBorders>
              <w:top w:val="nil"/>
              <w:left w:val="nil"/>
              <w:bottom w:val="nil"/>
              <w:right w:val="single" w:sz="8" w:space="0" w:color="auto"/>
            </w:tcBorders>
            <w:shd w:val="clear" w:color="auto" w:fill="auto"/>
            <w:vAlign w:val="center"/>
            <w:hideMark/>
          </w:tcPr>
          <w:p w14:paraId="028E29C4" w14:textId="77777777" w:rsidR="00173932" w:rsidRPr="00752287" w:rsidRDefault="00173932" w:rsidP="007F5937">
            <w:pPr>
              <w:jc w:val="center"/>
              <w:rPr>
                <w:ins w:id="348" w:author="FERNANDA GASPARI" w:date="2021-10-29T10:32:00Z"/>
                <w:rFonts w:ascii="Arial" w:hAnsi="Arial" w:cs="Arial"/>
                <w:color w:val="000000"/>
                <w:sz w:val="18"/>
                <w:szCs w:val="18"/>
                <w:lang w:val="es-CO" w:eastAsia="es-CO"/>
              </w:rPr>
            </w:pPr>
            <w:ins w:id="349" w:author="FERNANDA GASPARI" w:date="2021-10-29T10:32:00Z">
              <w:r w:rsidRPr="00752287">
                <w:rPr>
                  <w:rFonts w:ascii="Arial" w:hAnsi="Arial" w:cs="Arial"/>
                  <w:color w:val="000000"/>
                  <w:sz w:val="18"/>
                  <w:szCs w:val="18"/>
                  <w:lang w:eastAsia="es-AR"/>
                </w:rPr>
                <w:t>93</w:t>
              </w:r>
            </w:ins>
          </w:p>
        </w:tc>
      </w:tr>
      <w:tr w:rsidR="00173932" w:rsidRPr="00752287" w14:paraId="5D67E211" w14:textId="77777777" w:rsidTr="007F5937">
        <w:trPr>
          <w:trHeight w:val="168"/>
          <w:tblHeader/>
          <w:jc w:val="center"/>
          <w:ins w:id="350"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46BF0BB6" w14:textId="77777777" w:rsidR="00173932" w:rsidRPr="00752287" w:rsidRDefault="00173932" w:rsidP="007F5937">
            <w:pPr>
              <w:jc w:val="center"/>
              <w:rPr>
                <w:ins w:id="351" w:author="FERNANDA GASPARI" w:date="2021-10-29T10:32:00Z"/>
                <w:rFonts w:ascii="Arial" w:hAnsi="Arial" w:cs="Arial"/>
                <w:color w:val="000000"/>
                <w:sz w:val="18"/>
                <w:szCs w:val="18"/>
                <w:lang w:val="es-CO" w:eastAsia="es-CO"/>
              </w:rPr>
            </w:pPr>
            <w:ins w:id="352" w:author="FERNANDA GASPARI" w:date="2021-10-29T10:32:00Z">
              <w:r w:rsidRPr="00752287">
                <w:rPr>
                  <w:rFonts w:ascii="Arial" w:hAnsi="Arial" w:cs="Arial"/>
                  <w:color w:val="000000"/>
                  <w:sz w:val="18"/>
                  <w:szCs w:val="18"/>
                  <w:lang w:eastAsia="es-CO"/>
                </w:rPr>
                <w:t>61</w:t>
              </w:r>
            </w:ins>
          </w:p>
        </w:tc>
        <w:tc>
          <w:tcPr>
            <w:tcW w:w="441" w:type="dxa"/>
            <w:tcBorders>
              <w:top w:val="nil"/>
              <w:left w:val="nil"/>
              <w:bottom w:val="nil"/>
              <w:right w:val="nil"/>
            </w:tcBorders>
            <w:shd w:val="clear" w:color="auto" w:fill="auto"/>
            <w:vAlign w:val="center"/>
            <w:hideMark/>
          </w:tcPr>
          <w:p w14:paraId="2A311870" w14:textId="77777777" w:rsidR="00173932" w:rsidRPr="00752287" w:rsidRDefault="00173932" w:rsidP="007F5937">
            <w:pPr>
              <w:jc w:val="center"/>
              <w:rPr>
                <w:ins w:id="353" w:author="FERNANDA GASPARI" w:date="2021-10-29T10:32:00Z"/>
                <w:rFonts w:ascii="Arial" w:hAnsi="Arial" w:cs="Arial"/>
                <w:color w:val="000000"/>
                <w:sz w:val="18"/>
                <w:szCs w:val="18"/>
                <w:lang w:val="es-CO" w:eastAsia="es-CO"/>
              </w:rPr>
            </w:pPr>
            <w:ins w:id="354" w:author="FERNANDA GASPARI" w:date="2021-10-29T10:32:00Z">
              <w:r w:rsidRPr="00752287">
                <w:rPr>
                  <w:rFonts w:ascii="Arial" w:hAnsi="Arial" w:cs="Arial"/>
                  <w:color w:val="000000"/>
                  <w:sz w:val="18"/>
                  <w:szCs w:val="18"/>
                  <w:lang w:eastAsia="es-AR"/>
                </w:rPr>
                <w:t>45</w:t>
              </w:r>
            </w:ins>
          </w:p>
        </w:tc>
        <w:tc>
          <w:tcPr>
            <w:tcW w:w="441" w:type="dxa"/>
            <w:tcBorders>
              <w:top w:val="nil"/>
              <w:left w:val="nil"/>
              <w:bottom w:val="nil"/>
              <w:right w:val="nil"/>
            </w:tcBorders>
            <w:shd w:val="clear" w:color="auto" w:fill="auto"/>
            <w:vAlign w:val="center"/>
            <w:hideMark/>
          </w:tcPr>
          <w:p w14:paraId="388359EE" w14:textId="77777777" w:rsidR="00173932" w:rsidRPr="00752287" w:rsidRDefault="00173932" w:rsidP="007F5937">
            <w:pPr>
              <w:jc w:val="center"/>
              <w:rPr>
                <w:ins w:id="355" w:author="FERNANDA GASPARI" w:date="2021-10-29T10:32:00Z"/>
                <w:rFonts w:ascii="Arial" w:hAnsi="Arial" w:cs="Arial"/>
                <w:color w:val="000000"/>
                <w:sz w:val="18"/>
                <w:szCs w:val="18"/>
                <w:lang w:val="es-CO" w:eastAsia="es-CO"/>
              </w:rPr>
            </w:pPr>
            <w:ins w:id="356"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single" w:sz="8" w:space="0" w:color="auto"/>
            </w:tcBorders>
            <w:shd w:val="clear" w:color="auto" w:fill="auto"/>
            <w:vAlign w:val="center"/>
            <w:hideMark/>
          </w:tcPr>
          <w:p w14:paraId="221DBFC0" w14:textId="77777777" w:rsidR="00173932" w:rsidRPr="00752287" w:rsidRDefault="00173932" w:rsidP="007F5937">
            <w:pPr>
              <w:jc w:val="center"/>
              <w:rPr>
                <w:ins w:id="357" w:author="FERNANDA GASPARI" w:date="2021-10-29T10:32:00Z"/>
                <w:rFonts w:ascii="Arial" w:hAnsi="Arial" w:cs="Arial"/>
                <w:color w:val="000000"/>
                <w:sz w:val="18"/>
                <w:szCs w:val="18"/>
                <w:lang w:val="es-CO" w:eastAsia="es-CO"/>
              </w:rPr>
            </w:pPr>
            <w:ins w:id="358"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noWrap/>
            <w:vAlign w:val="center"/>
            <w:hideMark/>
          </w:tcPr>
          <w:p w14:paraId="6A51FCBE" w14:textId="77777777" w:rsidR="00173932" w:rsidRPr="00752287" w:rsidRDefault="00173932" w:rsidP="007F5937">
            <w:pPr>
              <w:jc w:val="center"/>
              <w:rPr>
                <w:ins w:id="359" w:author="FERNANDA GASPARI" w:date="2021-10-29T10:32:00Z"/>
                <w:rFonts w:ascii="Arial" w:hAnsi="Arial" w:cs="Arial"/>
                <w:color w:val="000000"/>
                <w:sz w:val="18"/>
                <w:szCs w:val="18"/>
                <w:lang w:val="es-CO" w:eastAsia="es-CO"/>
              </w:rPr>
            </w:pPr>
            <w:ins w:id="360" w:author="FERNANDA GASPARI" w:date="2021-10-29T10:32:00Z">
              <w:r w:rsidRPr="00752287">
                <w:rPr>
                  <w:rFonts w:ascii="Arial" w:hAnsi="Arial" w:cs="Arial"/>
                  <w:color w:val="000000"/>
                  <w:sz w:val="18"/>
                  <w:szCs w:val="18"/>
                  <w:lang w:eastAsia="es-AR"/>
                </w:rPr>
                <w:t>62</w:t>
              </w:r>
            </w:ins>
          </w:p>
        </w:tc>
        <w:tc>
          <w:tcPr>
            <w:tcW w:w="441" w:type="dxa"/>
            <w:tcBorders>
              <w:top w:val="nil"/>
              <w:left w:val="nil"/>
              <w:bottom w:val="nil"/>
              <w:right w:val="nil"/>
            </w:tcBorders>
            <w:shd w:val="clear" w:color="auto" w:fill="auto"/>
            <w:vAlign w:val="center"/>
            <w:hideMark/>
          </w:tcPr>
          <w:p w14:paraId="6659F69D" w14:textId="77777777" w:rsidR="00173932" w:rsidRPr="00752287" w:rsidRDefault="00173932" w:rsidP="007F5937">
            <w:pPr>
              <w:jc w:val="center"/>
              <w:rPr>
                <w:ins w:id="361" w:author="FERNANDA GASPARI" w:date="2021-10-29T10:32:00Z"/>
                <w:rFonts w:ascii="Arial" w:hAnsi="Arial" w:cs="Arial"/>
                <w:color w:val="000000"/>
                <w:sz w:val="18"/>
                <w:szCs w:val="18"/>
                <w:lang w:val="es-CO" w:eastAsia="es-CO"/>
              </w:rPr>
            </w:pPr>
            <w:ins w:id="362" w:author="FERNANDA GASPARI" w:date="2021-10-29T10:32:00Z">
              <w:r w:rsidRPr="00752287">
                <w:rPr>
                  <w:rFonts w:ascii="Arial" w:hAnsi="Arial" w:cs="Arial"/>
                  <w:color w:val="000000"/>
                  <w:sz w:val="18"/>
                  <w:szCs w:val="18"/>
                  <w:lang w:eastAsia="es-AR"/>
                </w:rPr>
                <w:t>54</w:t>
              </w:r>
            </w:ins>
          </w:p>
        </w:tc>
        <w:tc>
          <w:tcPr>
            <w:tcW w:w="441" w:type="dxa"/>
            <w:tcBorders>
              <w:top w:val="nil"/>
              <w:left w:val="nil"/>
              <w:bottom w:val="nil"/>
              <w:right w:val="nil"/>
            </w:tcBorders>
            <w:shd w:val="clear" w:color="auto" w:fill="auto"/>
            <w:vAlign w:val="center"/>
            <w:hideMark/>
          </w:tcPr>
          <w:p w14:paraId="2456CCF6" w14:textId="77777777" w:rsidR="00173932" w:rsidRPr="00752287" w:rsidRDefault="00173932" w:rsidP="007F5937">
            <w:pPr>
              <w:jc w:val="center"/>
              <w:rPr>
                <w:ins w:id="363" w:author="FERNANDA GASPARI" w:date="2021-10-29T10:32:00Z"/>
                <w:rFonts w:ascii="Arial" w:hAnsi="Arial" w:cs="Arial"/>
                <w:color w:val="000000"/>
                <w:sz w:val="18"/>
                <w:szCs w:val="18"/>
                <w:lang w:val="es-CO" w:eastAsia="es-CO"/>
              </w:rPr>
            </w:pPr>
            <w:ins w:id="364" w:author="FERNANDA GASPARI" w:date="2021-10-29T10:32:00Z">
              <w:r w:rsidRPr="00752287">
                <w:rPr>
                  <w:rFonts w:ascii="Arial" w:hAnsi="Arial" w:cs="Arial"/>
                  <w:color w:val="000000"/>
                  <w:sz w:val="18"/>
                  <w:szCs w:val="18"/>
                  <w:lang w:eastAsia="es-AR"/>
                </w:rPr>
                <w:t>74</w:t>
              </w:r>
            </w:ins>
          </w:p>
        </w:tc>
        <w:tc>
          <w:tcPr>
            <w:tcW w:w="441" w:type="dxa"/>
            <w:tcBorders>
              <w:top w:val="nil"/>
              <w:left w:val="nil"/>
              <w:bottom w:val="nil"/>
              <w:right w:val="single" w:sz="8" w:space="0" w:color="auto"/>
            </w:tcBorders>
            <w:shd w:val="clear" w:color="auto" w:fill="auto"/>
            <w:vAlign w:val="center"/>
            <w:hideMark/>
          </w:tcPr>
          <w:p w14:paraId="3101D0BC" w14:textId="77777777" w:rsidR="00173932" w:rsidRPr="00752287" w:rsidRDefault="00173932" w:rsidP="007F5937">
            <w:pPr>
              <w:jc w:val="center"/>
              <w:rPr>
                <w:ins w:id="365" w:author="FERNANDA GASPARI" w:date="2021-10-29T10:32:00Z"/>
                <w:rFonts w:ascii="Arial" w:hAnsi="Arial" w:cs="Arial"/>
                <w:color w:val="000000"/>
                <w:sz w:val="18"/>
                <w:szCs w:val="18"/>
                <w:lang w:val="es-CO" w:eastAsia="es-CO"/>
              </w:rPr>
            </w:pPr>
            <w:ins w:id="366"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2DB18E32" w14:textId="77777777" w:rsidR="00173932" w:rsidRPr="00752287" w:rsidRDefault="00173932" w:rsidP="007F5937">
            <w:pPr>
              <w:jc w:val="center"/>
              <w:rPr>
                <w:ins w:id="367" w:author="FERNANDA GASPARI" w:date="2021-10-29T10:32:00Z"/>
                <w:rFonts w:ascii="Arial" w:hAnsi="Arial" w:cs="Arial"/>
                <w:color w:val="000000"/>
                <w:sz w:val="18"/>
                <w:szCs w:val="18"/>
                <w:lang w:val="es-CO" w:eastAsia="es-CO"/>
              </w:rPr>
            </w:pPr>
            <w:ins w:id="368" w:author="FERNANDA GASPARI" w:date="2021-10-29T10:32:00Z">
              <w:r w:rsidRPr="00752287">
                <w:rPr>
                  <w:rFonts w:ascii="Arial" w:hAnsi="Arial" w:cs="Arial"/>
                  <w:color w:val="000000"/>
                  <w:sz w:val="18"/>
                  <w:szCs w:val="18"/>
                  <w:lang w:eastAsia="es-CO"/>
                </w:rPr>
                <w:t>63</w:t>
              </w:r>
            </w:ins>
          </w:p>
        </w:tc>
        <w:tc>
          <w:tcPr>
            <w:tcW w:w="441" w:type="dxa"/>
            <w:tcBorders>
              <w:top w:val="nil"/>
              <w:left w:val="nil"/>
              <w:bottom w:val="nil"/>
              <w:right w:val="nil"/>
            </w:tcBorders>
            <w:shd w:val="clear" w:color="auto" w:fill="auto"/>
            <w:vAlign w:val="center"/>
            <w:hideMark/>
          </w:tcPr>
          <w:p w14:paraId="0FA8DC19" w14:textId="77777777" w:rsidR="00173932" w:rsidRPr="00752287" w:rsidRDefault="00173932" w:rsidP="007F5937">
            <w:pPr>
              <w:jc w:val="center"/>
              <w:rPr>
                <w:ins w:id="369" w:author="FERNANDA GASPARI" w:date="2021-10-29T10:32:00Z"/>
                <w:rFonts w:ascii="Arial" w:hAnsi="Arial" w:cs="Arial"/>
                <w:color w:val="000000"/>
                <w:sz w:val="18"/>
                <w:szCs w:val="18"/>
                <w:lang w:val="es-CO" w:eastAsia="es-CO"/>
              </w:rPr>
            </w:pPr>
            <w:ins w:id="370"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nil"/>
            </w:tcBorders>
            <w:shd w:val="clear" w:color="auto" w:fill="auto"/>
            <w:vAlign w:val="center"/>
            <w:hideMark/>
          </w:tcPr>
          <w:p w14:paraId="5C106CF1" w14:textId="77777777" w:rsidR="00173932" w:rsidRPr="00752287" w:rsidRDefault="00173932" w:rsidP="007F5937">
            <w:pPr>
              <w:jc w:val="center"/>
              <w:rPr>
                <w:ins w:id="371" w:author="FERNANDA GASPARI" w:date="2021-10-29T10:32:00Z"/>
                <w:rFonts w:ascii="Arial" w:hAnsi="Arial" w:cs="Arial"/>
                <w:color w:val="000000"/>
                <w:sz w:val="18"/>
                <w:szCs w:val="18"/>
                <w:lang w:val="es-CO" w:eastAsia="es-CO"/>
              </w:rPr>
            </w:pPr>
            <w:ins w:id="372"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single" w:sz="8" w:space="0" w:color="auto"/>
            </w:tcBorders>
            <w:shd w:val="clear" w:color="auto" w:fill="auto"/>
            <w:vAlign w:val="center"/>
            <w:hideMark/>
          </w:tcPr>
          <w:p w14:paraId="7D304CC9" w14:textId="77777777" w:rsidR="00173932" w:rsidRPr="00752287" w:rsidRDefault="00173932" w:rsidP="007F5937">
            <w:pPr>
              <w:jc w:val="center"/>
              <w:rPr>
                <w:ins w:id="373" w:author="FERNANDA GASPARI" w:date="2021-10-29T10:32:00Z"/>
                <w:rFonts w:ascii="Arial" w:hAnsi="Arial" w:cs="Arial"/>
                <w:color w:val="000000"/>
                <w:sz w:val="18"/>
                <w:szCs w:val="18"/>
                <w:lang w:val="es-CO" w:eastAsia="es-CO"/>
              </w:rPr>
            </w:pPr>
            <w:ins w:id="374"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40FEC929" w14:textId="77777777" w:rsidR="00173932" w:rsidRPr="00752287" w:rsidRDefault="00173932" w:rsidP="007F5937">
            <w:pPr>
              <w:jc w:val="center"/>
              <w:rPr>
                <w:ins w:id="375" w:author="FERNANDA GASPARI" w:date="2021-10-29T10:32:00Z"/>
                <w:rFonts w:ascii="Arial" w:hAnsi="Arial" w:cs="Arial"/>
                <w:color w:val="000000"/>
                <w:sz w:val="18"/>
                <w:szCs w:val="18"/>
                <w:lang w:val="es-CO" w:eastAsia="es-CO"/>
              </w:rPr>
            </w:pPr>
            <w:ins w:id="376" w:author="FERNANDA GASPARI" w:date="2021-10-29T10:32:00Z">
              <w:r w:rsidRPr="00752287">
                <w:rPr>
                  <w:rFonts w:ascii="Arial" w:hAnsi="Arial" w:cs="Arial"/>
                  <w:color w:val="000000"/>
                  <w:sz w:val="18"/>
                  <w:szCs w:val="18"/>
                  <w:lang w:eastAsia="es-CO"/>
                </w:rPr>
                <w:t>64</w:t>
              </w:r>
            </w:ins>
          </w:p>
        </w:tc>
        <w:tc>
          <w:tcPr>
            <w:tcW w:w="441" w:type="dxa"/>
            <w:tcBorders>
              <w:top w:val="nil"/>
              <w:left w:val="nil"/>
              <w:bottom w:val="nil"/>
              <w:right w:val="nil"/>
            </w:tcBorders>
            <w:shd w:val="clear" w:color="auto" w:fill="auto"/>
            <w:vAlign w:val="center"/>
            <w:hideMark/>
          </w:tcPr>
          <w:p w14:paraId="0977F367" w14:textId="77777777" w:rsidR="00173932" w:rsidRPr="00752287" w:rsidRDefault="00173932" w:rsidP="007F5937">
            <w:pPr>
              <w:jc w:val="center"/>
              <w:rPr>
                <w:ins w:id="377" w:author="FERNANDA GASPARI" w:date="2021-10-29T10:32:00Z"/>
                <w:rFonts w:ascii="Arial" w:hAnsi="Arial" w:cs="Arial"/>
                <w:color w:val="000000"/>
                <w:sz w:val="18"/>
                <w:szCs w:val="18"/>
                <w:lang w:val="es-CO" w:eastAsia="es-CO"/>
              </w:rPr>
            </w:pPr>
            <w:ins w:id="378"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nil"/>
            </w:tcBorders>
            <w:shd w:val="clear" w:color="auto" w:fill="auto"/>
            <w:vAlign w:val="center"/>
            <w:hideMark/>
          </w:tcPr>
          <w:p w14:paraId="59C17129" w14:textId="77777777" w:rsidR="00173932" w:rsidRPr="00752287" w:rsidRDefault="00173932" w:rsidP="007F5937">
            <w:pPr>
              <w:jc w:val="center"/>
              <w:rPr>
                <w:ins w:id="379" w:author="FERNANDA GASPARI" w:date="2021-10-29T10:32:00Z"/>
                <w:rFonts w:ascii="Arial" w:hAnsi="Arial" w:cs="Arial"/>
                <w:color w:val="000000"/>
                <w:sz w:val="18"/>
                <w:szCs w:val="18"/>
                <w:lang w:val="es-CO" w:eastAsia="es-CO"/>
              </w:rPr>
            </w:pPr>
            <w:ins w:id="380"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single" w:sz="8" w:space="0" w:color="auto"/>
            </w:tcBorders>
            <w:shd w:val="clear" w:color="auto" w:fill="auto"/>
            <w:vAlign w:val="center"/>
            <w:hideMark/>
          </w:tcPr>
          <w:p w14:paraId="6D1F1B51" w14:textId="77777777" w:rsidR="00173932" w:rsidRPr="00752287" w:rsidRDefault="00173932" w:rsidP="007F5937">
            <w:pPr>
              <w:jc w:val="center"/>
              <w:rPr>
                <w:ins w:id="381" w:author="FERNANDA GASPARI" w:date="2021-10-29T10:32:00Z"/>
                <w:rFonts w:ascii="Arial" w:hAnsi="Arial" w:cs="Arial"/>
                <w:color w:val="000000"/>
                <w:sz w:val="18"/>
                <w:szCs w:val="18"/>
                <w:lang w:val="es-CO" w:eastAsia="es-CO"/>
              </w:rPr>
            </w:pPr>
            <w:ins w:id="382" w:author="FERNANDA GASPARI" w:date="2021-10-29T10:32:00Z">
              <w:r w:rsidRPr="00752287">
                <w:rPr>
                  <w:rFonts w:ascii="Arial" w:hAnsi="Arial" w:cs="Arial"/>
                  <w:color w:val="000000"/>
                  <w:sz w:val="18"/>
                  <w:szCs w:val="18"/>
                  <w:lang w:eastAsia="es-AR"/>
                </w:rPr>
                <w:t>91</w:t>
              </w:r>
            </w:ins>
          </w:p>
        </w:tc>
      </w:tr>
      <w:tr w:rsidR="00173932" w:rsidRPr="00752287" w14:paraId="71DC6DFD" w14:textId="77777777" w:rsidTr="007F5937">
        <w:trPr>
          <w:trHeight w:val="168"/>
          <w:tblHeader/>
          <w:jc w:val="center"/>
          <w:ins w:id="383"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55898E3" w14:textId="77777777" w:rsidR="00173932" w:rsidRPr="00752287" w:rsidRDefault="00173932" w:rsidP="007F5937">
            <w:pPr>
              <w:jc w:val="center"/>
              <w:rPr>
                <w:ins w:id="384" w:author="FERNANDA GASPARI" w:date="2021-10-29T10:32:00Z"/>
                <w:rFonts w:ascii="Arial" w:hAnsi="Arial" w:cs="Arial"/>
                <w:color w:val="000000"/>
                <w:sz w:val="18"/>
                <w:szCs w:val="18"/>
                <w:lang w:val="es-CO" w:eastAsia="es-CO"/>
              </w:rPr>
            </w:pPr>
            <w:ins w:id="385" w:author="FERNANDA GASPARI" w:date="2021-10-29T10:32:00Z">
              <w:r w:rsidRPr="00752287">
                <w:rPr>
                  <w:rFonts w:ascii="Arial" w:hAnsi="Arial" w:cs="Arial"/>
                  <w:color w:val="000000"/>
                  <w:sz w:val="18"/>
                  <w:szCs w:val="18"/>
                  <w:lang w:eastAsia="es-CO"/>
                </w:rPr>
                <w:t>71</w:t>
              </w:r>
            </w:ins>
          </w:p>
        </w:tc>
        <w:tc>
          <w:tcPr>
            <w:tcW w:w="441" w:type="dxa"/>
            <w:tcBorders>
              <w:top w:val="nil"/>
              <w:left w:val="nil"/>
              <w:bottom w:val="nil"/>
              <w:right w:val="nil"/>
            </w:tcBorders>
            <w:shd w:val="clear" w:color="auto" w:fill="auto"/>
            <w:vAlign w:val="center"/>
            <w:hideMark/>
          </w:tcPr>
          <w:p w14:paraId="62EE4030" w14:textId="77777777" w:rsidR="00173932" w:rsidRPr="00752287" w:rsidRDefault="00173932" w:rsidP="007F5937">
            <w:pPr>
              <w:jc w:val="center"/>
              <w:rPr>
                <w:ins w:id="386" w:author="FERNANDA GASPARI" w:date="2021-10-29T10:32:00Z"/>
                <w:rFonts w:ascii="Arial" w:hAnsi="Arial" w:cs="Arial"/>
                <w:color w:val="000000"/>
                <w:sz w:val="18"/>
                <w:szCs w:val="18"/>
                <w:lang w:val="es-CO" w:eastAsia="es-CO"/>
              </w:rPr>
            </w:pPr>
            <w:ins w:id="387" w:author="FERNANDA GASPARI" w:date="2021-10-29T10:32:00Z">
              <w:r w:rsidRPr="00752287">
                <w:rPr>
                  <w:rFonts w:ascii="Arial" w:hAnsi="Arial" w:cs="Arial"/>
                  <w:color w:val="000000"/>
                  <w:sz w:val="18"/>
                  <w:szCs w:val="18"/>
                  <w:lang w:eastAsia="es-AR"/>
                </w:rPr>
                <w:t>41</w:t>
              </w:r>
            </w:ins>
          </w:p>
        </w:tc>
        <w:tc>
          <w:tcPr>
            <w:tcW w:w="441" w:type="dxa"/>
            <w:tcBorders>
              <w:top w:val="nil"/>
              <w:left w:val="nil"/>
              <w:bottom w:val="nil"/>
              <w:right w:val="nil"/>
            </w:tcBorders>
            <w:shd w:val="clear" w:color="auto" w:fill="auto"/>
            <w:vAlign w:val="center"/>
            <w:hideMark/>
          </w:tcPr>
          <w:p w14:paraId="692157DD" w14:textId="77777777" w:rsidR="00173932" w:rsidRPr="00752287" w:rsidRDefault="00173932" w:rsidP="007F5937">
            <w:pPr>
              <w:jc w:val="center"/>
              <w:rPr>
                <w:ins w:id="388" w:author="FERNANDA GASPARI" w:date="2021-10-29T10:32:00Z"/>
                <w:rFonts w:ascii="Arial" w:hAnsi="Arial" w:cs="Arial"/>
                <w:color w:val="000000"/>
                <w:sz w:val="18"/>
                <w:szCs w:val="18"/>
                <w:lang w:val="es-CO" w:eastAsia="es-CO"/>
              </w:rPr>
            </w:pPr>
            <w:ins w:id="389" w:author="FERNANDA GASPARI" w:date="2021-10-29T10:32:00Z">
              <w:r w:rsidRPr="00752287">
                <w:rPr>
                  <w:rFonts w:ascii="Arial" w:hAnsi="Arial" w:cs="Arial"/>
                  <w:color w:val="000000"/>
                  <w:sz w:val="18"/>
                  <w:szCs w:val="18"/>
                  <w:lang w:eastAsia="es-AR"/>
                </w:rPr>
                <w:t>62</w:t>
              </w:r>
            </w:ins>
          </w:p>
        </w:tc>
        <w:tc>
          <w:tcPr>
            <w:tcW w:w="441" w:type="dxa"/>
            <w:tcBorders>
              <w:top w:val="nil"/>
              <w:left w:val="nil"/>
              <w:bottom w:val="nil"/>
              <w:right w:val="single" w:sz="8" w:space="0" w:color="auto"/>
            </w:tcBorders>
            <w:shd w:val="clear" w:color="auto" w:fill="auto"/>
            <w:vAlign w:val="center"/>
            <w:hideMark/>
          </w:tcPr>
          <w:p w14:paraId="3F349EBD" w14:textId="77777777" w:rsidR="00173932" w:rsidRPr="00752287" w:rsidRDefault="00173932" w:rsidP="007F5937">
            <w:pPr>
              <w:jc w:val="center"/>
              <w:rPr>
                <w:ins w:id="390" w:author="FERNANDA GASPARI" w:date="2021-10-29T10:32:00Z"/>
                <w:rFonts w:ascii="Arial" w:hAnsi="Arial" w:cs="Arial"/>
                <w:color w:val="000000"/>
                <w:sz w:val="18"/>
                <w:szCs w:val="18"/>
                <w:lang w:val="es-CO" w:eastAsia="es-CO"/>
              </w:rPr>
            </w:pPr>
            <w:ins w:id="391" w:author="FERNANDA GASPARI" w:date="2021-10-29T10:32:00Z">
              <w:r w:rsidRPr="00752287">
                <w:rPr>
                  <w:rFonts w:ascii="Arial" w:hAnsi="Arial" w:cs="Arial"/>
                  <w:color w:val="000000"/>
                  <w:sz w:val="18"/>
                  <w:szCs w:val="18"/>
                  <w:lang w:eastAsia="es-AR"/>
                </w:rPr>
                <w:t>79</w:t>
              </w:r>
            </w:ins>
          </w:p>
        </w:tc>
        <w:tc>
          <w:tcPr>
            <w:tcW w:w="580" w:type="dxa"/>
            <w:tcBorders>
              <w:top w:val="nil"/>
              <w:left w:val="nil"/>
              <w:bottom w:val="nil"/>
              <w:right w:val="nil"/>
            </w:tcBorders>
            <w:shd w:val="clear" w:color="000000" w:fill="D9D9D9"/>
            <w:noWrap/>
            <w:vAlign w:val="center"/>
            <w:hideMark/>
          </w:tcPr>
          <w:p w14:paraId="60BA9040" w14:textId="77777777" w:rsidR="00173932" w:rsidRPr="00752287" w:rsidRDefault="00173932" w:rsidP="007F5937">
            <w:pPr>
              <w:jc w:val="center"/>
              <w:rPr>
                <w:ins w:id="392" w:author="FERNANDA GASPARI" w:date="2021-10-29T10:32:00Z"/>
                <w:rFonts w:ascii="Arial" w:hAnsi="Arial" w:cs="Arial"/>
                <w:color w:val="000000"/>
                <w:sz w:val="18"/>
                <w:szCs w:val="18"/>
                <w:lang w:val="es-CO" w:eastAsia="es-CO"/>
              </w:rPr>
            </w:pPr>
            <w:ins w:id="393"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vAlign w:val="center"/>
            <w:hideMark/>
          </w:tcPr>
          <w:p w14:paraId="703CCE0D" w14:textId="77777777" w:rsidR="00173932" w:rsidRPr="00752287" w:rsidRDefault="00173932" w:rsidP="007F5937">
            <w:pPr>
              <w:jc w:val="center"/>
              <w:rPr>
                <w:ins w:id="394" w:author="FERNANDA GASPARI" w:date="2021-10-29T10:32:00Z"/>
                <w:rFonts w:ascii="Arial" w:hAnsi="Arial" w:cs="Arial"/>
                <w:color w:val="000000"/>
                <w:sz w:val="18"/>
                <w:szCs w:val="18"/>
                <w:lang w:val="es-CO" w:eastAsia="es-CO"/>
              </w:rPr>
            </w:pPr>
            <w:ins w:id="395" w:author="FERNANDA GASPARI" w:date="2021-10-29T10:32:00Z">
              <w:r w:rsidRPr="00752287">
                <w:rPr>
                  <w:rFonts w:ascii="Arial" w:hAnsi="Arial" w:cs="Arial"/>
                  <w:color w:val="000000"/>
                  <w:sz w:val="18"/>
                  <w:szCs w:val="18"/>
                  <w:lang w:eastAsia="es-AR"/>
                </w:rPr>
                <w:t>51</w:t>
              </w:r>
            </w:ins>
          </w:p>
        </w:tc>
        <w:tc>
          <w:tcPr>
            <w:tcW w:w="441" w:type="dxa"/>
            <w:tcBorders>
              <w:top w:val="nil"/>
              <w:left w:val="nil"/>
              <w:bottom w:val="nil"/>
              <w:right w:val="nil"/>
            </w:tcBorders>
            <w:shd w:val="clear" w:color="auto" w:fill="auto"/>
            <w:vAlign w:val="center"/>
            <w:hideMark/>
          </w:tcPr>
          <w:p w14:paraId="67B9AAA7" w14:textId="77777777" w:rsidR="00173932" w:rsidRPr="00752287" w:rsidRDefault="00173932" w:rsidP="007F5937">
            <w:pPr>
              <w:jc w:val="center"/>
              <w:rPr>
                <w:ins w:id="396" w:author="FERNANDA GASPARI" w:date="2021-10-29T10:32:00Z"/>
                <w:rFonts w:ascii="Arial" w:hAnsi="Arial" w:cs="Arial"/>
                <w:color w:val="000000"/>
                <w:sz w:val="18"/>
                <w:szCs w:val="18"/>
                <w:lang w:val="es-CO" w:eastAsia="es-CO"/>
              </w:rPr>
            </w:pPr>
            <w:ins w:id="397" w:author="FERNANDA GASPARI" w:date="2021-10-29T10:32:00Z">
              <w:r w:rsidRPr="00752287">
                <w:rPr>
                  <w:rFonts w:ascii="Arial" w:hAnsi="Arial" w:cs="Arial"/>
                  <w:color w:val="000000"/>
                  <w:sz w:val="18"/>
                  <w:szCs w:val="18"/>
                  <w:lang w:eastAsia="es-AR"/>
                </w:rPr>
                <w:t>71</w:t>
              </w:r>
            </w:ins>
          </w:p>
        </w:tc>
        <w:tc>
          <w:tcPr>
            <w:tcW w:w="441" w:type="dxa"/>
            <w:tcBorders>
              <w:top w:val="nil"/>
              <w:left w:val="nil"/>
              <w:bottom w:val="nil"/>
              <w:right w:val="single" w:sz="8" w:space="0" w:color="auto"/>
            </w:tcBorders>
            <w:shd w:val="clear" w:color="auto" w:fill="auto"/>
            <w:vAlign w:val="center"/>
            <w:hideMark/>
          </w:tcPr>
          <w:p w14:paraId="58D4B217" w14:textId="77777777" w:rsidR="00173932" w:rsidRPr="00752287" w:rsidRDefault="00173932" w:rsidP="007F5937">
            <w:pPr>
              <w:jc w:val="center"/>
              <w:rPr>
                <w:ins w:id="398" w:author="FERNANDA GASPARI" w:date="2021-10-29T10:32:00Z"/>
                <w:rFonts w:ascii="Arial" w:hAnsi="Arial" w:cs="Arial"/>
                <w:color w:val="000000"/>
                <w:sz w:val="18"/>
                <w:szCs w:val="18"/>
                <w:lang w:val="es-CO" w:eastAsia="es-CO"/>
              </w:rPr>
            </w:pPr>
            <w:ins w:id="399" w:author="FERNANDA GASPARI" w:date="2021-10-29T10:32:00Z">
              <w:r w:rsidRPr="00752287">
                <w:rPr>
                  <w:rFonts w:ascii="Arial" w:hAnsi="Arial" w:cs="Arial"/>
                  <w:color w:val="000000"/>
                  <w:sz w:val="18"/>
                  <w:szCs w:val="18"/>
                  <w:lang w:eastAsia="es-AR"/>
                </w:rPr>
                <w:t>85</w:t>
              </w:r>
            </w:ins>
          </w:p>
        </w:tc>
        <w:tc>
          <w:tcPr>
            <w:tcW w:w="580" w:type="dxa"/>
            <w:tcBorders>
              <w:top w:val="nil"/>
              <w:left w:val="nil"/>
              <w:bottom w:val="nil"/>
              <w:right w:val="nil"/>
            </w:tcBorders>
            <w:shd w:val="clear" w:color="000000" w:fill="D9D9D9"/>
            <w:vAlign w:val="center"/>
            <w:hideMark/>
          </w:tcPr>
          <w:p w14:paraId="72C10BFF" w14:textId="77777777" w:rsidR="00173932" w:rsidRPr="00752287" w:rsidRDefault="00173932" w:rsidP="007F5937">
            <w:pPr>
              <w:jc w:val="center"/>
              <w:rPr>
                <w:ins w:id="400" w:author="FERNANDA GASPARI" w:date="2021-10-29T10:32:00Z"/>
                <w:rFonts w:ascii="Arial" w:hAnsi="Arial" w:cs="Arial"/>
                <w:color w:val="000000"/>
                <w:sz w:val="18"/>
                <w:szCs w:val="18"/>
                <w:lang w:val="es-CO" w:eastAsia="es-CO"/>
              </w:rPr>
            </w:pPr>
            <w:ins w:id="401" w:author="FERNANDA GASPARI" w:date="2021-10-29T10:32:00Z">
              <w:r w:rsidRPr="00752287">
                <w:rPr>
                  <w:rFonts w:ascii="Arial" w:hAnsi="Arial" w:cs="Arial"/>
                  <w:color w:val="000000"/>
                  <w:sz w:val="18"/>
                  <w:szCs w:val="18"/>
                  <w:lang w:eastAsia="es-CO"/>
                </w:rPr>
                <w:t>73</w:t>
              </w:r>
            </w:ins>
          </w:p>
        </w:tc>
        <w:tc>
          <w:tcPr>
            <w:tcW w:w="441" w:type="dxa"/>
            <w:tcBorders>
              <w:top w:val="nil"/>
              <w:left w:val="nil"/>
              <w:bottom w:val="nil"/>
              <w:right w:val="nil"/>
            </w:tcBorders>
            <w:shd w:val="clear" w:color="auto" w:fill="auto"/>
            <w:vAlign w:val="center"/>
            <w:hideMark/>
          </w:tcPr>
          <w:p w14:paraId="72F62833" w14:textId="77777777" w:rsidR="00173932" w:rsidRPr="00752287" w:rsidRDefault="00173932" w:rsidP="007F5937">
            <w:pPr>
              <w:jc w:val="center"/>
              <w:rPr>
                <w:ins w:id="402" w:author="FERNANDA GASPARI" w:date="2021-10-29T10:32:00Z"/>
                <w:rFonts w:ascii="Arial" w:hAnsi="Arial" w:cs="Arial"/>
                <w:color w:val="000000"/>
                <w:sz w:val="18"/>
                <w:szCs w:val="18"/>
                <w:lang w:val="es-CO" w:eastAsia="es-CO"/>
              </w:rPr>
            </w:pPr>
            <w:ins w:id="403"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vAlign w:val="center"/>
            <w:hideMark/>
          </w:tcPr>
          <w:p w14:paraId="68712263" w14:textId="77777777" w:rsidR="00173932" w:rsidRPr="00752287" w:rsidRDefault="00173932" w:rsidP="007F5937">
            <w:pPr>
              <w:jc w:val="center"/>
              <w:rPr>
                <w:ins w:id="404" w:author="FERNANDA GASPARI" w:date="2021-10-29T10:32:00Z"/>
                <w:rFonts w:ascii="Arial" w:hAnsi="Arial" w:cs="Arial"/>
                <w:color w:val="000000"/>
                <w:sz w:val="18"/>
                <w:szCs w:val="18"/>
                <w:lang w:val="es-CO" w:eastAsia="es-CO"/>
              </w:rPr>
            </w:pPr>
            <w:ins w:id="405"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57412587" w14:textId="77777777" w:rsidR="00173932" w:rsidRPr="00752287" w:rsidRDefault="00173932" w:rsidP="007F5937">
            <w:pPr>
              <w:jc w:val="center"/>
              <w:rPr>
                <w:ins w:id="406" w:author="FERNANDA GASPARI" w:date="2021-10-29T10:32:00Z"/>
                <w:rFonts w:ascii="Arial" w:hAnsi="Arial" w:cs="Arial"/>
                <w:color w:val="000000"/>
                <w:sz w:val="18"/>
                <w:szCs w:val="18"/>
                <w:lang w:val="es-CO" w:eastAsia="es-CO"/>
              </w:rPr>
            </w:pPr>
            <w:ins w:id="407"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794985A7" w14:textId="77777777" w:rsidR="00173932" w:rsidRPr="00752287" w:rsidRDefault="00173932" w:rsidP="007F5937">
            <w:pPr>
              <w:jc w:val="center"/>
              <w:rPr>
                <w:ins w:id="408" w:author="FERNANDA GASPARI" w:date="2021-10-29T10:32:00Z"/>
                <w:rFonts w:ascii="Arial" w:hAnsi="Arial" w:cs="Arial"/>
                <w:color w:val="000000"/>
                <w:sz w:val="18"/>
                <w:szCs w:val="18"/>
                <w:lang w:val="es-CO" w:eastAsia="es-CO"/>
              </w:rPr>
            </w:pPr>
            <w:ins w:id="409" w:author="FERNANDA GASPARI" w:date="2021-10-29T10:32:00Z">
              <w:r w:rsidRPr="00752287">
                <w:rPr>
                  <w:rFonts w:ascii="Arial" w:hAnsi="Arial" w:cs="Arial"/>
                  <w:color w:val="000000"/>
                  <w:sz w:val="18"/>
                  <w:szCs w:val="18"/>
                  <w:lang w:eastAsia="es-CO"/>
                </w:rPr>
                <w:t>74</w:t>
              </w:r>
            </w:ins>
          </w:p>
        </w:tc>
        <w:tc>
          <w:tcPr>
            <w:tcW w:w="441" w:type="dxa"/>
            <w:tcBorders>
              <w:top w:val="nil"/>
              <w:left w:val="nil"/>
              <w:bottom w:val="nil"/>
              <w:right w:val="nil"/>
            </w:tcBorders>
            <w:shd w:val="clear" w:color="auto" w:fill="auto"/>
            <w:vAlign w:val="center"/>
            <w:hideMark/>
          </w:tcPr>
          <w:p w14:paraId="1499612A" w14:textId="77777777" w:rsidR="00173932" w:rsidRPr="00752287" w:rsidRDefault="00173932" w:rsidP="007F5937">
            <w:pPr>
              <w:jc w:val="center"/>
              <w:rPr>
                <w:ins w:id="410" w:author="FERNANDA GASPARI" w:date="2021-10-29T10:32:00Z"/>
                <w:rFonts w:ascii="Arial" w:hAnsi="Arial" w:cs="Arial"/>
                <w:color w:val="000000"/>
                <w:sz w:val="18"/>
                <w:szCs w:val="18"/>
                <w:lang w:val="es-CO" w:eastAsia="es-CO"/>
              </w:rPr>
            </w:pPr>
            <w:ins w:id="411"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vAlign w:val="center"/>
            <w:hideMark/>
          </w:tcPr>
          <w:p w14:paraId="5B3147B9" w14:textId="77777777" w:rsidR="00173932" w:rsidRPr="00752287" w:rsidRDefault="00173932" w:rsidP="007F5937">
            <w:pPr>
              <w:jc w:val="center"/>
              <w:rPr>
                <w:ins w:id="412" w:author="FERNANDA GASPARI" w:date="2021-10-29T10:32:00Z"/>
                <w:rFonts w:ascii="Arial" w:hAnsi="Arial" w:cs="Arial"/>
                <w:color w:val="000000"/>
                <w:sz w:val="18"/>
                <w:szCs w:val="18"/>
                <w:lang w:val="es-CO" w:eastAsia="es-CO"/>
              </w:rPr>
            </w:pPr>
            <w:ins w:id="413"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vAlign w:val="center"/>
            <w:hideMark/>
          </w:tcPr>
          <w:p w14:paraId="0C995848" w14:textId="77777777" w:rsidR="00173932" w:rsidRPr="00752287" w:rsidRDefault="00173932" w:rsidP="007F5937">
            <w:pPr>
              <w:jc w:val="center"/>
              <w:rPr>
                <w:ins w:id="414" w:author="FERNANDA GASPARI" w:date="2021-10-29T10:32:00Z"/>
                <w:rFonts w:ascii="Arial" w:hAnsi="Arial" w:cs="Arial"/>
                <w:color w:val="000000"/>
                <w:sz w:val="18"/>
                <w:szCs w:val="18"/>
                <w:lang w:val="es-CO" w:eastAsia="es-CO"/>
              </w:rPr>
            </w:pPr>
            <w:ins w:id="415" w:author="FERNANDA GASPARI" w:date="2021-10-29T10:32:00Z">
              <w:r w:rsidRPr="00752287">
                <w:rPr>
                  <w:rFonts w:ascii="Arial" w:hAnsi="Arial" w:cs="Arial"/>
                  <w:color w:val="000000"/>
                  <w:sz w:val="18"/>
                  <w:szCs w:val="18"/>
                  <w:lang w:eastAsia="es-AR"/>
                </w:rPr>
                <w:t>91</w:t>
              </w:r>
            </w:ins>
          </w:p>
        </w:tc>
      </w:tr>
      <w:tr w:rsidR="00173932" w:rsidRPr="00752287" w14:paraId="21BC24E8" w14:textId="77777777" w:rsidTr="007F5937">
        <w:trPr>
          <w:trHeight w:val="168"/>
          <w:tblHeader/>
          <w:jc w:val="center"/>
          <w:ins w:id="416"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07466B7" w14:textId="77777777" w:rsidR="00173932" w:rsidRPr="00752287" w:rsidRDefault="00173932" w:rsidP="007F5937">
            <w:pPr>
              <w:jc w:val="center"/>
              <w:rPr>
                <w:ins w:id="417" w:author="FERNANDA GASPARI" w:date="2021-10-29T10:32:00Z"/>
                <w:rFonts w:ascii="Arial" w:hAnsi="Arial" w:cs="Arial"/>
                <w:color w:val="000000"/>
                <w:sz w:val="18"/>
                <w:szCs w:val="18"/>
                <w:lang w:val="es-CO" w:eastAsia="es-CO"/>
              </w:rPr>
            </w:pPr>
            <w:ins w:id="418" w:author="FERNANDA GASPARI" w:date="2021-10-29T10:32:00Z">
              <w:r w:rsidRPr="00752287">
                <w:rPr>
                  <w:rFonts w:ascii="Arial" w:hAnsi="Arial" w:cs="Arial"/>
                  <w:color w:val="000000"/>
                  <w:sz w:val="18"/>
                  <w:szCs w:val="18"/>
                  <w:lang w:eastAsia="es-CO"/>
                </w:rPr>
                <w:t>81</w:t>
              </w:r>
            </w:ins>
          </w:p>
        </w:tc>
        <w:tc>
          <w:tcPr>
            <w:tcW w:w="441" w:type="dxa"/>
            <w:tcBorders>
              <w:top w:val="nil"/>
              <w:left w:val="nil"/>
              <w:bottom w:val="nil"/>
              <w:right w:val="nil"/>
            </w:tcBorders>
            <w:shd w:val="clear" w:color="auto" w:fill="auto"/>
            <w:vAlign w:val="center"/>
            <w:hideMark/>
          </w:tcPr>
          <w:p w14:paraId="7C955238" w14:textId="77777777" w:rsidR="00173932" w:rsidRPr="00752287" w:rsidRDefault="00173932" w:rsidP="007F5937">
            <w:pPr>
              <w:jc w:val="center"/>
              <w:rPr>
                <w:ins w:id="419" w:author="FERNANDA GASPARI" w:date="2021-10-29T10:32:00Z"/>
                <w:rFonts w:ascii="Arial" w:hAnsi="Arial" w:cs="Arial"/>
                <w:color w:val="000000"/>
                <w:sz w:val="18"/>
                <w:szCs w:val="18"/>
                <w:lang w:val="es-CO" w:eastAsia="es-CO"/>
              </w:rPr>
            </w:pPr>
            <w:ins w:id="420" w:author="FERNANDA GASPARI" w:date="2021-10-29T10:32:00Z">
              <w:r w:rsidRPr="00752287">
                <w:rPr>
                  <w:rFonts w:ascii="Arial" w:hAnsi="Arial" w:cs="Arial"/>
                  <w:color w:val="000000"/>
                  <w:sz w:val="18"/>
                  <w:szCs w:val="18"/>
                  <w:lang w:eastAsia="es-AR"/>
                </w:rPr>
                <w:t>44</w:t>
              </w:r>
            </w:ins>
          </w:p>
        </w:tc>
        <w:tc>
          <w:tcPr>
            <w:tcW w:w="441" w:type="dxa"/>
            <w:tcBorders>
              <w:top w:val="nil"/>
              <w:left w:val="nil"/>
              <w:bottom w:val="nil"/>
              <w:right w:val="nil"/>
            </w:tcBorders>
            <w:shd w:val="clear" w:color="auto" w:fill="auto"/>
            <w:vAlign w:val="center"/>
            <w:hideMark/>
          </w:tcPr>
          <w:p w14:paraId="07802316" w14:textId="77777777" w:rsidR="00173932" w:rsidRPr="00752287" w:rsidRDefault="00173932" w:rsidP="007F5937">
            <w:pPr>
              <w:jc w:val="center"/>
              <w:rPr>
                <w:ins w:id="421" w:author="FERNANDA GASPARI" w:date="2021-10-29T10:32:00Z"/>
                <w:rFonts w:ascii="Arial" w:hAnsi="Arial" w:cs="Arial"/>
                <w:color w:val="000000"/>
                <w:sz w:val="18"/>
                <w:szCs w:val="18"/>
                <w:lang w:val="es-CO" w:eastAsia="es-CO"/>
              </w:rPr>
            </w:pPr>
            <w:ins w:id="422" w:author="FERNANDA GASPARI" w:date="2021-10-29T10:32:00Z">
              <w:r w:rsidRPr="00752287">
                <w:rPr>
                  <w:rFonts w:ascii="Arial" w:hAnsi="Arial" w:cs="Arial"/>
                  <w:color w:val="000000"/>
                  <w:sz w:val="18"/>
                  <w:szCs w:val="18"/>
                  <w:lang w:eastAsia="es-AR"/>
                </w:rPr>
                <w:t>65</w:t>
              </w:r>
            </w:ins>
          </w:p>
        </w:tc>
        <w:tc>
          <w:tcPr>
            <w:tcW w:w="441" w:type="dxa"/>
            <w:tcBorders>
              <w:top w:val="nil"/>
              <w:left w:val="nil"/>
              <w:bottom w:val="nil"/>
              <w:right w:val="single" w:sz="8" w:space="0" w:color="auto"/>
            </w:tcBorders>
            <w:shd w:val="clear" w:color="auto" w:fill="auto"/>
            <w:vAlign w:val="center"/>
            <w:hideMark/>
          </w:tcPr>
          <w:p w14:paraId="59CEB677" w14:textId="77777777" w:rsidR="00173932" w:rsidRPr="00752287" w:rsidRDefault="00173932" w:rsidP="007F5937">
            <w:pPr>
              <w:jc w:val="center"/>
              <w:rPr>
                <w:ins w:id="423" w:author="FERNANDA GASPARI" w:date="2021-10-29T10:32:00Z"/>
                <w:rFonts w:ascii="Arial" w:hAnsi="Arial" w:cs="Arial"/>
                <w:color w:val="000000"/>
                <w:sz w:val="18"/>
                <w:szCs w:val="18"/>
                <w:lang w:val="es-CO" w:eastAsia="es-CO"/>
              </w:rPr>
            </w:pPr>
            <w:ins w:id="424" w:author="FERNANDA GASPARI" w:date="2021-10-29T10:32:00Z">
              <w:r w:rsidRPr="00752287">
                <w:rPr>
                  <w:rFonts w:ascii="Arial" w:hAnsi="Arial" w:cs="Arial"/>
                  <w:color w:val="000000"/>
                  <w:sz w:val="18"/>
                  <w:szCs w:val="18"/>
                  <w:lang w:eastAsia="es-AR"/>
                </w:rPr>
                <w:t>81</w:t>
              </w:r>
            </w:ins>
          </w:p>
        </w:tc>
        <w:tc>
          <w:tcPr>
            <w:tcW w:w="580" w:type="dxa"/>
            <w:tcBorders>
              <w:top w:val="nil"/>
              <w:left w:val="nil"/>
              <w:bottom w:val="nil"/>
              <w:right w:val="nil"/>
            </w:tcBorders>
            <w:shd w:val="clear" w:color="000000" w:fill="D9D9D9"/>
            <w:noWrap/>
            <w:vAlign w:val="center"/>
            <w:hideMark/>
          </w:tcPr>
          <w:p w14:paraId="6A3AEB43" w14:textId="77777777" w:rsidR="00173932" w:rsidRPr="00752287" w:rsidRDefault="00173932" w:rsidP="007F5937">
            <w:pPr>
              <w:jc w:val="center"/>
              <w:rPr>
                <w:ins w:id="425" w:author="FERNANDA GASPARI" w:date="2021-10-29T10:32:00Z"/>
                <w:rFonts w:ascii="Arial" w:hAnsi="Arial" w:cs="Arial"/>
                <w:color w:val="000000"/>
                <w:sz w:val="18"/>
                <w:szCs w:val="18"/>
                <w:lang w:val="es-CO" w:eastAsia="es-CO"/>
              </w:rPr>
            </w:pPr>
            <w:ins w:id="426"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nil"/>
            </w:tcBorders>
            <w:shd w:val="clear" w:color="auto" w:fill="auto"/>
            <w:vAlign w:val="center"/>
            <w:hideMark/>
          </w:tcPr>
          <w:p w14:paraId="71606917" w14:textId="77777777" w:rsidR="00173932" w:rsidRPr="00752287" w:rsidRDefault="00173932" w:rsidP="007F5937">
            <w:pPr>
              <w:jc w:val="center"/>
              <w:rPr>
                <w:ins w:id="427" w:author="FERNANDA GASPARI" w:date="2021-10-29T10:32:00Z"/>
                <w:rFonts w:ascii="Arial" w:hAnsi="Arial" w:cs="Arial"/>
                <w:color w:val="000000"/>
                <w:sz w:val="18"/>
                <w:szCs w:val="18"/>
                <w:lang w:val="es-CO" w:eastAsia="es-CO"/>
              </w:rPr>
            </w:pPr>
            <w:ins w:id="428" w:author="FERNANDA GASPARI" w:date="2021-10-29T10:32:00Z">
              <w:r w:rsidRPr="00752287">
                <w:rPr>
                  <w:rFonts w:ascii="Arial" w:hAnsi="Arial" w:cs="Arial"/>
                  <w:color w:val="000000"/>
                  <w:sz w:val="18"/>
                  <w:szCs w:val="18"/>
                  <w:lang w:eastAsia="es-AR"/>
                </w:rPr>
                <w:t>57</w:t>
              </w:r>
            </w:ins>
          </w:p>
        </w:tc>
        <w:tc>
          <w:tcPr>
            <w:tcW w:w="441" w:type="dxa"/>
            <w:tcBorders>
              <w:top w:val="nil"/>
              <w:left w:val="nil"/>
              <w:bottom w:val="nil"/>
              <w:right w:val="nil"/>
            </w:tcBorders>
            <w:shd w:val="clear" w:color="auto" w:fill="auto"/>
            <w:vAlign w:val="center"/>
            <w:hideMark/>
          </w:tcPr>
          <w:p w14:paraId="1AAC8BF2" w14:textId="77777777" w:rsidR="00173932" w:rsidRPr="00752287" w:rsidRDefault="00173932" w:rsidP="007F5937">
            <w:pPr>
              <w:jc w:val="center"/>
              <w:rPr>
                <w:ins w:id="429" w:author="FERNANDA GASPARI" w:date="2021-10-29T10:32:00Z"/>
                <w:rFonts w:ascii="Arial" w:hAnsi="Arial" w:cs="Arial"/>
                <w:color w:val="000000"/>
                <w:sz w:val="18"/>
                <w:szCs w:val="18"/>
                <w:lang w:val="es-CO" w:eastAsia="es-CO"/>
              </w:rPr>
            </w:pPr>
            <w:ins w:id="430" w:author="FERNANDA GASPARI" w:date="2021-10-29T10:32:00Z">
              <w:r w:rsidRPr="00752287">
                <w:rPr>
                  <w:rFonts w:ascii="Arial" w:hAnsi="Arial" w:cs="Arial"/>
                  <w:color w:val="000000"/>
                  <w:sz w:val="18"/>
                  <w:szCs w:val="18"/>
                  <w:lang w:eastAsia="es-AR"/>
                </w:rPr>
                <w:t>76</w:t>
              </w:r>
            </w:ins>
          </w:p>
        </w:tc>
        <w:tc>
          <w:tcPr>
            <w:tcW w:w="441" w:type="dxa"/>
            <w:tcBorders>
              <w:top w:val="nil"/>
              <w:left w:val="nil"/>
              <w:bottom w:val="nil"/>
              <w:right w:val="single" w:sz="8" w:space="0" w:color="auto"/>
            </w:tcBorders>
            <w:shd w:val="clear" w:color="auto" w:fill="auto"/>
            <w:vAlign w:val="center"/>
            <w:hideMark/>
          </w:tcPr>
          <w:p w14:paraId="68818EAA" w14:textId="77777777" w:rsidR="00173932" w:rsidRPr="00752287" w:rsidRDefault="00173932" w:rsidP="007F5937">
            <w:pPr>
              <w:jc w:val="center"/>
              <w:rPr>
                <w:ins w:id="431" w:author="FERNANDA GASPARI" w:date="2021-10-29T10:32:00Z"/>
                <w:rFonts w:ascii="Arial" w:hAnsi="Arial" w:cs="Arial"/>
                <w:color w:val="000000"/>
                <w:sz w:val="18"/>
                <w:szCs w:val="18"/>
                <w:lang w:val="es-CO" w:eastAsia="es-CO"/>
              </w:rPr>
            </w:pPr>
            <w:ins w:id="432" w:author="FERNANDA GASPARI" w:date="2021-10-29T10:32:00Z">
              <w:r w:rsidRPr="00752287">
                <w:rPr>
                  <w:rFonts w:ascii="Arial" w:hAnsi="Arial" w:cs="Arial"/>
                  <w:color w:val="000000"/>
                  <w:sz w:val="18"/>
                  <w:szCs w:val="18"/>
                  <w:lang w:eastAsia="es-AR"/>
                </w:rPr>
                <w:t>88</w:t>
              </w:r>
            </w:ins>
          </w:p>
        </w:tc>
        <w:tc>
          <w:tcPr>
            <w:tcW w:w="580" w:type="dxa"/>
            <w:tcBorders>
              <w:top w:val="nil"/>
              <w:left w:val="nil"/>
              <w:bottom w:val="nil"/>
              <w:right w:val="nil"/>
            </w:tcBorders>
            <w:shd w:val="clear" w:color="000000" w:fill="D9D9D9"/>
            <w:vAlign w:val="center"/>
            <w:hideMark/>
          </w:tcPr>
          <w:p w14:paraId="4D4B0219" w14:textId="77777777" w:rsidR="00173932" w:rsidRPr="00752287" w:rsidRDefault="00173932" w:rsidP="007F5937">
            <w:pPr>
              <w:jc w:val="center"/>
              <w:rPr>
                <w:ins w:id="433" w:author="FERNANDA GASPARI" w:date="2021-10-29T10:32:00Z"/>
                <w:rFonts w:ascii="Arial" w:hAnsi="Arial" w:cs="Arial"/>
                <w:color w:val="000000"/>
                <w:sz w:val="18"/>
                <w:szCs w:val="18"/>
                <w:lang w:val="es-CO" w:eastAsia="es-CO"/>
              </w:rPr>
            </w:pPr>
            <w:ins w:id="434" w:author="FERNANDA GASPARI" w:date="2021-10-29T10:32:00Z">
              <w:r w:rsidRPr="00752287">
                <w:rPr>
                  <w:rFonts w:ascii="Arial" w:hAnsi="Arial" w:cs="Arial"/>
                  <w:color w:val="000000"/>
                  <w:sz w:val="18"/>
                  <w:szCs w:val="18"/>
                  <w:lang w:eastAsia="es-CO"/>
                </w:rPr>
                <w:t>83</w:t>
              </w:r>
            </w:ins>
          </w:p>
        </w:tc>
        <w:tc>
          <w:tcPr>
            <w:tcW w:w="441" w:type="dxa"/>
            <w:tcBorders>
              <w:top w:val="nil"/>
              <w:left w:val="nil"/>
              <w:bottom w:val="nil"/>
              <w:right w:val="nil"/>
            </w:tcBorders>
            <w:shd w:val="clear" w:color="auto" w:fill="auto"/>
            <w:vAlign w:val="center"/>
            <w:hideMark/>
          </w:tcPr>
          <w:p w14:paraId="519C59F7" w14:textId="77777777" w:rsidR="00173932" w:rsidRPr="00752287" w:rsidRDefault="00173932" w:rsidP="007F5937">
            <w:pPr>
              <w:jc w:val="center"/>
              <w:rPr>
                <w:ins w:id="435" w:author="FERNANDA GASPARI" w:date="2021-10-29T10:32:00Z"/>
                <w:rFonts w:ascii="Arial" w:hAnsi="Arial" w:cs="Arial"/>
                <w:color w:val="000000"/>
                <w:sz w:val="18"/>
                <w:szCs w:val="18"/>
                <w:lang w:val="es-CO" w:eastAsia="es-CO"/>
              </w:rPr>
            </w:pPr>
            <w:ins w:id="436"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76342D3F" w14:textId="77777777" w:rsidR="00173932" w:rsidRPr="00752287" w:rsidRDefault="00173932" w:rsidP="007F5937">
            <w:pPr>
              <w:jc w:val="center"/>
              <w:rPr>
                <w:ins w:id="437" w:author="FERNANDA GASPARI" w:date="2021-10-29T10:32:00Z"/>
                <w:rFonts w:ascii="Arial" w:hAnsi="Arial" w:cs="Arial"/>
                <w:color w:val="000000"/>
                <w:sz w:val="18"/>
                <w:szCs w:val="18"/>
                <w:lang w:val="es-CO" w:eastAsia="es-CO"/>
              </w:rPr>
            </w:pPr>
            <w:ins w:id="438"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4AB8C5E5" w14:textId="77777777" w:rsidR="00173932" w:rsidRPr="00752287" w:rsidRDefault="00173932" w:rsidP="007F5937">
            <w:pPr>
              <w:jc w:val="center"/>
              <w:rPr>
                <w:ins w:id="439" w:author="FERNANDA GASPARI" w:date="2021-10-29T10:32:00Z"/>
                <w:rFonts w:ascii="Arial" w:hAnsi="Arial" w:cs="Arial"/>
                <w:color w:val="000000"/>
                <w:sz w:val="18"/>
                <w:szCs w:val="18"/>
                <w:lang w:val="es-CO" w:eastAsia="es-CO"/>
              </w:rPr>
            </w:pPr>
            <w:ins w:id="440" w:author="FERNANDA GASPARI" w:date="2021-10-29T10:32:00Z">
              <w:r w:rsidRPr="00752287">
                <w:rPr>
                  <w:rFonts w:ascii="Arial" w:hAnsi="Arial" w:cs="Arial"/>
                  <w:color w:val="000000"/>
                  <w:sz w:val="18"/>
                  <w:szCs w:val="18"/>
                  <w:lang w:eastAsia="es-AR"/>
                </w:rPr>
                <w:t>92</w:t>
              </w:r>
            </w:ins>
          </w:p>
        </w:tc>
        <w:tc>
          <w:tcPr>
            <w:tcW w:w="580" w:type="dxa"/>
            <w:tcBorders>
              <w:top w:val="nil"/>
              <w:left w:val="nil"/>
              <w:bottom w:val="nil"/>
              <w:right w:val="nil"/>
            </w:tcBorders>
            <w:shd w:val="clear" w:color="000000" w:fill="D9D9D9"/>
            <w:vAlign w:val="center"/>
            <w:hideMark/>
          </w:tcPr>
          <w:p w14:paraId="2D8CAD59" w14:textId="77777777" w:rsidR="00173932" w:rsidRPr="00752287" w:rsidRDefault="00173932" w:rsidP="007F5937">
            <w:pPr>
              <w:jc w:val="center"/>
              <w:rPr>
                <w:ins w:id="441" w:author="FERNANDA GASPARI" w:date="2021-10-29T10:32:00Z"/>
                <w:rFonts w:ascii="Arial" w:hAnsi="Arial" w:cs="Arial"/>
                <w:color w:val="000000"/>
                <w:sz w:val="18"/>
                <w:szCs w:val="18"/>
                <w:lang w:val="es-CO" w:eastAsia="es-CO"/>
              </w:rPr>
            </w:pPr>
            <w:ins w:id="442" w:author="FERNANDA GASPARI" w:date="2021-10-29T10:32:00Z">
              <w:r w:rsidRPr="00752287">
                <w:rPr>
                  <w:rFonts w:ascii="Arial" w:hAnsi="Arial" w:cs="Arial"/>
                  <w:color w:val="000000"/>
                  <w:sz w:val="18"/>
                  <w:szCs w:val="18"/>
                  <w:lang w:eastAsia="es-CO"/>
                </w:rPr>
                <w:t>84</w:t>
              </w:r>
            </w:ins>
          </w:p>
        </w:tc>
        <w:tc>
          <w:tcPr>
            <w:tcW w:w="441" w:type="dxa"/>
            <w:tcBorders>
              <w:top w:val="nil"/>
              <w:left w:val="nil"/>
              <w:bottom w:val="nil"/>
              <w:right w:val="nil"/>
            </w:tcBorders>
            <w:shd w:val="clear" w:color="auto" w:fill="auto"/>
            <w:vAlign w:val="center"/>
            <w:hideMark/>
          </w:tcPr>
          <w:p w14:paraId="08E2E9EE" w14:textId="77777777" w:rsidR="00173932" w:rsidRPr="00752287" w:rsidRDefault="00173932" w:rsidP="007F5937">
            <w:pPr>
              <w:jc w:val="center"/>
              <w:rPr>
                <w:ins w:id="443" w:author="FERNANDA GASPARI" w:date="2021-10-29T10:32:00Z"/>
                <w:rFonts w:ascii="Arial" w:hAnsi="Arial" w:cs="Arial"/>
                <w:color w:val="000000"/>
                <w:sz w:val="18"/>
                <w:szCs w:val="18"/>
                <w:lang w:val="es-CO" w:eastAsia="es-CO"/>
              </w:rPr>
            </w:pPr>
            <w:ins w:id="444"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nil"/>
            </w:tcBorders>
            <w:shd w:val="clear" w:color="auto" w:fill="auto"/>
            <w:vAlign w:val="center"/>
            <w:hideMark/>
          </w:tcPr>
          <w:p w14:paraId="04350497" w14:textId="77777777" w:rsidR="00173932" w:rsidRPr="00752287" w:rsidRDefault="00173932" w:rsidP="007F5937">
            <w:pPr>
              <w:jc w:val="center"/>
              <w:rPr>
                <w:ins w:id="445" w:author="FERNANDA GASPARI" w:date="2021-10-29T10:32:00Z"/>
                <w:rFonts w:ascii="Arial" w:hAnsi="Arial" w:cs="Arial"/>
                <w:color w:val="000000"/>
                <w:sz w:val="18"/>
                <w:szCs w:val="18"/>
                <w:lang w:val="es-CO" w:eastAsia="es-CO"/>
              </w:rPr>
            </w:pPr>
            <w:ins w:id="446" w:author="FERNANDA GASPARI" w:date="2021-10-29T10:32:00Z">
              <w:r w:rsidRPr="00752287">
                <w:rPr>
                  <w:rFonts w:ascii="Arial" w:hAnsi="Arial" w:cs="Arial"/>
                  <w:color w:val="000000"/>
                  <w:sz w:val="18"/>
                  <w:szCs w:val="18"/>
                  <w:lang w:eastAsia="es-AR"/>
                </w:rPr>
                <w:t>88</w:t>
              </w:r>
            </w:ins>
          </w:p>
        </w:tc>
        <w:tc>
          <w:tcPr>
            <w:tcW w:w="441" w:type="dxa"/>
            <w:tcBorders>
              <w:top w:val="nil"/>
              <w:left w:val="nil"/>
              <w:bottom w:val="nil"/>
              <w:right w:val="single" w:sz="8" w:space="0" w:color="auto"/>
            </w:tcBorders>
            <w:shd w:val="clear" w:color="auto" w:fill="auto"/>
            <w:vAlign w:val="center"/>
            <w:hideMark/>
          </w:tcPr>
          <w:p w14:paraId="00FDC005" w14:textId="77777777" w:rsidR="00173932" w:rsidRPr="00752287" w:rsidRDefault="00173932" w:rsidP="007F5937">
            <w:pPr>
              <w:jc w:val="center"/>
              <w:rPr>
                <w:ins w:id="447" w:author="FERNANDA GASPARI" w:date="2021-10-29T10:32:00Z"/>
                <w:rFonts w:ascii="Arial" w:hAnsi="Arial" w:cs="Arial"/>
                <w:color w:val="000000"/>
                <w:sz w:val="18"/>
                <w:szCs w:val="18"/>
                <w:lang w:val="es-CO" w:eastAsia="es-CO"/>
              </w:rPr>
            </w:pPr>
            <w:ins w:id="448" w:author="FERNANDA GASPARI" w:date="2021-10-29T10:32:00Z">
              <w:r w:rsidRPr="00752287">
                <w:rPr>
                  <w:rFonts w:ascii="Arial" w:hAnsi="Arial" w:cs="Arial"/>
                  <w:color w:val="000000"/>
                  <w:sz w:val="18"/>
                  <w:szCs w:val="18"/>
                  <w:lang w:eastAsia="es-AR"/>
                </w:rPr>
                <w:t>94</w:t>
              </w:r>
            </w:ins>
          </w:p>
        </w:tc>
      </w:tr>
      <w:tr w:rsidR="00173932" w:rsidRPr="00752287" w14:paraId="2823D995" w14:textId="77777777" w:rsidTr="007F5937">
        <w:trPr>
          <w:trHeight w:val="168"/>
          <w:tblHeader/>
          <w:jc w:val="center"/>
          <w:ins w:id="449"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49E0AEC0" w14:textId="77777777" w:rsidR="00173932" w:rsidRPr="00752287" w:rsidRDefault="00173932" w:rsidP="007F5937">
            <w:pPr>
              <w:jc w:val="center"/>
              <w:rPr>
                <w:ins w:id="450" w:author="FERNANDA GASPARI" w:date="2021-10-29T10:32:00Z"/>
                <w:rFonts w:ascii="Arial" w:hAnsi="Arial" w:cs="Arial"/>
                <w:color w:val="000000"/>
                <w:sz w:val="18"/>
                <w:szCs w:val="18"/>
                <w:lang w:val="es-CO" w:eastAsia="es-CO"/>
              </w:rPr>
            </w:pPr>
            <w:ins w:id="451" w:author="FERNANDA GASPARI" w:date="2021-10-29T10:32:00Z">
              <w:r w:rsidRPr="00752287">
                <w:rPr>
                  <w:rFonts w:ascii="Arial" w:hAnsi="Arial" w:cs="Arial"/>
                  <w:color w:val="000000"/>
                  <w:sz w:val="18"/>
                  <w:szCs w:val="18"/>
                  <w:lang w:eastAsia="es-CO"/>
                </w:rPr>
                <w:t>91</w:t>
              </w:r>
            </w:ins>
          </w:p>
        </w:tc>
        <w:tc>
          <w:tcPr>
            <w:tcW w:w="441" w:type="dxa"/>
            <w:tcBorders>
              <w:top w:val="nil"/>
              <w:left w:val="nil"/>
              <w:bottom w:val="nil"/>
              <w:right w:val="nil"/>
            </w:tcBorders>
            <w:shd w:val="clear" w:color="auto" w:fill="auto"/>
            <w:vAlign w:val="center"/>
            <w:hideMark/>
          </w:tcPr>
          <w:p w14:paraId="4B9CD241" w14:textId="77777777" w:rsidR="00173932" w:rsidRPr="00752287" w:rsidRDefault="00173932" w:rsidP="007F5937">
            <w:pPr>
              <w:jc w:val="center"/>
              <w:rPr>
                <w:ins w:id="452" w:author="FERNANDA GASPARI" w:date="2021-10-29T10:32:00Z"/>
                <w:rFonts w:ascii="Arial" w:hAnsi="Arial" w:cs="Arial"/>
                <w:color w:val="000000"/>
                <w:sz w:val="18"/>
                <w:szCs w:val="18"/>
                <w:lang w:val="es-CO" w:eastAsia="es-CO"/>
              </w:rPr>
            </w:pPr>
            <w:ins w:id="453"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nil"/>
            </w:tcBorders>
            <w:shd w:val="clear" w:color="auto" w:fill="auto"/>
            <w:vAlign w:val="center"/>
            <w:hideMark/>
          </w:tcPr>
          <w:p w14:paraId="5A3AE952" w14:textId="77777777" w:rsidR="00173932" w:rsidRPr="00752287" w:rsidRDefault="00173932" w:rsidP="007F5937">
            <w:pPr>
              <w:jc w:val="center"/>
              <w:rPr>
                <w:ins w:id="454" w:author="FERNANDA GASPARI" w:date="2021-10-29T10:32:00Z"/>
                <w:rFonts w:ascii="Arial" w:hAnsi="Arial" w:cs="Arial"/>
                <w:color w:val="000000"/>
                <w:sz w:val="18"/>
                <w:szCs w:val="18"/>
                <w:lang w:val="es-CO" w:eastAsia="es-CO"/>
              </w:rPr>
            </w:pPr>
            <w:ins w:id="455"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single" w:sz="8" w:space="0" w:color="auto"/>
            </w:tcBorders>
            <w:shd w:val="clear" w:color="auto" w:fill="auto"/>
            <w:vAlign w:val="center"/>
            <w:hideMark/>
          </w:tcPr>
          <w:p w14:paraId="2115C33C" w14:textId="77777777" w:rsidR="00173932" w:rsidRPr="00752287" w:rsidRDefault="00173932" w:rsidP="007F5937">
            <w:pPr>
              <w:jc w:val="center"/>
              <w:rPr>
                <w:ins w:id="456" w:author="FERNANDA GASPARI" w:date="2021-10-29T10:32:00Z"/>
                <w:rFonts w:ascii="Arial" w:hAnsi="Arial" w:cs="Arial"/>
                <w:color w:val="000000"/>
                <w:sz w:val="18"/>
                <w:szCs w:val="18"/>
                <w:lang w:val="es-CO" w:eastAsia="es-CO"/>
              </w:rPr>
            </w:pPr>
            <w:ins w:id="457" w:author="FERNANDA GASPARI" w:date="2021-10-29T10:32:00Z">
              <w:r w:rsidRPr="00752287">
                <w:rPr>
                  <w:rFonts w:ascii="Arial" w:hAnsi="Arial" w:cs="Arial"/>
                  <w:color w:val="000000"/>
                  <w:sz w:val="18"/>
                  <w:szCs w:val="18"/>
                  <w:lang w:eastAsia="es-AR"/>
                </w:rPr>
                <w:t>80</w:t>
              </w:r>
            </w:ins>
          </w:p>
        </w:tc>
        <w:tc>
          <w:tcPr>
            <w:tcW w:w="580" w:type="dxa"/>
            <w:tcBorders>
              <w:top w:val="nil"/>
              <w:left w:val="nil"/>
              <w:bottom w:val="nil"/>
              <w:right w:val="nil"/>
            </w:tcBorders>
            <w:shd w:val="clear" w:color="000000" w:fill="D9D9D9"/>
            <w:noWrap/>
            <w:vAlign w:val="center"/>
            <w:hideMark/>
          </w:tcPr>
          <w:p w14:paraId="5AEFA378" w14:textId="77777777" w:rsidR="00173932" w:rsidRPr="00752287" w:rsidRDefault="00173932" w:rsidP="007F5937">
            <w:pPr>
              <w:jc w:val="center"/>
              <w:rPr>
                <w:ins w:id="458" w:author="FERNANDA GASPARI" w:date="2021-10-29T10:32:00Z"/>
                <w:rFonts w:ascii="Arial" w:hAnsi="Arial" w:cs="Arial"/>
                <w:color w:val="000000"/>
                <w:sz w:val="18"/>
                <w:szCs w:val="18"/>
                <w:lang w:val="es-CO" w:eastAsia="es-CO"/>
              </w:rPr>
            </w:pPr>
            <w:ins w:id="459" w:author="FERNANDA GASPARI" w:date="2021-10-29T10:32:00Z">
              <w:r w:rsidRPr="00752287">
                <w:rPr>
                  <w:rFonts w:ascii="Arial" w:hAnsi="Arial" w:cs="Arial"/>
                  <w:color w:val="000000"/>
                  <w:sz w:val="18"/>
                  <w:szCs w:val="18"/>
                  <w:lang w:eastAsia="es-AR"/>
                </w:rPr>
                <w:t>92</w:t>
              </w:r>
            </w:ins>
          </w:p>
        </w:tc>
        <w:tc>
          <w:tcPr>
            <w:tcW w:w="441" w:type="dxa"/>
            <w:tcBorders>
              <w:top w:val="nil"/>
              <w:left w:val="nil"/>
              <w:bottom w:val="nil"/>
              <w:right w:val="nil"/>
            </w:tcBorders>
            <w:shd w:val="clear" w:color="auto" w:fill="auto"/>
            <w:vAlign w:val="center"/>
            <w:hideMark/>
          </w:tcPr>
          <w:p w14:paraId="365F2828" w14:textId="77777777" w:rsidR="00173932" w:rsidRPr="00752287" w:rsidRDefault="00173932" w:rsidP="007F5937">
            <w:pPr>
              <w:jc w:val="center"/>
              <w:rPr>
                <w:ins w:id="460" w:author="FERNANDA GASPARI" w:date="2021-10-29T10:32:00Z"/>
                <w:rFonts w:ascii="Arial" w:hAnsi="Arial" w:cs="Arial"/>
                <w:color w:val="000000"/>
                <w:sz w:val="18"/>
                <w:szCs w:val="18"/>
                <w:lang w:val="es-CO" w:eastAsia="es-CO"/>
              </w:rPr>
            </w:pPr>
            <w:ins w:id="461"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vAlign w:val="center"/>
            <w:hideMark/>
          </w:tcPr>
          <w:p w14:paraId="7B946024" w14:textId="77777777" w:rsidR="00173932" w:rsidRPr="00752287" w:rsidRDefault="00173932" w:rsidP="007F5937">
            <w:pPr>
              <w:jc w:val="center"/>
              <w:rPr>
                <w:ins w:id="462" w:author="FERNANDA GASPARI" w:date="2021-10-29T10:32:00Z"/>
                <w:rFonts w:ascii="Arial" w:hAnsi="Arial" w:cs="Arial"/>
                <w:color w:val="000000"/>
                <w:sz w:val="18"/>
                <w:szCs w:val="18"/>
                <w:lang w:val="es-CO" w:eastAsia="es-CO"/>
              </w:rPr>
            </w:pPr>
            <w:ins w:id="463"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06394E93" w14:textId="77777777" w:rsidR="00173932" w:rsidRPr="00752287" w:rsidRDefault="00173932" w:rsidP="007F5937">
            <w:pPr>
              <w:jc w:val="center"/>
              <w:rPr>
                <w:ins w:id="464" w:author="FERNANDA GASPARI" w:date="2021-10-29T10:32:00Z"/>
                <w:rFonts w:ascii="Arial" w:hAnsi="Arial" w:cs="Arial"/>
                <w:color w:val="000000"/>
                <w:sz w:val="18"/>
                <w:szCs w:val="18"/>
                <w:lang w:val="es-CO" w:eastAsia="es-CO"/>
              </w:rPr>
            </w:pPr>
            <w:ins w:id="465"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5F881CDD" w14:textId="77777777" w:rsidR="00173932" w:rsidRPr="00752287" w:rsidRDefault="00173932" w:rsidP="007F5937">
            <w:pPr>
              <w:jc w:val="center"/>
              <w:rPr>
                <w:ins w:id="466" w:author="FERNANDA GASPARI" w:date="2021-10-29T10:32:00Z"/>
                <w:rFonts w:ascii="Arial" w:hAnsi="Arial" w:cs="Arial"/>
                <w:color w:val="000000"/>
                <w:sz w:val="18"/>
                <w:szCs w:val="18"/>
                <w:lang w:val="es-CO" w:eastAsia="es-CO"/>
              </w:rPr>
            </w:pPr>
            <w:ins w:id="467" w:author="FERNANDA GASPARI" w:date="2021-10-29T10:32:00Z">
              <w:r w:rsidRPr="00752287">
                <w:rPr>
                  <w:rFonts w:ascii="Arial" w:hAnsi="Arial" w:cs="Arial"/>
                  <w:color w:val="000000"/>
                  <w:sz w:val="18"/>
                  <w:szCs w:val="18"/>
                  <w:lang w:eastAsia="es-CO"/>
                </w:rPr>
                <w:t>93</w:t>
              </w:r>
            </w:ins>
          </w:p>
        </w:tc>
        <w:tc>
          <w:tcPr>
            <w:tcW w:w="441" w:type="dxa"/>
            <w:tcBorders>
              <w:top w:val="nil"/>
              <w:left w:val="nil"/>
              <w:bottom w:val="nil"/>
              <w:right w:val="nil"/>
            </w:tcBorders>
            <w:shd w:val="clear" w:color="auto" w:fill="auto"/>
            <w:vAlign w:val="center"/>
            <w:hideMark/>
          </w:tcPr>
          <w:p w14:paraId="03C844B9" w14:textId="77777777" w:rsidR="00173932" w:rsidRPr="00752287" w:rsidRDefault="00173932" w:rsidP="007F5937">
            <w:pPr>
              <w:jc w:val="center"/>
              <w:rPr>
                <w:ins w:id="468" w:author="FERNANDA GASPARI" w:date="2021-10-29T10:32:00Z"/>
                <w:rFonts w:ascii="Arial" w:hAnsi="Arial" w:cs="Arial"/>
                <w:color w:val="000000"/>
                <w:sz w:val="18"/>
                <w:szCs w:val="18"/>
                <w:lang w:val="es-CO" w:eastAsia="es-CO"/>
              </w:rPr>
            </w:pPr>
            <w:ins w:id="469"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3501190B" w14:textId="77777777" w:rsidR="00173932" w:rsidRPr="00752287" w:rsidRDefault="00173932" w:rsidP="007F5937">
            <w:pPr>
              <w:jc w:val="center"/>
              <w:rPr>
                <w:ins w:id="470" w:author="FERNANDA GASPARI" w:date="2021-10-29T10:32:00Z"/>
                <w:rFonts w:ascii="Arial" w:hAnsi="Arial" w:cs="Arial"/>
                <w:color w:val="000000"/>
                <w:sz w:val="18"/>
                <w:szCs w:val="18"/>
                <w:lang w:val="es-CO" w:eastAsia="es-CO"/>
              </w:rPr>
            </w:pPr>
            <w:ins w:id="471"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062A7871" w14:textId="77777777" w:rsidR="00173932" w:rsidRPr="00752287" w:rsidRDefault="00173932" w:rsidP="007F5937">
            <w:pPr>
              <w:jc w:val="center"/>
              <w:rPr>
                <w:ins w:id="472" w:author="FERNANDA GASPARI" w:date="2021-10-29T10:32:00Z"/>
                <w:rFonts w:ascii="Arial" w:hAnsi="Arial" w:cs="Arial"/>
                <w:color w:val="000000"/>
                <w:sz w:val="18"/>
                <w:szCs w:val="18"/>
                <w:lang w:val="es-CO" w:eastAsia="es-CO"/>
              </w:rPr>
            </w:pPr>
            <w:ins w:id="473" w:author="FERNANDA GASPARI" w:date="2021-10-29T10:32:00Z">
              <w:r w:rsidRPr="00752287">
                <w:rPr>
                  <w:rFonts w:ascii="Arial" w:hAnsi="Arial" w:cs="Arial"/>
                  <w:color w:val="000000"/>
                  <w:sz w:val="18"/>
                  <w:szCs w:val="18"/>
                  <w:lang w:eastAsia="es-AR"/>
                </w:rPr>
                <w:t>92</w:t>
              </w:r>
            </w:ins>
          </w:p>
        </w:tc>
        <w:tc>
          <w:tcPr>
            <w:tcW w:w="580" w:type="dxa"/>
            <w:tcBorders>
              <w:top w:val="nil"/>
              <w:left w:val="nil"/>
              <w:bottom w:val="nil"/>
              <w:right w:val="nil"/>
            </w:tcBorders>
            <w:shd w:val="clear" w:color="000000" w:fill="D9D9D9"/>
            <w:vAlign w:val="center"/>
            <w:hideMark/>
          </w:tcPr>
          <w:p w14:paraId="265B386E" w14:textId="77777777" w:rsidR="00173932" w:rsidRPr="00752287" w:rsidRDefault="00173932" w:rsidP="007F5937">
            <w:pPr>
              <w:jc w:val="center"/>
              <w:rPr>
                <w:ins w:id="474" w:author="FERNANDA GASPARI" w:date="2021-10-29T10:32:00Z"/>
                <w:rFonts w:ascii="Arial" w:hAnsi="Arial" w:cs="Arial"/>
                <w:color w:val="000000"/>
                <w:sz w:val="18"/>
                <w:szCs w:val="18"/>
                <w:lang w:val="es-CO" w:eastAsia="es-CO"/>
              </w:rPr>
            </w:pPr>
            <w:ins w:id="475" w:author="FERNANDA GASPARI" w:date="2021-10-29T10:32:00Z">
              <w:r w:rsidRPr="00752287">
                <w:rPr>
                  <w:rFonts w:ascii="Arial" w:hAnsi="Arial" w:cs="Arial"/>
                  <w:color w:val="000000"/>
                  <w:sz w:val="18"/>
                  <w:szCs w:val="18"/>
                  <w:lang w:eastAsia="es-CO"/>
                </w:rPr>
                <w:t>94</w:t>
              </w:r>
            </w:ins>
          </w:p>
        </w:tc>
        <w:tc>
          <w:tcPr>
            <w:tcW w:w="441" w:type="dxa"/>
            <w:tcBorders>
              <w:top w:val="nil"/>
              <w:left w:val="nil"/>
              <w:bottom w:val="nil"/>
              <w:right w:val="nil"/>
            </w:tcBorders>
            <w:shd w:val="clear" w:color="auto" w:fill="auto"/>
            <w:vAlign w:val="center"/>
            <w:hideMark/>
          </w:tcPr>
          <w:p w14:paraId="1490A257" w14:textId="77777777" w:rsidR="00173932" w:rsidRPr="00752287" w:rsidRDefault="00173932" w:rsidP="007F5937">
            <w:pPr>
              <w:jc w:val="center"/>
              <w:rPr>
                <w:ins w:id="476" w:author="FERNANDA GASPARI" w:date="2021-10-29T10:32:00Z"/>
                <w:rFonts w:ascii="Arial" w:hAnsi="Arial" w:cs="Arial"/>
                <w:color w:val="000000"/>
                <w:sz w:val="18"/>
                <w:szCs w:val="18"/>
                <w:lang w:val="es-CO" w:eastAsia="es-CO"/>
              </w:rPr>
            </w:pPr>
            <w:ins w:id="477" w:author="FERNANDA GASPARI" w:date="2021-10-29T10:32:00Z">
              <w:r w:rsidRPr="00752287">
                <w:rPr>
                  <w:rFonts w:ascii="Arial" w:hAnsi="Arial" w:cs="Arial"/>
                  <w:color w:val="000000"/>
                  <w:sz w:val="18"/>
                  <w:szCs w:val="18"/>
                  <w:lang w:eastAsia="es-AR"/>
                </w:rPr>
                <w:t>74</w:t>
              </w:r>
            </w:ins>
          </w:p>
        </w:tc>
        <w:tc>
          <w:tcPr>
            <w:tcW w:w="441" w:type="dxa"/>
            <w:tcBorders>
              <w:top w:val="nil"/>
              <w:left w:val="nil"/>
              <w:bottom w:val="nil"/>
              <w:right w:val="nil"/>
            </w:tcBorders>
            <w:shd w:val="clear" w:color="auto" w:fill="auto"/>
            <w:vAlign w:val="center"/>
            <w:hideMark/>
          </w:tcPr>
          <w:p w14:paraId="0BB096EF" w14:textId="77777777" w:rsidR="00173932" w:rsidRPr="00752287" w:rsidRDefault="00173932" w:rsidP="007F5937">
            <w:pPr>
              <w:jc w:val="center"/>
              <w:rPr>
                <w:ins w:id="478" w:author="FERNANDA GASPARI" w:date="2021-10-29T10:32:00Z"/>
                <w:rFonts w:ascii="Arial" w:hAnsi="Arial" w:cs="Arial"/>
                <w:color w:val="000000"/>
                <w:sz w:val="18"/>
                <w:szCs w:val="18"/>
                <w:lang w:val="es-CO" w:eastAsia="es-CO"/>
              </w:rPr>
            </w:pPr>
            <w:ins w:id="479" w:author="FERNANDA GASPARI" w:date="2021-10-29T10:32:00Z">
              <w:r w:rsidRPr="00752287">
                <w:rPr>
                  <w:rFonts w:ascii="Arial" w:hAnsi="Arial" w:cs="Arial"/>
                  <w:color w:val="000000"/>
                  <w:sz w:val="18"/>
                  <w:szCs w:val="18"/>
                  <w:lang w:eastAsia="es-AR"/>
                </w:rPr>
                <w:t>87</w:t>
              </w:r>
            </w:ins>
          </w:p>
        </w:tc>
        <w:tc>
          <w:tcPr>
            <w:tcW w:w="441" w:type="dxa"/>
            <w:tcBorders>
              <w:top w:val="nil"/>
              <w:left w:val="nil"/>
              <w:bottom w:val="nil"/>
              <w:right w:val="single" w:sz="8" w:space="0" w:color="auto"/>
            </w:tcBorders>
            <w:shd w:val="clear" w:color="auto" w:fill="auto"/>
            <w:vAlign w:val="center"/>
            <w:hideMark/>
          </w:tcPr>
          <w:p w14:paraId="109B1290" w14:textId="77777777" w:rsidR="00173932" w:rsidRPr="00752287" w:rsidRDefault="00173932" w:rsidP="007F5937">
            <w:pPr>
              <w:jc w:val="center"/>
              <w:rPr>
                <w:ins w:id="480" w:author="FERNANDA GASPARI" w:date="2021-10-29T10:32:00Z"/>
                <w:rFonts w:ascii="Arial" w:hAnsi="Arial" w:cs="Arial"/>
                <w:color w:val="000000"/>
                <w:sz w:val="18"/>
                <w:szCs w:val="18"/>
                <w:lang w:val="es-CO" w:eastAsia="es-CO"/>
              </w:rPr>
            </w:pPr>
            <w:ins w:id="481" w:author="FERNANDA GASPARI" w:date="2021-10-29T10:32:00Z">
              <w:r w:rsidRPr="00752287">
                <w:rPr>
                  <w:rFonts w:ascii="Arial" w:hAnsi="Arial" w:cs="Arial"/>
                  <w:color w:val="000000"/>
                  <w:sz w:val="18"/>
                  <w:szCs w:val="18"/>
                  <w:lang w:eastAsia="es-AR"/>
                </w:rPr>
                <w:t>94</w:t>
              </w:r>
            </w:ins>
          </w:p>
        </w:tc>
      </w:tr>
      <w:tr w:rsidR="00173932" w:rsidRPr="00752287" w14:paraId="4D9F07C2" w14:textId="77777777" w:rsidTr="007F5937">
        <w:trPr>
          <w:trHeight w:val="168"/>
          <w:tblHeader/>
          <w:jc w:val="center"/>
          <w:ins w:id="482"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025EF69C" w14:textId="77777777" w:rsidR="00173932" w:rsidRPr="00752287" w:rsidRDefault="00173932" w:rsidP="007F5937">
            <w:pPr>
              <w:jc w:val="center"/>
              <w:rPr>
                <w:ins w:id="483" w:author="FERNANDA GASPARI" w:date="2021-10-29T10:32:00Z"/>
                <w:rFonts w:ascii="Arial" w:hAnsi="Arial" w:cs="Arial"/>
                <w:color w:val="000000"/>
                <w:sz w:val="18"/>
                <w:szCs w:val="18"/>
                <w:lang w:val="es-CO" w:eastAsia="es-CO"/>
              </w:rPr>
            </w:pPr>
            <w:ins w:id="484" w:author="FERNANDA GASPARI" w:date="2021-10-29T10:32:00Z">
              <w:r w:rsidRPr="00752287">
                <w:rPr>
                  <w:rFonts w:ascii="Arial" w:hAnsi="Arial" w:cs="Arial"/>
                  <w:color w:val="000000"/>
                  <w:sz w:val="18"/>
                  <w:szCs w:val="18"/>
                  <w:lang w:eastAsia="es-CO"/>
                </w:rPr>
                <w:t>101</w:t>
              </w:r>
            </w:ins>
          </w:p>
        </w:tc>
        <w:tc>
          <w:tcPr>
            <w:tcW w:w="441" w:type="dxa"/>
            <w:tcBorders>
              <w:top w:val="nil"/>
              <w:left w:val="nil"/>
              <w:bottom w:val="nil"/>
              <w:right w:val="nil"/>
            </w:tcBorders>
            <w:shd w:val="clear" w:color="auto" w:fill="auto"/>
            <w:vAlign w:val="center"/>
            <w:hideMark/>
          </w:tcPr>
          <w:p w14:paraId="10276B1C" w14:textId="77777777" w:rsidR="00173932" w:rsidRPr="00752287" w:rsidRDefault="00173932" w:rsidP="007F5937">
            <w:pPr>
              <w:jc w:val="center"/>
              <w:rPr>
                <w:ins w:id="485" w:author="FERNANDA GASPARI" w:date="2021-10-29T10:32:00Z"/>
                <w:rFonts w:ascii="Arial" w:hAnsi="Arial" w:cs="Arial"/>
                <w:color w:val="000000"/>
                <w:sz w:val="18"/>
                <w:szCs w:val="18"/>
                <w:lang w:val="es-CO" w:eastAsia="es-CO"/>
              </w:rPr>
            </w:pPr>
            <w:ins w:id="486"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nil"/>
            </w:tcBorders>
            <w:shd w:val="clear" w:color="auto" w:fill="auto"/>
            <w:vAlign w:val="center"/>
            <w:hideMark/>
          </w:tcPr>
          <w:p w14:paraId="5344B9A2" w14:textId="77777777" w:rsidR="00173932" w:rsidRPr="00752287" w:rsidRDefault="00173932" w:rsidP="007F5937">
            <w:pPr>
              <w:jc w:val="center"/>
              <w:rPr>
                <w:ins w:id="487" w:author="FERNANDA GASPARI" w:date="2021-10-29T10:32:00Z"/>
                <w:rFonts w:ascii="Arial" w:hAnsi="Arial" w:cs="Arial"/>
                <w:color w:val="000000"/>
                <w:sz w:val="18"/>
                <w:szCs w:val="18"/>
                <w:lang w:val="es-CO" w:eastAsia="es-CO"/>
              </w:rPr>
            </w:pPr>
            <w:ins w:id="488"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single" w:sz="8" w:space="0" w:color="auto"/>
            </w:tcBorders>
            <w:shd w:val="clear" w:color="auto" w:fill="auto"/>
            <w:vAlign w:val="center"/>
            <w:hideMark/>
          </w:tcPr>
          <w:p w14:paraId="0E926FFE" w14:textId="77777777" w:rsidR="00173932" w:rsidRPr="00752287" w:rsidRDefault="00173932" w:rsidP="007F5937">
            <w:pPr>
              <w:jc w:val="center"/>
              <w:rPr>
                <w:ins w:id="489" w:author="FERNANDA GASPARI" w:date="2021-10-29T10:32:00Z"/>
                <w:rFonts w:ascii="Arial" w:hAnsi="Arial" w:cs="Arial"/>
                <w:color w:val="000000"/>
                <w:sz w:val="18"/>
                <w:szCs w:val="18"/>
                <w:lang w:val="es-CO" w:eastAsia="es-CO"/>
              </w:rPr>
            </w:pPr>
            <w:ins w:id="490" w:author="FERNANDA GASPARI" w:date="2021-10-29T10:32:00Z">
              <w:r w:rsidRPr="00752287">
                <w:rPr>
                  <w:rFonts w:ascii="Arial" w:hAnsi="Arial" w:cs="Arial"/>
                  <w:color w:val="000000"/>
                  <w:sz w:val="18"/>
                  <w:szCs w:val="18"/>
                  <w:lang w:eastAsia="es-AR"/>
                </w:rPr>
                <w:t>80</w:t>
              </w:r>
            </w:ins>
          </w:p>
        </w:tc>
        <w:tc>
          <w:tcPr>
            <w:tcW w:w="580" w:type="dxa"/>
            <w:tcBorders>
              <w:top w:val="nil"/>
              <w:left w:val="nil"/>
              <w:bottom w:val="nil"/>
              <w:right w:val="nil"/>
            </w:tcBorders>
            <w:shd w:val="clear" w:color="000000" w:fill="D9D9D9"/>
            <w:noWrap/>
            <w:vAlign w:val="center"/>
            <w:hideMark/>
          </w:tcPr>
          <w:p w14:paraId="22DF2B95" w14:textId="77777777" w:rsidR="00173932" w:rsidRPr="00752287" w:rsidRDefault="00173932" w:rsidP="007F5937">
            <w:pPr>
              <w:jc w:val="center"/>
              <w:rPr>
                <w:ins w:id="491" w:author="FERNANDA GASPARI" w:date="2021-10-29T10:32:00Z"/>
                <w:rFonts w:ascii="Arial" w:hAnsi="Arial" w:cs="Arial"/>
                <w:color w:val="000000"/>
                <w:sz w:val="18"/>
                <w:szCs w:val="18"/>
                <w:lang w:val="es-CO" w:eastAsia="es-CO"/>
              </w:rPr>
            </w:pPr>
            <w:ins w:id="492" w:author="FERNANDA GASPARI" w:date="2021-10-29T10:32:00Z">
              <w:r w:rsidRPr="00752287">
                <w:rPr>
                  <w:rFonts w:ascii="Arial" w:hAnsi="Arial" w:cs="Arial"/>
                  <w:color w:val="000000"/>
                  <w:sz w:val="18"/>
                  <w:szCs w:val="18"/>
                  <w:lang w:eastAsia="es-AR"/>
                </w:rPr>
                <w:t>102</w:t>
              </w:r>
            </w:ins>
          </w:p>
        </w:tc>
        <w:tc>
          <w:tcPr>
            <w:tcW w:w="441" w:type="dxa"/>
            <w:tcBorders>
              <w:top w:val="nil"/>
              <w:left w:val="nil"/>
              <w:bottom w:val="nil"/>
              <w:right w:val="nil"/>
            </w:tcBorders>
            <w:shd w:val="clear" w:color="auto" w:fill="auto"/>
            <w:vAlign w:val="center"/>
            <w:hideMark/>
          </w:tcPr>
          <w:p w14:paraId="6697B178" w14:textId="77777777" w:rsidR="00173932" w:rsidRPr="00752287" w:rsidRDefault="00173932" w:rsidP="007F5937">
            <w:pPr>
              <w:jc w:val="center"/>
              <w:rPr>
                <w:ins w:id="493" w:author="FERNANDA GASPARI" w:date="2021-10-29T10:32:00Z"/>
                <w:rFonts w:ascii="Arial" w:hAnsi="Arial" w:cs="Arial"/>
                <w:color w:val="000000"/>
                <w:sz w:val="18"/>
                <w:szCs w:val="18"/>
                <w:lang w:val="es-CO" w:eastAsia="es-CO"/>
              </w:rPr>
            </w:pPr>
            <w:ins w:id="494" w:author="FERNANDA GASPARI" w:date="2021-10-29T10:32:00Z">
              <w:r w:rsidRPr="00752287">
                <w:rPr>
                  <w:rFonts w:ascii="Arial" w:hAnsi="Arial" w:cs="Arial"/>
                  <w:color w:val="000000"/>
                  <w:sz w:val="18"/>
                  <w:szCs w:val="18"/>
                  <w:lang w:eastAsia="es-AR"/>
                </w:rPr>
                <w:t>54</w:t>
              </w:r>
            </w:ins>
          </w:p>
        </w:tc>
        <w:tc>
          <w:tcPr>
            <w:tcW w:w="441" w:type="dxa"/>
            <w:tcBorders>
              <w:top w:val="nil"/>
              <w:left w:val="nil"/>
              <w:bottom w:val="nil"/>
              <w:right w:val="nil"/>
            </w:tcBorders>
            <w:shd w:val="clear" w:color="auto" w:fill="auto"/>
            <w:vAlign w:val="center"/>
            <w:hideMark/>
          </w:tcPr>
          <w:p w14:paraId="6480273A" w14:textId="77777777" w:rsidR="00173932" w:rsidRPr="00752287" w:rsidRDefault="00173932" w:rsidP="007F5937">
            <w:pPr>
              <w:jc w:val="center"/>
              <w:rPr>
                <w:ins w:id="495" w:author="FERNANDA GASPARI" w:date="2021-10-29T10:32:00Z"/>
                <w:rFonts w:ascii="Arial" w:hAnsi="Arial" w:cs="Arial"/>
                <w:color w:val="000000"/>
                <w:sz w:val="18"/>
                <w:szCs w:val="18"/>
                <w:lang w:val="es-CO" w:eastAsia="es-CO"/>
              </w:rPr>
            </w:pPr>
            <w:ins w:id="496" w:author="FERNANDA GASPARI" w:date="2021-10-29T10:32:00Z">
              <w:r w:rsidRPr="00752287">
                <w:rPr>
                  <w:rFonts w:ascii="Arial" w:hAnsi="Arial" w:cs="Arial"/>
                  <w:color w:val="000000"/>
                  <w:sz w:val="18"/>
                  <w:szCs w:val="18"/>
                  <w:lang w:eastAsia="es-AR"/>
                </w:rPr>
                <w:t>74</w:t>
              </w:r>
            </w:ins>
          </w:p>
        </w:tc>
        <w:tc>
          <w:tcPr>
            <w:tcW w:w="441" w:type="dxa"/>
            <w:tcBorders>
              <w:top w:val="nil"/>
              <w:left w:val="nil"/>
              <w:bottom w:val="nil"/>
              <w:right w:val="single" w:sz="8" w:space="0" w:color="auto"/>
            </w:tcBorders>
            <w:shd w:val="clear" w:color="auto" w:fill="auto"/>
            <w:vAlign w:val="center"/>
            <w:hideMark/>
          </w:tcPr>
          <w:p w14:paraId="236DC5B9" w14:textId="77777777" w:rsidR="00173932" w:rsidRPr="00752287" w:rsidRDefault="00173932" w:rsidP="007F5937">
            <w:pPr>
              <w:jc w:val="center"/>
              <w:rPr>
                <w:ins w:id="497" w:author="FERNANDA GASPARI" w:date="2021-10-29T10:32:00Z"/>
                <w:rFonts w:ascii="Arial" w:hAnsi="Arial" w:cs="Arial"/>
                <w:color w:val="000000"/>
                <w:sz w:val="18"/>
                <w:szCs w:val="18"/>
                <w:lang w:val="es-CO" w:eastAsia="es-CO"/>
              </w:rPr>
            </w:pPr>
            <w:ins w:id="498"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45470207" w14:textId="77777777" w:rsidR="00173932" w:rsidRPr="00752287" w:rsidRDefault="00173932" w:rsidP="007F5937">
            <w:pPr>
              <w:jc w:val="center"/>
              <w:rPr>
                <w:ins w:id="499" w:author="FERNANDA GASPARI" w:date="2021-10-29T10:32:00Z"/>
                <w:rFonts w:ascii="Arial" w:hAnsi="Arial" w:cs="Arial"/>
                <w:color w:val="000000"/>
                <w:sz w:val="18"/>
                <w:szCs w:val="18"/>
                <w:lang w:val="es-CO" w:eastAsia="es-CO"/>
              </w:rPr>
            </w:pPr>
            <w:ins w:id="500" w:author="FERNANDA GASPARI" w:date="2021-10-29T10:32:00Z">
              <w:r w:rsidRPr="00752287">
                <w:rPr>
                  <w:rFonts w:ascii="Arial" w:hAnsi="Arial" w:cs="Arial"/>
                  <w:color w:val="000000"/>
                  <w:sz w:val="18"/>
                  <w:szCs w:val="18"/>
                  <w:lang w:eastAsia="es-CO"/>
                </w:rPr>
                <w:t>103</w:t>
              </w:r>
            </w:ins>
          </w:p>
        </w:tc>
        <w:tc>
          <w:tcPr>
            <w:tcW w:w="441" w:type="dxa"/>
            <w:tcBorders>
              <w:top w:val="nil"/>
              <w:left w:val="nil"/>
              <w:bottom w:val="nil"/>
              <w:right w:val="nil"/>
            </w:tcBorders>
            <w:shd w:val="clear" w:color="auto" w:fill="auto"/>
            <w:vAlign w:val="center"/>
            <w:hideMark/>
          </w:tcPr>
          <w:p w14:paraId="5025ACBF" w14:textId="77777777" w:rsidR="00173932" w:rsidRPr="00752287" w:rsidRDefault="00173932" w:rsidP="007F5937">
            <w:pPr>
              <w:jc w:val="center"/>
              <w:rPr>
                <w:ins w:id="501" w:author="FERNANDA GASPARI" w:date="2021-10-29T10:32:00Z"/>
                <w:rFonts w:ascii="Arial" w:hAnsi="Arial" w:cs="Arial"/>
                <w:color w:val="000000"/>
                <w:sz w:val="18"/>
                <w:szCs w:val="18"/>
                <w:lang w:val="es-CO" w:eastAsia="es-CO"/>
              </w:rPr>
            </w:pPr>
            <w:ins w:id="502"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nil"/>
            </w:tcBorders>
            <w:shd w:val="clear" w:color="auto" w:fill="auto"/>
            <w:vAlign w:val="center"/>
            <w:hideMark/>
          </w:tcPr>
          <w:p w14:paraId="5060EBEF" w14:textId="77777777" w:rsidR="00173932" w:rsidRPr="00752287" w:rsidRDefault="00173932" w:rsidP="007F5937">
            <w:pPr>
              <w:jc w:val="center"/>
              <w:rPr>
                <w:ins w:id="503" w:author="FERNANDA GASPARI" w:date="2021-10-29T10:32:00Z"/>
                <w:rFonts w:ascii="Arial" w:hAnsi="Arial" w:cs="Arial"/>
                <w:color w:val="000000"/>
                <w:sz w:val="18"/>
                <w:szCs w:val="18"/>
                <w:lang w:val="es-CO" w:eastAsia="es-CO"/>
              </w:rPr>
            </w:pPr>
            <w:ins w:id="504"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single" w:sz="8" w:space="0" w:color="auto"/>
            </w:tcBorders>
            <w:shd w:val="clear" w:color="auto" w:fill="auto"/>
            <w:vAlign w:val="center"/>
            <w:hideMark/>
          </w:tcPr>
          <w:p w14:paraId="314813C8" w14:textId="77777777" w:rsidR="00173932" w:rsidRPr="00752287" w:rsidRDefault="00173932" w:rsidP="007F5937">
            <w:pPr>
              <w:jc w:val="center"/>
              <w:rPr>
                <w:ins w:id="505" w:author="FERNANDA GASPARI" w:date="2021-10-29T10:32:00Z"/>
                <w:rFonts w:ascii="Arial" w:hAnsi="Arial" w:cs="Arial"/>
                <w:color w:val="000000"/>
                <w:sz w:val="18"/>
                <w:szCs w:val="18"/>
                <w:lang w:val="es-CO" w:eastAsia="es-CO"/>
              </w:rPr>
            </w:pPr>
            <w:ins w:id="506"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352B9EF9" w14:textId="77777777" w:rsidR="00173932" w:rsidRPr="00752287" w:rsidRDefault="00173932" w:rsidP="007F5937">
            <w:pPr>
              <w:jc w:val="center"/>
              <w:rPr>
                <w:ins w:id="507" w:author="FERNANDA GASPARI" w:date="2021-10-29T10:32:00Z"/>
                <w:rFonts w:ascii="Arial" w:hAnsi="Arial" w:cs="Arial"/>
                <w:color w:val="000000"/>
                <w:sz w:val="18"/>
                <w:szCs w:val="18"/>
                <w:lang w:val="es-CO" w:eastAsia="es-CO"/>
              </w:rPr>
            </w:pPr>
            <w:ins w:id="508" w:author="FERNANDA GASPARI" w:date="2021-10-29T10:32:00Z">
              <w:r w:rsidRPr="00752287">
                <w:rPr>
                  <w:rFonts w:ascii="Arial" w:hAnsi="Arial" w:cs="Arial"/>
                  <w:color w:val="000000"/>
                  <w:sz w:val="18"/>
                  <w:szCs w:val="18"/>
                  <w:lang w:eastAsia="es-CO"/>
                </w:rPr>
                <w:t>104</w:t>
              </w:r>
            </w:ins>
          </w:p>
        </w:tc>
        <w:tc>
          <w:tcPr>
            <w:tcW w:w="441" w:type="dxa"/>
            <w:tcBorders>
              <w:top w:val="nil"/>
              <w:left w:val="nil"/>
              <w:bottom w:val="nil"/>
              <w:right w:val="nil"/>
            </w:tcBorders>
            <w:shd w:val="clear" w:color="auto" w:fill="auto"/>
            <w:vAlign w:val="center"/>
            <w:hideMark/>
          </w:tcPr>
          <w:p w14:paraId="657E7C97" w14:textId="77777777" w:rsidR="00173932" w:rsidRPr="00752287" w:rsidRDefault="00173932" w:rsidP="007F5937">
            <w:pPr>
              <w:jc w:val="center"/>
              <w:rPr>
                <w:ins w:id="509" w:author="FERNANDA GASPARI" w:date="2021-10-29T10:32:00Z"/>
                <w:rFonts w:ascii="Arial" w:hAnsi="Arial" w:cs="Arial"/>
                <w:color w:val="000000"/>
                <w:sz w:val="18"/>
                <w:szCs w:val="18"/>
                <w:lang w:val="es-CO" w:eastAsia="es-CO"/>
              </w:rPr>
            </w:pPr>
            <w:ins w:id="510"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vAlign w:val="center"/>
            <w:hideMark/>
          </w:tcPr>
          <w:p w14:paraId="407E874B" w14:textId="77777777" w:rsidR="00173932" w:rsidRPr="00752287" w:rsidRDefault="00173932" w:rsidP="007F5937">
            <w:pPr>
              <w:jc w:val="center"/>
              <w:rPr>
                <w:ins w:id="511" w:author="FERNANDA GASPARI" w:date="2021-10-29T10:32:00Z"/>
                <w:rFonts w:ascii="Arial" w:hAnsi="Arial" w:cs="Arial"/>
                <w:color w:val="000000"/>
                <w:sz w:val="18"/>
                <w:szCs w:val="18"/>
                <w:lang w:val="es-CO" w:eastAsia="es-CO"/>
              </w:rPr>
            </w:pPr>
            <w:ins w:id="512"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51192B4D" w14:textId="77777777" w:rsidR="00173932" w:rsidRPr="00752287" w:rsidRDefault="00173932" w:rsidP="007F5937">
            <w:pPr>
              <w:jc w:val="center"/>
              <w:rPr>
                <w:ins w:id="513" w:author="FERNANDA GASPARI" w:date="2021-10-29T10:32:00Z"/>
                <w:rFonts w:ascii="Arial" w:hAnsi="Arial" w:cs="Arial"/>
                <w:color w:val="000000"/>
                <w:sz w:val="18"/>
                <w:szCs w:val="18"/>
                <w:lang w:val="es-CO" w:eastAsia="es-CO"/>
              </w:rPr>
            </w:pPr>
            <w:ins w:id="514" w:author="FERNANDA GASPARI" w:date="2021-10-29T10:32:00Z">
              <w:r w:rsidRPr="00752287">
                <w:rPr>
                  <w:rFonts w:ascii="Arial" w:hAnsi="Arial" w:cs="Arial"/>
                  <w:color w:val="000000"/>
                  <w:sz w:val="18"/>
                  <w:szCs w:val="18"/>
                  <w:lang w:eastAsia="es-AR"/>
                </w:rPr>
                <w:t>93</w:t>
              </w:r>
            </w:ins>
          </w:p>
        </w:tc>
      </w:tr>
      <w:tr w:rsidR="00173932" w:rsidRPr="00752287" w14:paraId="0E88E3C5" w14:textId="77777777" w:rsidTr="007F5937">
        <w:trPr>
          <w:trHeight w:val="168"/>
          <w:tblHeader/>
          <w:jc w:val="center"/>
          <w:ins w:id="515"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68F96EB2" w14:textId="77777777" w:rsidR="00173932" w:rsidRPr="00752287" w:rsidRDefault="00173932" w:rsidP="007F5937">
            <w:pPr>
              <w:jc w:val="center"/>
              <w:rPr>
                <w:ins w:id="516" w:author="FERNANDA GASPARI" w:date="2021-10-29T10:32:00Z"/>
                <w:rFonts w:ascii="Arial" w:hAnsi="Arial" w:cs="Arial"/>
                <w:color w:val="000000"/>
                <w:sz w:val="18"/>
                <w:szCs w:val="18"/>
                <w:lang w:val="es-CO" w:eastAsia="es-CO"/>
              </w:rPr>
            </w:pPr>
            <w:ins w:id="517" w:author="FERNANDA GASPARI" w:date="2021-10-29T10:32:00Z">
              <w:r w:rsidRPr="00752287">
                <w:rPr>
                  <w:rFonts w:ascii="Arial" w:hAnsi="Arial" w:cs="Arial"/>
                  <w:color w:val="000000"/>
                  <w:sz w:val="18"/>
                  <w:szCs w:val="18"/>
                  <w:lang w:eastAsia="es-CO"/>
                </w:rPr>
                <w:t>111</w:t>
              </w:r>
            </w:ins>
          </w:p>
        </w:tc>
        <w:tc>
          <w:tcPr>
            <w:tcW w:w="441" w:type="dxa"/>
            <w:tcBorders>
              <w:top w:val="nil"/>
              <w:left w:val="nil"/>
              <w:bottom w:val="nil"/>
              <w:right w:val="nil"/>
            </w:tcBorders>
            <w:shd w:val="clear" w:color="auto" w:fill="auto"/>
            <w:vAlign w:val="center"/>
            <w:hideMark/>
          </w:tcPr>
          <w:p w14:paraId="44189EF8" w14:textId="77777777" w:rsidR="00173932" w:rsidRPr="00752287" w:rsidRDefault="00173932" w:rsidP="007F5937">
            <w:pPr>
              <w:jc w:val="center"/>
              <w:rPr>
                <w:ins w:id="518" w:author="FERNANDA GASPARI" w:date="2021-10-29T10:32:00Z"/>
                <w:rFonts w:ascii="Arial" w:hAnsi="Arial" w:cs="Arial"/>
                <w:color w:val="000000"/>
                <w:sz w:val="18"/>
                <w:szCs w:val="18"/>
                <w:lang w:val="es-CO" w:eastAsia="es-CO"/>
              </w:rPr>
            </w:pPr>
            <w:ins w:id="519" w:author="FERNANDA GASPARI" w:date="2021-10-29T10:32:00Z">
              <w:r w:rsidRPr="00752287">
                <w:rPr>
                  <w:rFonts w:ascii="Arial" w:hAnsi="Arial" w:cs="Arial"/>
                  <w:color w:val="000000"/>
                  <w:sz w:val="18"/>
                  <w:szCs w:val="18"/>
                  <w:lang w:eastAsia="es-AR"/>
                </w:rPr>
                <w:t>40</w:t>
              </w:r>
            </w:ins>
          </w:p>
        </w:tc>
        <w:tc>
          <w:tcPr>
            <w:tcW w:w="441" w:type="dxa"/>
            <w:tcBorders>
              <w:top w:val="nil"/>
              <w:left w:val="nil"/>
              <w:bottom w:val="nil"/>
              <w:right w:val="nil"/>
            </w:tcBorders>
            <w:shd w:val="clear" w:color="auto" w:fill="auto"/>
            <w:vAlign w:val="center"/>
            <w:hideMark/>
          </w:tcPr>
          <w:p w14:paraId="7F97770B" w14:textId="77777777" w:rsidR="00173932" w:rsidRPr="00752287" w:rsidRDefault="00173932" w:rsidP="007F5937">
            <w:pPr>
              <w:jc w:val="center"/>
              <w:rPr>
                <w:ins w:id="520" w:author="FERNANDA GASPARI" w:date="2021-10-29T10:32:00Z"/>
                <w:rFonts w:ascii="Arial" w:hAnsi="Arial" w:cs="Arial"/>
                <w:color w:val="000000"/>
                <w:sz w:val="18"/>
                <w:szCs w:val="18"/>
                <w:lang w:val="es-CO" w:eastAsia="es-CO"/>
              </w:rPr>
            </w:pPr>
            <w:ins w:id="521"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single" w:sz="8" w:space="0" w:color="auto"/>
            </w:tcBorders>
            <w:shd w:val="clear" w:color="auto" w:fill="auto"/>
            <w:vAlign w:val="center"/>
            <w:hideMark/>
          </w:tcPr>
          <w:p w14:paraId="70BED0DD" w14:textId="77777777" w:rsidR="00173932" w:rsidRPr="00752287" w:rsidRDefault="00173932" w:rsidP="007F5937">
            <w:pPr>
              <w:jc w:val="center"/>
              <w:rPr>
                <w:ins w:id="522" w:author="FERNANDA GASPARI" w:date="2021-10-29T10:32:00Z"/>
                <w:rFonts w:ascii="Arial" w:hAnsi="Arial" w:cs="Arial"/>
                <w:color w:val="000000"/>
                <w:sz w:val="18"/>
                <w:szCs w:val="18"/>
                <w:lang w:val="es-CO" w:eastAsia="es-CO"/>
              </w:rPr>
            </w:pPr>
            <w:ins w:id="523"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noWrap/>
            <w:vAlign w:val="center"/>
            <w:hideMark/>
          </w:tcPr>
          <w:p w14:paraId="635F8F77" w14:textId="77777777" w:rsidR="00173932" w:rsidRPr="00752287" w:rsidRDefault="00173932" w:rsidP="007F5937">
            <w:pPr>
              <w:jc w:val="center"/>
              <w:rPr>
                <w:ins w:id="524" w:author="FERNANDA GASPARI" w:date="2021-10-29T10:32:00Z"/>
                <w:rFonts w:ascii="Arial" w:hAnsi="Arial" w:cs="Arial"/>
                <w:color w:val="000000"/>
                <w:sz w:val="18"/>
                <w:szCs w:val="18"/>
                <w:lang w:val="es-CO" w:eastAsia="es-CO"/>
              </w:rPr>
            </w:pPr>
            <w:ins w:id="525" w:author="FERNANDA GASPARI" w:date="2021-10-29T10:32:00Z">
              <w:r w:rsidRPr="00752287">
                <w:rPr>
                  <w:rFonts w:ascii="Arial" w:hAnsi="Arial" w:cs="Arial"/>
                  <w:color w:val="000000"/>
                  <w:sz w:val="18"/>
                  <w:szCs w:val="18"/>
                  <w:lang w:eastAsia="es-AR"/>
                </w:rPr>
                <w:t>112</w:t>
              </w:r>
            </w:ins>
          </w:p>
        </w:tc>
        <w:tc>
          <w:tcPr>
            <w:tcW w:w="441" w:type="dxa"/>
            <w:tcBorders>
              <w:top w:val="nil"/>
              <w:left w:val="nil"/>
              <w:bottom w:val="nil"/>
              <w:right w:val="nil"/>
            </w:tcBorders>
            <w:shd w:val="clear" w:color="auto" w:fill="auto"/>
            <w:vAlign w:val="center"/>
            <w:hideMark/>
          </w:tcPr>
          <w:p w14:paraId="640FB8B2" w14:textId="77777777" w:rsidR="00173932" w:rsidRPr="00752287" w:rsidRDefault="00173932" w:rsidP="007F5937">
            <w:pPr>
              <w:jc w:val="center"/>
              <w:rPr>
                <w:ins w:id="526" w:author="FERNANDA GASPARI" w:date="2021-10-29T10:32:00Z"/>
                <w:rFonts w:ascii="Arial" w:hAnsi="Arial" w:cs="Arial"/>
                <w:color w:val="000000"/>
                <w:sz w:val="18"/>
                <w:szCs w:val="18"/>
                <w:lang w:val="es-CO" w:eastAsia="es-CO"/>
              </w:rPr>
            </w:pPr>
            <w:ins w:id="527" w:author="FERNANDA GASPARI" w:date="2021-10-29T10:32:00Z">
              <w:r w:rsidRPr="00752287">
                <w:rPr>
                  <w:rFonts w:ascii="Arial" w:hAnsi="Arial" w:cs="Arial"/>
                  <w:color w:val="000000"/>
                  <w:sz w:val="18"/>
                  <w:szCs w:val="18"/>
                  <w:lang w:eastAsia="es-AR"/>
                </w:rPr>
                <w:t>53</w:t>
              </w:r>
            </w:ins>
          </w:p>
        </w:tc>
        <w:tc>
          <w:tcPr>
            <w:tcW w:w="441" w:type="dxa"/>
            <w:tcBorders>
              <w:top w:val="nil"/>
              <w:left w:val="nil"/>
              <w:bottom w:val="nil"/>
              <w:right w:val="nil"/>
            </w:tcBorders>
            <w:shd w:val="clear" w:color="auto" w:fill="auto"/>
            <w:vAlign w:val="center"/>
            <w:hideMark/>
          </w:tcPr>
          <w:p w14:paraId="4A2D7727" w14:textId="77777777" w:rsidR="00173932" w:rsidRPr="00752287" w:rsidRDefault="00173932" w:rsidP="007F5937">
            <w:pPr>
              <w:jc w:val="center"/>
              <w:rPr>
                <w:ins w:id="528" w:author="FERNANDA GASPARI" w:date="2021-10-29T10:32:00Z"/>
                <w:rFonts w:ascii="Arial" w:hAnsi="Arial" w:cs="Arial"/>
                <w:color w:val="000000"/>
                <w:sz w:val="18"/>
                <w:szCs w:val="18"/>
                <w:lang w:val="es-CO" w:eastAsia="es-CO"/>
              </w:rPr>
            </w:pPr>
            <w:ins w:id="529" w:author="FERNANDA GASPARI" w:date="2021-10-29T10:32:00Z">
              <w:r w:rsidRPr="00752287">
                <w:rPr>
                  <w:rFonts w:ascii="Arial" w:hAnsi="Arial" w:cs="Arial"/>
                  <w:color w:val="000000"/>
                  <w:sz w:val="18"/>
                  <w:szCs w:val="18"/>
                  <w:lang w:eastAsia="es-AR"/>
                </w:rPr>
                <w:t>73</w:t>
              </w:r>
            </w:ins>
          </w:p>
        </w:tc>
        <w:tc>
          <w:tcPr>
            <w:tcW w:w="441" w:type="dxa"/>
            <w:tcBorders>
              <w:top w:val="nil"/>
              <w:left w:val="nil"/>
              <w:bottom w:val="nil"/>
              <w:right w:val="single" w:sz="8" w:space="0" w:color="auto"/>
            </w:tcBorders>
            <w:shd w:val="clear" w:color="auto" w:fill="auto"/>
            <w:vAlign w:val="center"/>
            <w:hideMark/>
          </w:tcPr>
          <w:p w14:paraId="4D4101FD" w14:textId="77777777" w:rsidR="00173932" w:rsidRPr="00752287" w:rsidRDefault="00173932" w:rsidP="007F5937">
            <w:pPr>
              <w:jc w:val="center"/>
              <w:rPr>
                <w:ins w:id="530" w:author="FERNANDA GASPARI" w:date="2021-10-29T10:32:00Z"/>
                <w:rFonts w:ascii="Arial" w:hAnsi="Arial" w:cs="Arial"/>
                <w:color w:val="000000"/>
                <w:sz w:val="18"/>
                <w:szCs w:val="18"/>
                <w:lang w:val="es-CO" w:eastAsia="es-CO"/>
              </w:rPr>
            </w:pPr>
            <w:ins w:id="531"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51F61330" w14:textId="77777777" w:rsidR="00173932" w:rsidRPr="00752287" w:rsidRDefault="00173932" w:rsidP="007F5937">
            <w:pPr>
              <w:jc w:val="center"/>
              <w:rPr>
                <w:ins w:id="532" w:author="FERNANDA GASPARI" w:date="2021-10-29T10:32:00Z"/>
                <w:rFonts w:ascii="Arial" w:hAnsi="Arial" w:cs="Arial"/>
                <w:color w:val="000000"/>
                <w:sz w:val="18"/>
                <w:szCs w:val="18"/>
                <w:lang w:val="es-CO" w:eastAsia="es-CO"/>
              </w:rPr>
            </w:pPr>
            <w:ins w:id="533" w:author="FERNANDA GASPARI" w:date="2021-10-29T10:32:00Z">
              <w:r w:rsidRPr="00752287">
                <w:rPr>
                  <w:rFonts w:ascii="Arial" w:hAnsi="Arial" w:cs="Arial"/>
                  <w:color w:val="000000"/>
                  <w:sz w:val="18"/>
                  <w:szCs w:val="18"/>
                  <w:lang w:eastAsia="es-CO"/>
                </w:rPr>
                <w:t>113</w:t>
              </w:r>
            </w:ins>
          </w:p>
        </w:tc>
        <w:tc>
          <w:tcPr>
            <w:tcW w:w="441" w:type="dxa"/>
            <w:tcBorders>
              <w:top w:val="nil"/>
              <w:left w:val="nil"/>
              <w:bottom w:val="nil"/>
              <w:right w:val="nil"/>
            </w:tcBorders>
            <w:shd w:val="clear" w:color="auto" w:fill="auto"/>
            <w:vAlign w:val="center"/>
            <w:hideMark/>
          </w:tcPr>
          <w:p w14:paraId="684AEED4" w14:textId="77777777" w:rsidR="00173932" w:rsidRPr="00752287" w:rsidRDefault="00173932" w:rsidP="007F5937">
            <w:pPr>
              <w:jc w:val="center"/>
              <w:rPr>
                <w:ins w:id="534" w:author="FERNANDA GASPARI" w:date="2021-10-29T10:32:00Z"/>
                <w:rFonts w:ascii="Arial" w:hAnsi="Arial" w:cs="Arial"/>
                <w:color w:val="000000"/>
                <w:sz w:val="18"/>
                <w:szCs w:val="18"/>
                <w:lang w:val="es-CO" w:eastAsia="es-CO"/>
              </w:rPr>
            </w:pPr>
            <w:ins w:id="535"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vAlign w:val="center"/>
            <w:hideMark/>
          </w:tcPr>
          <w:p w14:paraId="1DB9256B" w14:textId="77777777" w:rsidR="00173932" w:rsidRPr="00752287" w:rsidRDefault="00173932" w:rsidP="007F5937">
            <w:pPr>
              <w:jc w:val="center"/>
              <w:rPr>
                <w:ins w:id="536" w:author="FERNANDA GASPARI" w:date="2021-10-29T10:32:00Z"/>
                <w:rFonts w:ascii="Arial" w:hAnsi="Arial" w:cs="Arial"/>
                <w:color w:val="000000"/>
                <w:sz w:val="18"/>
                <w:szCs w:val="18"/>
                <w:lang w:val="es-CO" w:eastAsia="es-CO"/>
              </w:rPr>
            </w:pPr>
            <w:ins w:id="537"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vAlign w:val="center"/>
            <w:hideMark/>
          </w:tcPr>
          <w:p w14:paraId="62DD2AA6" w14:textId="77777777" w:rsidR="00173932" w:rsidRPr="00752287" w:rsidRDefault="00173932" w:rsidP="007F5937">
            <w:pPr>
              <w:jc w:val="center"/>
              <w:rPr>
                <w:ins w:id="538" w:author="FERNANDA GASPARI" w:date="2021-10-29T10:32:00Z"/>
                <w:rFonts w:ascii="Arial" w:hAnsi="Arial" w:cs="Arial"/>
                <w:color w:val="000000"/>
                <w:sz w:val="18"/>
                <w:szCs w:val="18"/>
                <w:lang w:val="es-CO" w:eastAsia="es-CO"/>
              </w:rPr>
            </w:pPr>
            <w:ins w:id="539"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59BA05A9" w14:textId="77777777" w:rsidR="00173932" w:rsidRPr="00752287" w:rsidRDefault="00173932" w:rsidP="007F5937">
            <w:pPr>
              <w:jc w:val="center"/>
              <w:rPr>
                <w:ins w:id="540" w:author="FERNANDA GASPARI" w:date="2021-10-29T10:32:00Z"/>
                <w:rFonts w:ascii="Arial" w:hAnsi="Arial" w:cs="Arial"/>
                <w:color w:val="000000"/>
                <w:sz w:val="18"/>
                <w:szCs w:val="18"/>
                <w:lang w:val="es-CO" w:eastAsia="es-CO"/>
              </w:rPr>
            </w:pPr>
            <w:ins w:id="541" w:author="FERNANDA GASPARI" w:date="2021-10-29T10:32:00Z">
              <w:r w:rsidRPr="00752287">
                <w:rPr>
                  <w:rFonts w:ascii="Arial" w:hAnsi="Arial" w:cs="Arial"/>
                  <w:color w:val="000000"/>
                  <w:sz w:val="18"/>
                  <w:szCs w:val="18"/>
                  <w:lang w:eastAsia="es-CO"/>
                </w:rPr>
                <w:t>114</w:t>
              </w:r>
            </w:ins>
          </w:p>
        </w:tc>
        <w:tc>
          <w:tcPr>
            <w:tcW w:w="441" w:type="dxa"/>
            <w:tcBorders>
              <w:top w:val="nil"/>
              <w:left w:val="nil"/>
              <w:bottom w:val="nil"/>
              <w:right w:val="nil"/>
            </w:tcBorders>
            <w:shd w:val="clear" w:color="auto" w:fill="auto"/>
            <w:vAlign w:val="center"/>
            <w:hideMark/>
          </w:tcPr>
          <w:p w14:paraId="5077F8B0" w14:textId="77777777" w:rsidR="00173932" w:rsidRPr="00752287" w:rsidRDefault="00173932" w:rsidP="007F5937">
            <w:pPr>
              <w:jc w:val="center"/>
              <w:rPr>
                <w:ins w:id="542" w:author="FERNANDA GASPARI" w:date="2021-10-29T10:32:00Z"/>
                <w:rFonts w:ascii="Arial" w:hAnsi="Arial" w:cs="Arial"/>
                <w:color w:val="000000"/>
                <w:sz w:val="18"/>
                <w:szCs w:val="18"/>
                <w:lang w:val="es-CO" w:eastAsia="es-CO"/>
              </w:rPr>
            </w:pPr>
            <w:ins w:id="543"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258C5F0A" w14:textId="77777777" w:rsidR="00173932" w:rsidRPr="00752287" w:rsidRDefault="00173932" w:rsidP="007F5937">
            <w:pPr>
              <w:jc w:val="center"/>
              <w:rPr>
                <w:ins w:id="544" w:author="FERNANDA GASPARI" w:date="2021-10-29T10:32:00Z"/>
                <w:rFonts w:ascii="Arial" w:hAnsi="Arial" w:cs="Arial"/>
                <w:color w:val="000000"/>
                <w:sz w:val="18"/>
                <w:szCs w:val="18"/>
                <w:lang w:val="es-CO" w:eastAsia="es-CO"/>
              </w:rPr>
            </w:pPr>
            <w:ins w:id="545"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1526DA14" w14:textId="77777777" w:rsidR="00173932" w:rsidRPr="00752287" w:rsidRDefault="00173932" w:rsidP="007F5937">
            <w:pPr>
              <w:jc w:val="center"/>
              <w:rPr>
                <w:ins w:id="546" w:author="FERNANDA GASPARI" w:date="2021-10-29T10:32:00Z"/>
                <w:rFonts w:ascii="Arial" w:hAnsi="Arial" w:cs="Arial"/>
                <w:color w:val="000000"/>
                <w:sz w:val="18"/>
                <w:szCs w:val="18"/>
                <w:lang w:val="es-CO" w:eastAsia="es-CO"/>
              </w:rPr>
            </w:pPr>
            <w:ins w:id="547" w:author="FERNANDA GASPARI" w:date="2021-10-29T10:32:00Z">
              <w:r w:rsidRPr="00752287">
                <w:rPr>
                  <w:rFonts w:ascii="Arial" w:hAnsi="Arial" w:cs="Arial"/>
                  <w:color w:val="000000"/>
                  <w:sz w:val="18"/>
                  <w:szCs w:val="18"/>
                  <w:lang w:eastAsia="es-AR"/>
                </w:rPr>
                <w:t>92</w:t>
              </w:r>
            </w:ins>
          </w:p>
        </w:tc>
      </w:tr>
      <w:tr w:rsidR="00173932" w:rsidRPr="00752287" w14:paraId="0164C7B6" w14:textId="77777777" w:rsidTr="007F5937">
        <w:trPr>
          <w:trHeight w:val="168"/>
          <w:tblHeader/>
          <w:jc w:val="center"/>
          <w:ins w:id="548"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496C061" w14:textId="77777777" w:rsidR="00173932" w:rsidRPr="00752287" w:rsidRDefault="00173932" w:rsidP="007F5937">
            <w:pPr>
              <w:jc w:val="center"/>
              <w:rPr>
                <w:ins w:id="549" w:author="FERNANDA GASPARI" w:date="2021-10-29T10:32:00Z"/>
                <w:rFonts w:ascii="Arial" w:hAnsi="Arial" w:cs="Arial"/>
                <w:color w:val="000000"/>
                <w:sz w:val="18"/>
                <w:szCs w:val="18"/>
                <w:lang w:val="es-CO" w:eastAsia="es-CO"/>
              </w:rPr>
            </w:pPr>
            <w:ins w:id="550" w:author="FERNANDA GASPARI" w:date="2021-10-29T10:32:00Z">
              <w:r w:rsidRPr="00752287">
                <w:rPr>
                  <w:rFonts w:ascii="Arial" w:hAnsi="Arial" w:cs="Arial"/>
                  <w:color w:val="000000"/>
                  <w:sz w:val="18"/>
                  <w:szCs w:val="18"/>
                  <w:lang w:eastAsia="es-CO"/>
                </w:rPr>
                <w:t>121</w:t>
              </w:r>
            </w:ins>
          </w:p>
        </w:tc>
        <w:tc>
          <w:tcPr>
            <w:tcW w:w="441" w:type="dxa"/>
            <w:tcBorders>
              <w:top w:val="nil"/>
              <w:left w:val="nil"/>
              <w:bottom w:val="nil"/>
              <w:right w:val="nil"/>
            </w:tcBorders>
            <w:shd w:val="clear" w:color="auto" w:fill="auto"/>
            <w:vAlign w:val="center"/>
            <w:hideMark/>
          </w:tcPr>
          <w:p w14:paraId="165F0B7A" w14:textId="77777777" w:rsidR="00173932" w:rsidRPr="00752287" w:rsidRDefault="00173932" w:rsidP="007F5937">
            <w:pPr>
              <w:jc w:val="center"/>
              <w:rPr>
                <w:ins w:id="551" w:author="FERNANDA GASPARI" w:date="2021-10-29T10:32:00Z"/>
                <w:rFonts w:ascii="Arial" w:hAnsi="Arial" w:cs="Arial"/>
                <w:color w:val="000000"/>
                <w:sz w:val="18"/>
                <w:szCs w:val="18"/>
                <w:lang w:val="es-CO" w:eastAsia="es-CO"/>
              </w:rPr>
            </w:pPr>
            <w:ins w:id="552" w:author="FERNANDA GASPARI" w:date="2021-10-29T10:32:00Z">
              <w:r w:rsidRPr="00752287">
                <w:rPr>
                  <w:rFonts w:ascii="Arial" w:hAnsi="Arial" w:cs="Arial"/>
                  <w:color w:val="000000"/>
                  <w:sz w:val="18"/>
                  <w:szCs w:val="18"/>
                  <w:lang w:eastAsia="es-AR"/>
                </w:rPr>
                <w:t>40</w:t>
              </w:r>
            </w:ins>
          </w:p>
        </w:tc>
        <w:tc>
          <w:tcPr>
            <w:tcW w:w="441" w:type="dxa"/>
            <w:tcBorders>
              <w:top w:val="nil"/>
              <w:left w:val="nil"/>
              <w:bottom w:val="nil"/>
              <w:right w:val="nil"/>
            </w:tcBorders>
            <w:shd w:val="clear" w:color="auto" w:fill="auto"/>
            <w:vAlign w:val="center"/>
            <w:hideMark/>
          </w:tcPr>
          <w:p w14:paraId="574810AD" w14:textId="77777777" w:rsidR="00173932" w:rsidRPr="00752287" w:rsidRDefault="00173932" w:rsidP="007F5937">
            <w:pPr>
              <w:jc w:val="center"/>
              <w:rPr>
                <w:ins w:id="553" w:author="FERNANDA GASPARI" w:date="2021-10-29T10:32:00Z"/>
                <w:rFonts w:ascii="Arial" w:hAnsi="Arial" w:cs="Arial"/>
                <w:color w:val="000000"/>
                <w:sz w:val="18"/>
                <w:szCs w:val="18"/>
                <w:lang w:val="es-CO" w:eastAsia="es-CO"/>
              </w:rPr>
            </w:pPr>
            <w:ins w:id="554"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single" w:sz="8" w:space="0" w:color="auto"/>
            </w:tcBorders>
            <w:shd w:val="clear" w:color="auto" w:fill="auto"/>
            <w:vAlign w:val="center"/>
            <w:hideMark/>
          </w:tcPr>
          <w:p w14:paraId="02B49006" w14:textId="77777777" w:rsidR="00173932" w:rsidRPr="00752287" w:rsidRDefault="00173932" w:rsidP="007F5937">
            <w:pPr>
              <w:jc w:val="center"/>
              <w:rPr>
                <w:ins w:id="555" w:author="FERNANDA GASPARI" w:date="2021-10-29T10:32:00Z"/>
                <w:rFonts w:ascii="Arial" w:hAnsi="Arial" w:cs="Arial"/>
                <w:color w:val="000000"/>
                <w:sz w:val="18"/>
                <w:szCs w:val="18"/>
                <w:lang w:val="es-CO" w:eastAsia="es-CO"/>
              </w:rPr>
            </w:pPr>
            <w:ins w:id="556"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noWrap/>
            <w:vAlign w:val="center"/>
            <w:hideMark/>
          </w:tcPr>
          <w:p w14:paraId="6405DB1E" w14:textId="77777777" w:rsidR="00173932" w:rsidRPr="00752287" w:rsidRDefault="00173932" w:rsidP="007F5937">
            <w:pPr>
              <w:jc w:val="center"/>
              <w:rPr>
                <w:ins w:id="557" w:author="FERNANDA GASPARI" w:date="2021-10-29T10:32:00Z"/>
                <w:rFonts w:ascii="Arial" w:hAnsi="Arial" w:cs="Arial"/>
                <w:color w:val="000000"/>
                <w:sz w:val="18"/>
                <w:szCs w:val="18"/>
                <w:lang w:val="es-CO" w:eastAsia="es-CO"/>
              </w:rPr>
            </w:pPr>
            <w:ins w:id="558" w:author="FERNANDA GASPARI" w:date="2021-10-29T10:32:00Z">
              <w:r w:rsidRPr="00752287">
                <w:rPr>
                  <w:rFonts w:ascii="Arial" w:hAnsi="Arial" w:cs="Arial"/>
                  <w:color w:val="000000"/>
                  <w:sz w:val="18"/>
                  <w:szCs w:val="18"/>
                  <w:lang w:eastAsia="es-AR"/>
                </w:rPr>
                <w:t>122</w:t>
              </w:r>
            </w:ins>
          </w:p>
        </w:tc>
        <w:tc>
          <w:tcPr>
            <w:tcW w:w="441" w:type="dxa"/>
            <w:tcBorders>
              <w:top w:val="nil"/>
              <w:left w:val="nil"/>
              <w:bottom w:val="nil"/>
              <w:right w:val="nil"/>
            </w:tcBorders>
            <w:shd w:val="clear" w:color="auto" w:fill="auto"/>
            <w:vAlign w:val="center"/>
            <w:hideMark/>
          </w:tcPr>
          <w:p w14:paraId="4FB3FCCB" w14:textId="77777777" w:rsidR="00173932" w:rsidRPr="00752287" w:rsidRDefault="00173932" w:rsidP="007F5937">
            <w:pPr>
              <w:jc w:val="center"/>
              <w:rPr>
                <w:ins w:id="559" w:author="FERNANDA GASPARI" w:date="2021-10-29T10:32:00Z"/>
                <w:rFonts w:ascii="Arial" w:hAnsi="Arial" w:cs="Arial"/>
                <w:color w:val="000000"/>
                <w:sz w:val="18"/>
                <w:szCs w:val="18"/>
                <w:lang w:val="es-CO" w:eastAsia="es-CO"/>
              </w:rPr>
            </w:pPr>
            <w:ins w:id="560"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vAlign w:val="center"/>
            <w:hideMark/>
          </w:tcPr>
          <w:p w14:paraId="46F5E1FF" w14:textId="77777777" w:rsidR="00173932" w:rsidRPr="00752287" w:rsidRDefault="00173932" w:rsidP="007F5937">
            <w:pPr>
              <w:jc w:val="center"/>
              <w:rPr>
                <w:ins w:id="561" w:author="FERNANDA GASPARI" w:date="2021-10-29T10:32:00Z"/>
                <w:rFonts w:ascii="Arial" w:hAnsi="Arial" w:cs="Arial"/>
                <w:color w:val="000000"/>
                <w:sz w:val="18"/>
                <w:szCs w:val="18"/>
                <w:lang w:val="es-CO" w:eastAsia="es-CO"/>
              </w:rPr>
            </w:pPr>
            <w:ins w:id="562"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single" w:sz="8" w:space="0" w:color="auto"/>
            </w:tcBorders>
            <w:shd w:val="clear" w:color="auto" w:fill="auto"/>
            <w:vAlign w:val="center"/>
            <w:hideMark/>
          </w:tcPr>
          <w:p w14:paraId="61EBBCD7" w14:textId="77777777" w:rsidR="00173932" w:rsidRPr="00752287" w:rsidRDefault="00173932" w:rsidP="007F5937">
            <w:pPr>
              <w:jc w:val="center"/>
              <w:rPr>
                <w:ins w:id="563" w:author="FERNANDA GASPARI" w:date="2021-10-29T10:32:00Z"/>
                <w:rFonts w:ascii="Arial" w:hAnsi="Arial" w:cs="Arial"/>
                <w:color w:val="000000"/>
                <w:sz w:val="18"/>
                <w:szCs w:val="18"/>
                <w:lang w:val="es-CO" w:eastAsia="es-CO"/>
              </w:rPr>
            </w:pPr>
            <w:ins w:id="564"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2BB86FB4" w14:textId="77777777" w:rsidR="00173932" w:rsidRPr="00752287" w:rsidRDefault="00173932" w:rsidP="007F5937">
            <w:pPr>
              <w:jc w:val="center"/>
              <w:rPr>
                <w:ins w:id="565" w:author="FERNANDA GASPARI" w:date="2021-10-29T10:32:00Z"/>
                <w:rFonts w:ascii="Arial" w:hAnsi="Arial" w:cs="Arial"/>
                <w:color w:val="000000"/>
                <w:sz w:val="18"/>
                <w:szCs w:val="18"/>
                <w:lang w:val="es-CO" w:eastAsia="es-CO"/>
              </w:rPr>
            </w:pPr>
            <w:ins w:id="566" w:author="FERNANDA GASPARI" w:date="2021-10-29T10:32:00Z">
              <w:r w:rsidRPr="00752287">
                <w:rPr>
                  <w:rFonts w:ascii="Arial" w:hAnsi="Arial" w:cs="Arial"/>
                  <w:color w:val="000000"/>
                  <w:sz w:val="18"/>
                  <w:szCs w:val="18"/>
                  <w:lang w:eastAsia="es-CO"/>
                </w:rPr>
                <w:t>123</w:t>
              </w:r>
            </w:ins>
          </w:p>
        </w:tc>
        <w:tc>
          <w:tcPr>
            <w:tcW w:w="441" w:type="dxa"/>
            <w:tcBorders>
              <w:top w:val="nil"/>
              <w:left w:val="nil"/>
              <w:bottom w:val="nil"/>
              <w:right w:val="nil"/>
            </w:tcBorders>
            <w:shd w:val="clear" w:color="auto" w:fill="auto"/>
            <w:vAlign w:val="center"/>
            <w:hideMark/>
          </w:tcPr>
          <w:p w14:paraId="5DA21FEF" w14:textId="77777777" w:rsidR="00173932" w:rsidRPr="00752287" w:rsidRDefault="00173932" w:rsidP="007F5937">
            <w:pPr>
              <w:jc w:val="center"/>
              <w:rPr>
                <w:ins w:id="567" w:author="FERNANDA GASPARI" w:date="2021-10-29T10:32:00Z"/>
                <w:rFonts w:ascii="Arial" w:hAnsi="Arial" w:cs="Arial"/>
                <w:color w:val="000000"/>
                <w:sz w:val="18"/>
                <w:szCs w:val="18"/>
                <w:lang w:val="es-CO" w:eastAsia="es-CO"/>
              </w:rPr>
            </w:pPr>
            <w:ins w:id="568"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2FB001F8" w14:textId="77777777" w:rsidR="00173932" w:rsidRPr="00752287" w:rsidRDefault="00173932" w:rsidP="007F5937">
            <w:pPr>
              <w:jc w:val="center"/>
              <w:rPr>
                <w:ins w:id="569" w:author="FERNANDA GASPARI" w:date="2021-10-29T10:32:00Z"/>
                <w:rFonts w:ascii="Arial" w:hAnsi="Arial" w:cs="Arial"/>
                <w:color w:val="000000"/>
                <w:sz w:val="18"/>
                <w:szCs w:val="18"/>
                <w:lang w:val="es-CO" w:eastAsia="es-CO"/>
              </w:rPr>
            </w:pPr>
            <w:ins w:id="570"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0E486163" w14:textId="77777777" w:rsidR="00173932" w:rsidRPr="00752287" w:rsidRDefault="00173932" w:rsidP="007F5937">
            <w:pPr>
              <w:jc w:val="center"/>
              <w:rPr>
                <w:ins w:id="571" w:author="FERNANDA GASPARI" w:date="2021-10-29T10:32:00Z"/>
                <w:rFonts w:ascii="Arial" w:hAnsi="Arial" w:cs="Arial"/>
                <w:color w:val="000000"/>
                <w:sz w:val="18"/>
                <w:szCs w:val="18"/>
                <w:lang w:val="es-CO" w:eastAsia="es-CO"/>
              </w:rPr>
            </w:pPr>
            <w:ins w:id="572"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09CCC1B9" w14:textId="77777777" w:rsidR="00173932" w:rsidRPr="00752287" w:rsidRDefault="00173932" w:rsidP="007F5937">
            <w:pPr>
              <w:jc w:val="center"/>
              <w:rPr>
                <w:ins w:id="573" w:author="FERNANDA GASPARI" w:date="2021-10-29T10:32:00Z"/>
                <w:rFonts w:ascii="Arial" w:hAnsi="Arial" w:cs="Arial"/>
                <w:color w:val="000000"/>
                <w:sz w:val="18"/>
                <w:szCs w:val="18"/>
                <w:lang w:val="es-CO" w:eastAsia="es-CO"/>
              </w:rPr>
            </w:pPr>
            <w:ins w:id="574" w:author="FERNANDA GASPARI" w:date="2021-10-29T10:32:00Z">
              <w:r w:rsidRPr="00752287">
                <w:rPr>
                  <w:rFonts w:ascii="Arial" w:hAnsi="Arial" w:cs="Arial"/>
                  <w:color w:val="000000"/>
                  <w:sz w:val="18"/>
                  <w:szCs w:val="18"/>
                  <w:lang w:eastAsia="es-CO"/>
                </w:rPr>
                <w:t>124</w:t>
              </w:r>
            </w:ins>
          </w:p>
        </w:tc>
        <w:tc>
          <w:tcPr>
            <w:tcW w:w="441" w:type="dxa"/>
            <w:tcBorders>
              <w:top w:val="nil"/>
              <w:left w:val="nil"/>
              <w:bottom w:val="nil"/>
              <w:right w:val="nil"/>
            </w:tcBorders>
            <w:shd w:val="clear" w:color="auto" w:fill="auto"/>
            <w:vAlign w:val="center"/>
            <w:hideMark/>
          </w:tcPr>
          <w:p w14:paraId="0F3096E0" w14:textId="77777777" w:rsidR="00173932" w:rsidRPr="00752287" w:rsidRDefault="00173932" w:rsidP="007F5937">
            <w:pPr>
              <w:jc w:val="center"/>
              <w:rPr>
                <w:ins w:id="575" w:author="FERNANDA GASPARI" w:date="2021-10-29T10:32:00Z"/>
                <w:rFonts w:ascii="Arial" w:hAnsi="Arial" w:cs="Arial"/>
                <w:color w:val="000000"/>
                <w:sz w:val="18"/>
                <w:szCs w:val="18"/>
                <w:lang w:val="es-CO" w:eastAsia="es-CO"/>
              </w:rPr>
            </w:pPr>
            <w:ins w:id="576"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nil"/>
            </w:tcBorders>
            <w:shd w:val="clear" w:color="auto" w:fill="auto"/>
            <w:vAlign w:val="center"/>
            <w:hideMark/>
          </w:tcPr>
          <w:p w14:paraId="5618B97C" w14:textId="77777777" w:rsidR="00173932" w:rsidRPr="00752287" w:rsidRDefault="00173932" w:rsidP="007F5937">
            <w:pPr>
              <w:jc w:val="center"/>
              <w:rPr>
                <w:ins w:id="577" w:author="FERNANDA GASPARI" w:date="2021-10-29T10:32:00Z"/>
                <w:rFonts w:ascii="Arial" w:hAnsi="Arial" w:cs="Arial"/>
                <w:color w:val="000000"/>
                <w:sz w:val="18"/>
                <w:szCs w:val="18"/>
                <w:lang w:val="es-CO" w:eastAsia="es-CO"/>
              </w:rPr>
            </w:pPr>
            <w:ins w:id="578"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single" w:sz="8" w:space="0" w:color="auto"/>
            </w:tcBorders>
            <w:shd w:val="clear" w:color="auto" w:fill="auto"/>
            <w:vAlign w:val="center"/>
            <w:hideMark/>
          </w:tcPr>
          <w:p w14:paraId="0D90A709" w14:textId="77777777" w:rsidR="00173932" w:rsidRPr="00752287" w:rsidRDefault="00173932" w:rsidP="007F5937">
            <w:pPr>
              <w:jc w:val="center"/>
              <w:rPr>
                <w:ins w:id="579" w:author="FERNANDA GASPARI" w:date="2021-10-29T10:32:00Z"/>
                <w:rFonts w:ascii="Arial" w:hAnsi="Arial" w:cs="Arial"/>
                <w:color w:val="000000"/>
                <w:sz w:val="18"/>
                <w:szCs w:val="18"/>
                <w:lang w:val="es-CO" w:eastAsia="es-CO"/>
              </w:rPr>
            </w:pPr>
            <w:ins w:id="580" w:author="FERNANDA GASPARI" w:date="2021-10-29T10:32:00Z">
              <w:r w:rsidRPr="00752287">
                <w:rPr>
                  <w:rFonts w:ascii="Arial" w:hAnsi="Arial" w:cs="Arial"/>
                  <w:color w:val="000000"/>
                  <w:sz w:val="18"/>
                  <w:szCs w:val="18"/>
                  <w:lang w:eastAsia="es-AR"/>
                </w:rPr>
                <w:t>91</w:t>
              </w:r>
            </w:ins>
          </w:p>
        </w:tc>
      </w:tr>
      <w:tr w:rsidR="00173932" w:rsidRPr="00752287" w14:paraId="0C40A412" w14:textId="77777777" w:rsidTr="007F5937">
        <w:trPr>
          <w:trHeight w:val="168"/>
          <w:tblHeader/>
          <w:jc w:val="center"/>
          <w:ins w:id="581"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24E3084" w14:textId="77777777" w:rsidR="00173932" w:rsidRPr="00752287" w:rsidRDefault="00173932" w:rsidP="007F5937">
            <w:pPr>
              <w:jc w:val="center"/>
              <w:rPr>
                <w:ins w:id="582" w:author="FERNANDA GASPARI" w:date="2021-10-29T10:32:00Z"/>
                <w:rFonts w:ascii="Arial" w:hAnsi="Arial" w:cs="Arial"/>
                <w:color w:val="000000"/>
                <w:sz w:val="18"/>
                <w:szCs w:val="18"/>
                <w:lang w:val="es-CO" w:eastAsia="es-CO"/>
              </w:rPr>
            </w:pPr>
            <w:ins w:id="583" w:author="FERNANDA GASPARI" w:date="2021-10-29T10:32:00Z">
              <w:r w:rsidRPr="00752287">
                <w:rPr>
                  <w:rFonts w:ascii="Arial" w:hAnsi="Arial" w:cs="Arial"/>
                  <w:color w:val="000000"/>
                  <w:sz w:val="18"/>
                  <w:szCs w:val="18"/>
                  <w:lang w:eastAsia="es-CO"/>
                </w:rPr>
                <w:t>131</w:t>
              </w:r>
            </w:ins>
          </w:p>
        </w:tc>
        <w:tc>
          <w:tcPr>
            <w:tcW w:w="441" w:type="dxa"/>
            <w:tcBorders>
              <w:top w:val="nil"/>
              <w:left w:val="nil"/>
              <w:bottom w:val="nil"/>
              <w:right w:val="nil"/>
            </w:tcBorders>
            <w:shd w:val="clear" w:color="auto" w:fill="auto"/>
            <w:vAlign w:val="center"/>
            <w:hideMark/>
          </w:tcPr>
          <w:p w14:paraId="5CA7EF8D" w14:textId="77777777" w:rsidR="00173932" w:rsidRPr="00752287" w:rsidRDefault="00173932" w:rsidP="007F5937">
            <w:pPr>
              <w:jc w:val="center"/>
              <w:rPr>
                <w:ins w:id="584" w:author="FERNANDA GASPARI" w:date="2021-10-29T10:32:00Z"/>
                <w:rFonts w:ascii="Arial" w:hAnsi="Arial" w:cs="Arial"/>
                <w:color w:val="000000"/>
                <w:sz w:val="18"/>
                <w:szCs w:val="18"/>
                <w:lang w:val="es-CO" w:eastAsia="es-CO"/>
              </w:rPr>
            </w:pPr>
            <w:ins w:id="585" w:author="FERNANDA GASPARI" w:date="2021-10-29T10:32:00Z">
              <w:r w:rsidRPr="00752287">
                <w:rPr>
                  <w:rFonts w:ascii="Arial" w:hAnsi="Arial" w:cs="Arial"/>
                  <w:color w:val="000000"/>
                  <w:sz w:val="18"/>
                  <w:szCs w:val="18"/>
                  <w:lang w:eastAsia="es-AR"/>
                </w:rPr>
                <w:t>38</w:t>
              </w:r>
            </w:ins>
          </w:p>
        </w:tc>
        <w:tc>
          <w:tcPr>
            <w:tcW w:w="441" w:type="dxa"/>
            <w:tcBorders>
              <w:top w:val="nil"/>
              <w:left w:val="nil"/>
              <w:bottom w:val="nil"/>
              <w:right w:val="nil"/>
            </w:tcBorders>
            <w:shd w:val="clear" w:color="auto" w:fill="auto"/>
            <w:vAlign w:val="center"/>
            <w:hideMark/>
          </w:tcPr>
          <w:p w14:paraId="319DD106" w14:textId="77777777" w:rsidR="00173932" w:rsidRPr="00752287" w:rsidRDefault="00173932" w:rsidP="007F5937">
            <w:pPr>
              <w:jc w:val="center"/>
              <w:rPr>
                <w:ins w:id="586" w:author="FERNANDA GASPARI" w:date="2021-10-29T10:32:00Z"/>
                <w:rFonts w:ascii="Arial" w:hAnsi="Arial" w:cs="Arial"/>
                <w:color w:val="000000"/>
                <w:sz w:val="18"/>
                <w:szCs w:val="18"/>
                <w:lang w:val="es-CO" w:eastAsia="es-CO"/>
              </w:rPr>
            </w:pPr>
            <w:ins w:id="587" w:author="FERNANDA GASPARI" w:date="2021-10-29T10:32:00Z">
              <w:r w:rsidRPr="00752287">
                <w:rPr>
                  <w:rFonts w:ascii="Arial" w:hAnsi="Arial" w:cs="Arial"/>
                  <w:color w:val="000000"/>
                  <w:sz w:val="18"/>
                  <w:szCs w:val="18"/>
                  <w:lang w:eastAsia="es-AR"/>
                </w:rPr>
                <w:t>59</w:t>
              </w:r>
            </w:ins>
          </w:p>
        </w:tc>
        <w:tc>
          <w:tcPr>
            <w:tcW w:w="441" w:type="dxa"/>
            <w:tcBorders>
              <w:top w:val="nil"/>
              <w:left w:val="nil"/>
              <w:bottom w:val="nil"/>
              <w:right w:val="single" w:sz="8" w:space="0" w:color="auto"/>
            </w:tcBorders>
            <w:shd w:val="clear" w:color="auto" w:fill="auto"/>
            <w:vAlign w:val="center"/>
            <w:hideMark/>
          </w:tcPr>
          <w:p w14:paraId="0E68986B" w14:textId="77777777" w:rsidR="00173932" w:rsidRPr="00752287" w:rsidRDefault="00173932" w:rsidP="007F5937">
            <w:pPr>
              <w:jc w:val="center"/>
              <w:rPr>
                <w:ins w:id="588" w:author="FERNANDA GASPARI" w:date="2021-10-29T10:32:00Z"/>
                <w:rFonts w:ascii="Arial" w:hAnsi="Arial" w:cs="Arial"/>
                <w:color w:val="000000"/>
                <w:sz w:val="18"/>
                <w:szCs w:val="18"/>
                <w:lang w:val="es-CO" w:eastAsia="es-CO"/>
              </w:rPr>
            </w:pPr>
            <w:ins w:id="589" w:author="FERNANDA GASPARI" w:date="2021-10-29T10:32:00Z">
              <w:r w:rsidRPr="00752287">
                <w:rPr>
                  <w:rFonts w:ascii="Arial" w:hAnsi="Arial" w:cs="Arial"/>
                  <w:color w:val="000000"/>
                  <w:sz w:val="18"/>
                  <w:szCs w:val="18"/>
                  <w:lang w:eastAsia="es-AR"/>
                </w:rPr>
                <w:t>77</w:t>
              </w:r>
            </w:ins>
          </w:p>
        </w:tc>
        <w:tc>
          <w:tcPr>
            <w:tcW w:w="580" w:type="dxa"/>
            <w:tcBorders>
              <w:top w:val="nil"/>
              <w:left w:val="nil"/>
              <w:bottom w:val="nil"/>
              <w:right w:val="nil"/>
            </w:tcBorders>
            <w:shd w:val="clear" w:color="000000" w:fill="D9D9D9"/>
            <w:noWrap/>
            <w:vAlign w:val="center"/>
            <w:hideMark/>
          </w:tcPr>
          <w:p w14:paraId="5DABEE0D" w14:textId="77777777" w:rsidR="00173932" w:rsidRPr="00752287" w:rsidRDefault="00173932" w:rsidP="007F5937">
            <w:pPr>
              <w:jc w:val="center"/>
              <w:rPr>
                <w:ins w:id="590" w:author="FERNANDA GASPARI" w:date="2021-10-29T10:32:00Z"/>
                <w:rFonts w:ascii="Arial" w:hAnsi="Arial" w:cs="Arial"/>
                <w:color w:val="000000"/>
                <w:sz w:val="18"/>
                <w:szCs w:val="18"/>
                <w:lang w:val="es-CO" w:eastAsia="es-CO"/>
              </w:rPr>
            </w:pPr>
            <w:ins w:id="591" w:author="FERNANDA GASPARI" w:date="2021-10-29T10:32:00Z">
              <w:r w:rsidRPr="00752287">
                <w:rPr>
                  <w:rFonts w:ascii="Arial" w:hAnsi="Arial" w:cs="Arial"/>
                  <w:color w:val="000000"/>
                  <w:sz w:val="18"/>
                  <w:szCs w:val="18"/>
                  <w:lang w:eastAsia="es-AR"/>
                </w:rPr>
                <w:t>132</w:t>
              </w:r>
            </w:ins>
          </w:p>
        </w:tc>
        <w:tc>
          <w:tcPr>
            <w:tcW w:w="441" w:type="dxa"/>
            <w:tcBorders>
              <w:top w:val="nil"/>
              <w:left w:val="nil"/>
              <w:bottom w:val="nil"/>
              <w:right w:val="nil"/>
            </w:tcBorders>
            <w:shd w:val="clear" w:color="auto" w:fill="auto"/>
            <w:vAlign w:val="center"/>
            <w:hideMark/>
          </w:tcPr>
          <w:p w14:paraId="27D856DE" w14:textId="77777777" w:rsidR="00173932" w:rsidRPr="00752287" w:rsidRDefault="00173932" w:rsidP="007F5937">
            <w:pPr>
              <w:jc w:val="center"/>
              <w:rPr>
                <w:ins w:id="592" w:author="FERNANDA GASPARI" w:date="2021-10-29T10:32:00Z"/>
                <w:rFonts w:ascii="Arial" w:hAnsi="Arial" w:cs="Arial"/>
                <w:color w:val="000000"/>
                <w:sz w:val="18"/>
                <w:szCs w:val="18"/>
                <w:lang w:val="es-CO" w:eastAsia="es-CO"/>
              </w:rPr>
            </w:pPr>
            <w:ins w:id="593"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31895CF0" w14:textId="77777777" w:rsidR="00173932" w:rsidRPr="00752287" w:rsidRDefault="00173932" w:rsidP="007F5937">
            <w:pPr>
              <w:jc w:val="center"/>
              <w:rPr>
                <w:ins w:id="594" w:author="FERNANDA GASPARI" w:date="2021-10-29T10:32:00Z"/>
                <w:rFonts w:ascii="Arial" w:hAnsi="Arial" w:cs="Arial"/>
                <w:color w:val="000000"/>
                <w:sz w:val="18"/>
                <w:szCs w:val="18"/>
                <w:lang w:val="es-CO" w:eastAsia="es-CO"/>
              </w:rPr>
            </w:pPr>
            <w:ins w:id="595"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7DBF384D" w14:textId="77777777" w:rsidR="00173932" w:rsidRPr="00752287" w:rsidRDefault="00173932" w:rsidP="007F5937">
            <w:pPr>
              <w:jc w:val="center"/>
              <w:rPr>
                <w:ins w:id="596" w:author="FERNANDA GASPARI" w:date="2021-10-29T10:32:00Z"/>
                <w:rFonts w:ascii="Arial" w:hAnsi="Arial" w:cs="Arial"/>
                <w:color w:val="000000"/>
                <w:sz w:val="18"/>
                <w:szCs w:val="18"/>
                <w:lang w:val="es-CO" w:eastAsia="es-CO"/>
              </w:rPr>
            </w:pPr>
            <w:ins w:id="597"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2BDFEF5D" w14:textId="77777777" w:rsidR="00173932" w:rsidRPr="00752287" w:rsidRDefault="00173932" w:rsidP="007F5937">
            <w:pPr>
              <w:jc w:val="center"/>
              <w:rPr>
                <w:ins w:id="598" w:author="FERNANDA GASPARI" w:date="2021-10-29T10:32:00Z"/>
                <w:rFonts w:ascii="Arial" w:hAnsi="Arial" w:cs="Arial"/>
                <w:color w:val="000000"/>
                <w:sz w:val="18"/>
                <w:szCs w:val="18"/>
                <w:lang w:val="es-CO" w:eastAsia="es-CO"/>
              </w:rPr>
            </w:pPr>
            <w:ins w:id="599" w:author="FERNANDA GASPARI" w:date="2021-10-29T10:32:00Z">
              <w:r w:rsidRPr="00752287">
                <w:rPr>
                  <w:rFonts w:ascii="Arial" w:hAnsi="Arial" w:cs="Arial"/>
                  <w:color w:val="000000"/>
                  <w:sz w:val="18"/>
                  <w:szCs w:val="18"/>
                  <w:lang w:eastAsia="es-CO"/>
                </w:rPr>
                <w:t>133</w:t>
              </w:r>
            </w:ins>
          </w:p>
        </w:tc>
        <w:tc>
          <w:tcPr>
            <w:tcW w:w="441" w:type="dxa"/>
            <w:tcBorders>
              <w:top w:val="nil"/>
              <w:left w:val="nil"/>
              <w:bottom w:val="nil"/>
              <w:right w:val="nil"/>
            </w:tcBorders>
            <w:shd w:val="clear" w:color="auto" w:fill="auto"/>
            <w:vAlign w:val="center"/>
            <w:hideMark/>
          </w:tcPr>
          <w:p w14:paraId="48EE9355" w14:textId="77777777" w:rsidR="00173932" w:rsidRPr="00752287" w:rsidRDefault="00173932" w:rsidP="007F5937">
            <w:pPr>
              <w:jc w:val="center"/>
              <w:rPr>
                <w:ins w:id="600" w:author="FERNANDA GASPARI" w:date="2021-10-29T10:32:00Z"/>
                <w:rFonts w:ascii="Arial" w:hAnsi="Arial" w:cs="Arial"/>
                <w:color w:val="000000"/>
                <w:sz w:val="18"/>
                <w:szCs w:val="18"/>
                <w:lang w:val="es-CO" w:eastAsia="es-CO"/>
              </w:rPr>
            </w:pPr>
            <w:ins w:id="601"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vAlign w:val="center"/>
            <w:hideMark/>
          </w:tcPr>
          <w:p w14:paraId="039707D6" w14:textId="77777777" w:rsidR="00173932" w:rsidRPr="00752287" w:rsidRDefault="00173932" w:rsidP="007F5937">
            <w:pPr>
              <w:jc w:val="center"/>
              <w:rPr>
                <w:ins w:id="602" w:author="FERNANDA GASPARI" w:date="2021-10-29T10:32:00Z"/>
                <w:rFonts w:ascii="Arial" w:hAnsi="Arial" w:cs="Arial"/>
                <w:color w:val="000000"/>
                <w:sz w:val="18"/>
                <w:szCs w:val="18"/>
                <w:lang w:val="es-CO" w:eastAsia="es-CO"/>
              </w:rPr>
            </w:pPr>
            <w:ins w:id="603"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54145C0E" w14:textId="77777777" w:rsidR="00173932" w:rsidRPr="00752287" w:rsidRDefault="00173932" w:rsidP="007F5937">
            <w:pPr>
              <w:jc w:val="center"/>
              <w:rPr>
                <w:ins w:id="604" w:author="FERNANDA GASPARI" w:date="2021-10-29T10:32:00Z"/>
                <w:rFonts w:ascii="Arial" w:hAnsi="Arial" w:cs="Arial"/>
                <w:color w:val="000000"/>
                <w:sz w:val="18"/>
                <w:szCs w:val="18"/>
                <w:lang w:val="es-CO" w:eastAsia="es-CO"/>
              </w:rPr>
            </w:pPr>
            <w:ins w:id="605"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2C1C7195" w14:textId="77777777" w:rsidR="00173932" w:rsidRPr="00752287" w:rsidRDefault="00173932" w:rsidP="007F5937">
            <w:pPr>
              <w:jc w:val="center"/>
              <w:rPr>
                <w:ins w:id="606" w:author="FERNANDA GASPARI" w:date="2021-10-29T10:32:00Z"/>
                <w:rFonts w:ascii="Arial" w:hAnsi="Arial" w:cs="Arial"/>
                <w:color w:val="000000"/>
                <w:sz w:val="18"/>
                <w:szCs w:val="18"/>
                <w:lang w:val="es-CO" w:eastAsia="es-CO"/>
              </w:rPr>
            </w:pPr>
            <w:ins w:id="607" w:author="FERNANDA GASPARI" w:date="2021-10-29T10:32:00Z">
              <w:r w:rsidRPr="00752287">
                <w:rPr>
                  <w:rFonts w:ascii="Arial" w:hAnsi="Arial" w:cs="Arial"/>
                  <w:color w:val="000000"/>
                  <w:sz w:val="18"/>
                  <w:szCs w:val="18"/>
                  <w:lang w:eastAsia="es-CO"/>
                </w:rPr>
                <w:t>134</w:t>
              </w:r>
            </w:ins>
          </w:p>
        </w:tc>
        <w:tc>
          <w:tcPr>
            <w:tcW w:w="441" w:type="dxa"/>
            <w:tcBorders>
              <w:top w:val="nil"/>
              <w:left w:val="nil"/>
              <w:bottom w:val="nil"/>
              <w:right w:val="nil"/>
            </w:tcBorders>
            <w:shd w:val="clear" w:color="auto" w:fill="auto"/>
            <w:vAlign w:val="center"/>
            <w:hideMark/>
          </w:tcPr>
          <w:p w14:paraId="5A3E3B91" w14:textId="77777777" w:rsidR="00173932" w:rsidRPr="00752287" w:rsidRDefault="00173932" w:rsidP="007F5937">
            <w:pPr>
              <w:jc w:val="center"/>
              <w:rPr>
                <w:ins w:id="608" w:author="FERNANDA GASPARI" w:date="2021-10-29T10:32:00Z"/>
                <w:rFonts w:ascii="Arial" w:hAnsi="Arial" w:cs="Arial"/>
                <w:color w:val="000000"/>
                <w:sz w:val="18"/>
                <w:szCs w:val="18"/>
                <w:lang w:val="es-CO" w:eastAsia="es-CO"/>
              </w:rPr>
            </w:pPr>
            <w:ins w:id="609"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vAlign w:val="center"/>
            <w:hideMark/>
          </w:tcPr>
          <w:p w14:paraId="20800CBC" w14:textId="77777777" w:rsidR="00173932" w:rsidRPr="00752287" w:rsidRDefault="00173932" w:rsidP="007F5937">
            <w:pPr>
              <w:jc w:val="center"/>
              <w:rPr>
                <w:ins w:id="610" w:author="FERNANDA GASPARI" w:date="2021-10-29T10:32:00Z"/>
                <w:rFonts w:ascii="Arial" w:hAnsi="Arial" w:cs="Arial"/>
                <w:color w:val="000000"/>
                <w:sz w:val="18"/>
                <w:szCs w:val="18"/>
                <w:lang w:val="es-CO" w:eastAsia="es-CO"/>
              </w:rPr>
            </w:pPr>
            <w:ins w:id="611"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vAlign w:val="center"/>
            <w:hideMark/>
          </w:tcPr>
          <w:p w14:paraId="6B7540B7" w14:textId="77777777" w:rsidR="00173932" w:rsidRPr="00752287" w:rsidRDefault="00173932" w:rsidP="007F5937">
            <w:pPr>
              <w:jc w:val="center"/>
              <w:rPr>
                <w:ins w:id="612" w:author="FERNANDA GASPARI" w:date="2021-10-29T10:32:00Z"/>
                <w:rFonts w:ascii="Arial" w:hAnsi="Arial" w:cs="Arial"/>
                <w:color w:val="000000"/>
                <w:sz w:val="18"/>
                <w:szCs w:val="18"/>
                <w:lang w:val="es-CO" w:eastAsia="es-CO"/>
              </w:rPr>
            </w:pPr>
            <w:ins w:id="613" w:author="FERNANDA GASPARI" w:date="2021-10-29T10:32:00Z">
              <w:r w:rsidRPr="00752287">
                <w:rPr>
                  <w:rFonts w:ascii="Arial" w:hAnsi="Arial" w:cs="Arial"/>
                  <w:color w:val="000000"/>
                  <w:sz w:val="18"/>
                  <w:szCs w:val="18"/>
                  <w:lang w:eastAsia="es-AR"/>
                </w:rPr>
                <w:t>91</w:t>
              </w:r>
            </w:ins>
          </w:p>
        </w:tc>
      </w:tr>
      <w:tr w:rsidR="00173932" w:rsidRPr="00752287" w14:paraId="5B6CE304" w14:textId="77777777" w:rsidTr="007F5937">
        <w:trPr>
          <w:trHeight w:val="168"/>
          <w:tblHeader/>
          <w:jc w:val="center"/>
          <w:ins w:id="614"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6E2F61F" w14:textId="77777777" w:rsidR="00173932" w:rsidRPr="00752287" w:rsidRDefault="00173932" w:rsidP="007F5937">
            <w:pPr>
              <w:jc w:val="center"/>
              <w:rPr>
                <w:ins w:id="615" w:author="FERNANDA GASPARI" w:date="2021-10-29T10:32:00Z"/>
                <w:rFonts w:ascii="Arial" w:hAnsi="Arial" w:cs="Arial"/>
                <w:color w:val="000000"/>
                <w:sz w:val="18"/>
                <w:szCs w:val="18"/>
                <w:lang w:val="es-CO" w:eastAsia="es-CO"/>
              </w:rPr>
            </w:pPr>
            <w:ins w:id="616" w:author="FERNANDA GASPARI" w:date="2021-10-29T10:32:00Z">
              <w:r w:rsidRPr="00752287">
                <w:rPr>
                  <w:rFonts w:ascii="Arial" w:hAnsi="Arial" w:cs="Arial"/>
                  <w:color w:val="000000"/>
                  <w:sz w:val="18"/>
                  <w:szCs w:val="18"/>
                  <w:lang w:eastAsia="es-CO"/>
                </w:rPr>
                <w:t>141</w:t>
              </w:r>
            </w:ins>
          </w:p>
        </w:tc>
        <w:tc>
          <w:tcPr>
            <w:tcW w:w="441" w:type="dxa"/>
            <w:tcBorders>
              <w:top w:val="nil"/>
              <w:left w:val="nil"/>
              <w:bottom w:val="nil"/>
              <w:right w:val="nil"/>
            </w:tcBorders>
            <w:shd w:val="clear" w:color="auto" w:fill="auto"/>
            <w:vAlign w:val="center"/>
            <w:hideMark/>
          </w:tcPr>
          <w:p w14:paraId="6C08C3D9" w14:textId="77777777" w:rsidR="00173932" w:rsidRPr="00752287" w:rsidRDefault="00173932" w:rsidP="007F5937">
            <w:pPr>
              <w:jc w:val="center"/>
              <w:rPr>
                <w:ins w:id="617" w:author="FERNANDA GASPARI" w:date="2021-10-29T10:32:00Z"/>
                <w:rFonts w:ascii="Arial" w:hAnsi="Arial" w:cs="Arial"/>
                <w:color w:val="000000"/>
                <w:sz w:val="18"/>
                <w:szCs w:val="18"/>
                <w:lang w:val="es-CO" w:eastAsia="es-CO"/>
              </w:rPr>
            </w:pPr>
            <w:ins w:id="618" w:author="FERNANDA GASPARI" w:date="2021-10-29T10:32:00Z">
              <w:r w:rsidRPr="00752287">
                <w:rPr>
                  <w:rFonts w:ascii="Arial" w:hAnsi="Arial" w:cs="Arial"/>
                  <w:color w:val="000000"/>
                  <w:sz w:val="18"/>
                  <w:szCs w:val="18"/>
                  <w:lang w:eastAsia="es-AR"/>
                </w:rPr>
                <w:t>45</w:t>
              </w:r>
            </w:ins>
          </w:p>
        </w:tc>
        <w:tc>
          <w:tcPr>
            <w:tcW w:w="441" w:type="dxa"/>
            <w:tcBorders>
              <w:top w:val="nil"/>
              <w:left w:val="nil"/>
              <w:bottom w:val="nil"/>
              <w:right w:val="nil"/>
            </w:tcBorders>
            <w:shd w:val="clear" w:color="auto" w:fill="auto"/>
            <w:vAlign w:val="center"/>
            <w:hideMark/>
          </w:tcPr>
          <w:p w14:paraId="274E4BB4" w14:textId="77777777" w:rsidR="00173932" w:rsidRPr="00752287" w:rsidRDefault="00173932" w:rsidP="007F5937">
            <w:pPr>
              <w:jc w:val="center"/>
              <w:rPr>
                <w:ins w:id="619" w:author="FERNANDA GASPARI" w:date="2021-10-29T10:32:00Z"/>
                <w:rFonts w:ascii="Arial" w:hAnsi="Arial" w:cs="Arial"/>
                <w:color w:val="000000"/>
                <w:sz w:val="18"/>
                <w:szCs w:val="18"/>
                <w:lang w:val="es-CO" w:eastAsia="es-CO"/>
              </w:rPr>
            </w:pPr>
            <w:ins w:id="620"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single" w:sz="8" w:space="0" w:color="auto"/>
            </w:tcBorders>
            <w:shd w:val="clear" w:color="auto" w:fill="auto"/>
            <w:vAlign w:val="center"/>
            <w:hideMark/>
          </w:tcPr>
          <w:p w14:paraId="01BAF337" w14:textId="77777777" w:rsidR="00173932" w:rsidRPr="00752287" w:rsidRDefault="00173932" w:rsidP="007F5937">
            <w:pPr>
              <w:jc w:val="center"/>
              <w:rPr>
                <w:ins w:id="621" w:author="FERNANDA GASPARI" w:date="2021-10-29T10:32:00Z"/>
                <w:rFonts w:ascii="Arial" w:hAnsi="Arial" w:cs="Arial"/>
                <w:color w:val="000000"/>
                <w:sz w:val="18"/>
                <w:szCs w:val="18"/>
                <w:lang w:val="es-CO" w:eastAsia="es-CO"/>
              </w:rPr>
            </w:pPr>
            <w:ins w:id="622"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noWrap/>
            <w:vAlign w:val="center"/>
            <w:hideMark/>
          </w:tcPr>
          <w:p w14:paraId="7C1128A5" w14:textId="77777777" w:rsidR="00173932" w:rsidRPr="00752287" w:rsidRDefault="00173932" w:rsidP="007F5937">
            <w:pPr>
              <w:jc w:val="center"/>
              <w:rPr>
                <w:ins w:id="623" w:author="FERNANDA GASPARI" w:date="2021-10-29T10:32:00Z"/>
                <w:rFonts w:ascii="Arial" w:hAnsi="Arial" w:cs="Arial"/>
                <w:color w:val="000000"/>
                <w:sz w:val="18"/>
                <w:szCs w:val="18"/>
                <w:lang w:val="es-CO" w:eastAsia="es-CO"/>
              </w:rPr>
            </w:pPr>
            <w:ins w:id="624" w:author="FERNANDA GASPARI" w:date="2021-10-29T10:32:00Z">
              <w:r w:rsidRPr="00752287">
                <w:rPr>
                  <w:rFonts w:ascii="Arial" w:hAnsi="Arial" w:cs="Arial"/>
                  <w:color w:val="000000"/>
                  <w:sz w:val="18"/>
                  <w:szCs w:val="18"/>
                  <w:lang w:eastAsia="es-AR"/>
                </w:rPr>
                <w:t>142</w:t>
              </w:r>
            </w:ins>
          </w:p>
        </w:tc>
        <w:tc>
          <w:tcPr>
            <w:tcW w:w="441" w:type="dxa"/>
            <w:tcBorders>
              <w:top w:val="nil"/>
              <w:left w:val="nil"/>
              <w:bottom w:val="nil"/>
              <w:right w:val="nil"/>
            </w:tcBorders>
            <w:shd w:val="clear" w:color="auto" w:fill="auto"/>
            <w:vAlign w:val="center"/>
            <w:hideMark/>
          </w:tcPr>
          <w:p w14:paraId="39512D77" w14:textId="77777777" w:rsidR="00173932" w:rsidRPr="00752287" w:rsidRDefault="00173932" w:rsidP="007F5937">
            <w:pPr>
              <w:jc w:val="center"/>
              <w:rPr>
                <w:ins w:id="625" w:author="FERNANDA GASPARI" w:date="2021-10-29T10:32:00Z"/>
                <w:rFonts w:ascii="Arial" w:hAnsi="Arial" w:cs="Arial"/>
                <w:color w:val="000000"/>
                <w:sz w:val="18"/>
                <w:szCs w:val="18"/>
                <w:lang w:val="es-CO" w:eastAsia="es-CO"/>
              </w:rPr>
            </w:pPr>
            <w:ins w:id="626"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7A4A11CF" w14:textId="77777777" w:rsidR="00173932" w:rsidRPr="00752287" w:rsidRDefault="00173932" w:rsidP="007F5937">
            <w:pPr>
              <w:jc w:val="center"/>
              <w:rPr>
                <w:ins w:id="627" w:author="FERNANDA GASPARI" w:date="2021-10-29T10:32:00Z"/>
                <w:rFonts w:ascii="Arial" w:hAnsi="Arial" w:cs="Arial"/>
                <w:color w:val="000000"/>
                <w:sz w:val="18"/>
                <w:szCs w:val="18"/>
                <w:lang w:val="es-CO" w:eastAsia="es-CO"/>
              </w:rPr>
            </w:pPr>
            <w:ins w:id="628"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069A1B67" w14:textId="77777777" w:rsidR="00173932" w:rsidRPr="00752287" w:rsidRDefault="00173932" w:rsidP="007F5937">
            <w:pPr>
              <w:jc w:val="center"/>
              <w:rPr>
                <w:ins w:id="629" w:author="FERNANDA GASPARI" w:date="2021-10-29T10:32:00Z"/>
                <w:rFonts w:ascii="Arial" w:hAnsi="Arial" w:cs="Arial"/>
                <w:color w:val="000000"/>
                <w:sz w:val="18"/>
                <w:szCs w:val="18"/>
                <w:lang w:val="es-CO" w:eastAsia="es-CO"/>
              </w:rPr>
            </w:pPr>
            <w:ins w:id="630"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6119F2CB" w14:textId="77777777" w:rsidR="00173932" w:rsidRPr="00752287" w:rsidRDefault="00173932" w:rsidP="007F5937">
            <w:pPr>
              <w:jc w:val="center"/>
              <w:rPr>
                <w:ins w:id="631" w:author="FERNANDA GASPARI" w:date="2021-10-29T10:32:00Z"/>
                <w:rFonts w:ascii="Arial" w:hAnsi="Arial" w:cs="Arial"/>
                <w:color w:val="000000"/>
                <w:sz w:val="18"/>
                <w:szCs w:val="18"/>
                <w:lang w:val="es-CO" w:eastAsia="es-CO"/>
              </w:rPr>
            </w:pPr>
            <w:ins w:id="632" w:author="FERNANDA GASPARI" w:date="2021-10-29T10:32:00Z">
              <w:r w:rsidRPr="00752287">
                <w:rPr>
                  <w:rFonts w:ascii="Arial" w:hAnsi="Arial" w:cs="Arial"/>
                  <w:color w:val="000000"/>
                  <w:sz w:val="18"/>
                  <w:szCs w:val="18"/>
                  <w:lang w:eastAsia="es-CO"/>
                </w:rPr>
                <w:t>143</w:t>
              </w:r>
            </w:ins>
          </w:p>
        </w:tc>
        <w:tc>
          <w:tcPr>
            <w:tcW w:w="441" w:type="dxa"/>
            <w:tcBorders>
              <w:top w:val="nil"/>
              <w:left w:val="nil"/>
              <w:bottom w:val="nil"/>
              <w:right w:val="nil"/>
            </w:tcBorders>
            <w:shd w:val="clear" w:color="auto" w:fill="auto"/>
            <w:vAlign w:val="center"/>
            <w:hideMark/>
          </w:tcPr>
          <w:p w14:paraId="3B842E50" w14:textId="77777777" w:rsidR="00173932" w:rsidRPr="00752287" w:rsidRDefault="00173932" w:rsidP="007F5937">
            <w:pPr>
              <w:jc w:val="center"/>
              <w:rPr>
                <w:ins w:id="633" w:author="FERNANDA GASPARI" w:date="2021-10-29T10:32:00Z"/>
                <w:rFonts w:ascii="Arial" w:hAnsi="Arial" w:cs="Arial"/>
                <w:color w:val="000000"/>
                <w:sz w:val="18"/>
                <w:szCs w:val="18"/>
                <w:lang w:val="es-CO" w:eastAsia="es-CO"/>
              </w:rPr>
            </w:pPr>
            <w:ins w:id="634"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58F1815D" w14:textId="77777777" w:rsidR="00173932" w:rsidRPr="00752287" w:rsidRDefault="00173932" w:rsidP="007F5937">
            <w:pPr>
              <w:jc w:val="center"/>
              <w:rPr>
                <w:ins w:id="635" w:author="FERNANDA GASPARI" w:date="2021-10-29T10:32:00Z"/>
                <w:rFonts w:ascii="Arial" w:hAnsi="Arial" w:cs="Arial"/>
                <w:color w:val="000000"/>
                <w:sz w:val="18"/>
                <w:szCs w:val="18"/>
                <w:lang w:val="es-CO" w:eastAsia="es-CO"/>
              </w:rPr>
            </w:pPr>
            <w:ins w:id="636"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43FC9F82" w14:textId="77777777" w:rsidR="00173932" w:rsidRPr="00752287" w:rsidRDefault="00173932" w:rsidP="007F5937">
            <w:pPr>
              <w:jc w:val="center"/>
              <w:rPr>
                <w:ins w:id="637" w:author="FERNANDA GASPARI" w:date="2021-10-29T10:32:00Z"/>
                <w:rFonts w:ascii="Arial" w:hAnsi="Arial" w:cs="Arial"/>
                <w:color w:val="000000"/>
                <w:sz w:val="18"/>
                <w:szCs w:val="18"/>
                <w:lang w:val="es-CO" w:eastAsia="es-CO"/>
              </w:rPr>
            </w:pPr>
            <w:ins w:id="638" w:author="FERNANDA GASPARI" w:date="2021-10-29T10:32:00Z">
              <w:r w:rsidRPr="00752287">
                <w:rPr>
                  <w:rFonts w:ascii="Arial" w:hAnsi="Arial" w:cs="Arial"/>
                  <w:color w:val="000000"/>
                  <w:sz w:val="18"/>
                  <w:szCs w:val="18"/>
                  <w:lang w:eastAsia="es-AR"/>
                </w:rPr>
                <w:t>92</w:t>
              </w:r>
            </w:ins>
          </w:p>
        </w:tc>
        <w:tc>
          <w:tcPr>
            <w:tcW w:w="580" w:type="dxa"/>
            <w:tcBorders>
              <w:top w:val="nil"/>
              <w:left w:val="nil"/>
              <w:bottom w:val="nil"/>
              <w:right w:val="nil"/>
            </w:tcBorders>
            <w:shd w:val="clear" w:color="000000" w:fill="D9D9D9"/>
            <w:vAlign w:val="center"/>
            <w:hideMark/>
          </w:tcPr>
          <w:p w14:paraId="4D800615" w14:textId="77777777" w:rsidR="00173932" w:rsidRPr="00752287" w:rsidRDefault="00173932" w:rsidP="007F5937">
            <w:pPr>
              <w:jc w:val="center"/>
              <w:rPr>
                <w:ins w:id="639" w:author="FERNANDA GASPARI" w:date="2021-10-29T10:32:00Z"/>
                <w:rFonts w:ascii="Arial" w:hAnsi="Arial" w:cs="Arial"/>
                <w:color w:val="000000"/>
                <w:sz w:val="18"/>
                <w:szCs w:val="18"/>
                <w:lang w:val="es-CO" w:eastAsia="es-CO"/>
              </w:rPr>
            </w:pPr>
            <w:ins w:id="640" w:author="FERNANDA GASPARI" w:date="2021-10-29T10:32:00Z">
              <w:r w:rsidRPr="00752287">
                <w:rPr>
                  <w:rFonts w:ascii="Arial" w:hAnsi="Arial" w:cs="Arial"/>
                  <w:color w:val="000000"/>
                  <w:sz w:val="18"/>
                  <w:szCs w:val="18"/>
                  <w:lang w:eastAsia="es-CO"/>
                </w:rPr>
                <w:t>144</w:t>
              </w:r>
            </w:ins>
          </w:p>
        </w:tc>
        <w:tc>
          <w:tcPr>
            <w:tcW w:w="441" w:type="dxa"/>
            <w:tcBorders>
              <w:top w:val="nil"/>
              <w:left w:val="nil"/>
              <w:bottom w:val="nil"/>
              <w:right w:val="nil"/>
            </w:tcBorders>
            <w:shd w:val="clear" w:color="auto" w:fill="auto"/>
            <w:vAlign w:val="center"/>
            <w:hideMark/>
          </w:tcPr>
          <w:p w14:paraId="437634E3" w14:textId="77777777" w:rsidR="00173932" w:rsidRPr="00752287" w:rsidRDefault="00173932" w:rsidP="007F5937">
            <w:pPr>
              <w:jc w:val="center"/>
              <w:rPr>
                <w:ins w:id="641" w:author="FERNANDA GASPARI" w:date="2021-10-29T10:32:00Z"/>
                <w:rFonts w:ascii="Arial" w:hAnsi="Arial" w:cs="Arial"/>
                <w:color w:val="000000"/>
                <w:sz w:val="18"/>
                <w:szCs w:val="18"/>
                <w:lang w:val="es-CO" w:eastAsia="es-CO"/>
              </w:rPr>
            </w:pPr>
            <w:ins w:id="642"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nil"/>
            </w:tcBorders>
            <w:shd w:val="clear" w:color="auto" w:fill="auto"/>
            <w:vAlign w:val="center"/>
            <w:hideMark/>
          </w:tcPr>
          <w:p w14:paraId="28D7B977" w14:textId="77777777" w:rsidR="00173932" w:rsidRPr="00752287" w:rsidRDefault="00173932" w:rsidP="007F5937">
            <w:pPr>
              <w:jc w:val="center"/>
              <w:rPr>
                <w:ins w:id="643" w:author="FERNANDA GASPARI" w:date="2021-10-29T10:32:00Z"/>
                <w:rFonts w:ascii="Arial" w:hAnsi="Arial" w:cs="Arial"/>
                <w:color w:val="000000"/>
                <w:sz w:val="18"/>
                <w:szCs w:val="18"/>
                <w:lang w:val="es-CO" w:eastAsia="es-CO"/>
              </w:rPr>
            </w:pPr>
            <w:ins w:id="644" w:author="FERNANDA GASPARI" w:date="2021-10-29T10:32:00Z">
              <w:r w:rsidRPr="00752287">
                <w:rPr>
                  <w:rFonts w:ascii="Arial" w:hAnsi="Arial" w:cs="Arial"/>
                  <w:color w:val="000000"/>
                  <w:sz w:val="18"/>
                  <w:szCs w:val="18"/>
                  <w:lang w:eastAsia="es-AR"/>
                </w:rPr>
                <w:t>88</w:t>
              </w:r>
            </w:ins>
          </w:p>
        </w:tc>
        <w:tc>
          <w:tcPr>
            <w:tcW w:w="441" w:type="dxa"/>
            <w:tcBorders>
              <w:top w:val="nil"/>
              <w:left w:val="nil"/>
              <w:bottom w:val="nil"/>
              <w:right w:val="single" w:sz="8" w:space="0" w:color="auto"/>
            </w:tcBorders>
            <w:shd w:val="clear" w:color="auto" w:fill="auto"/>
            <w:vAlign w:val="center"/>
            <w:hideMark/>
          </w:tcPr>
          <w:p w14:paraId="76F2CB44" w14:textId="77777777" w:rsidR="00173932" w:rsidRPr="00752287" w:rsidRDefault="00173932" w:rsidP="007F5937">
            <w:pPr>
              <w:jc w:val="center"/>
              <w:rPr>
                <w:ins w:id="645" w:author="FERNANDA GASPARI" w:date="2021-10-29T10:32:00Z"/>
                <w:rFonts w:ascii="Arial" w:hAnsi="Arial" w:cs="Arial"/>
                <w:color w:val="000000"/>
                <w:sz w:val="18"/>
                <w:szCs w:val="18"/>
                <w:lang w:val="es-CO" w:eastAsia="es-CO"/>
              </w:rPr>
            </w:pPr>
            <w:ins w:id="646" w:author="FERNANDA GASPARI" w:date="2021-10-29T10:32:00Z">
              <w:r w:rsidRPr="00752287">
                <w:rPr>
                  <w:rFonts w:ascii="Arial" w:hAnsi="Arial" w:cs="Arial"/>
                  <w:color w:val="000000"/>
                  <w:sz w:val="18"/>
                  <w:szCs w:val="18"/>
                  <w:lang w:eastAsia="es-AR"/>
                </w:rPr>
                <w:t>94</w:t>
              </w:r>
            </w:ins>
          </w:p>
        </w:tc>
      </w:tr>
      <w:tr w:rsidR="00173932" w:rsidRPr="00752287" w14:paraId="6E21AE9C" w14:textId="77777777" w:rsidTr="007F5937">
        <w:trPr>
          <w:trHeight w:val="168"/>
          <w:tblHeader/>
          <w:jc w:val="center"/>
          <w:ins w:id="647"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B4DFF45" w14:textId="77777777" w:rsidR="00173932" w:rsidRPr="00752287" w:rsidRDefault="00173932" w:rsidP="007F5937">
            <w:pPr>
              <w:jc w:val="center"/>
              <w:rPr>
                <w:ins w:id="648" w:author="FERNANDA GASPARI" w:date="2021-10-29T10:32:00Z"/>
                <w:rFonts w:ascii="Arial" w:hAnsi="Arial" w:cs="Arial"/>
                <w:color w:val="000000"/>
                <w:sz w:val="18"/>
                <w:szCs w:val="18"/>
                <w:lang w:val="es-CO" w:eastAsia="es-CO"/>
              </w:rPr>
            </w:pPr>
            <w:ins w:id="649" w:author="FERNANDA GASPARI" w:date="2021-10-29T10:32:00Z">
              <w:r w:rsidRPr="00752287">
                <w:rPr>
                  <w:rFonts w:ascii="Arial" w:hAnsi="Arial" w:cs="Arial"/>
                  <w:color w:val="000000"/>
                  <w:sz w:val="18"/>
                  <w:szCs w:val="18"/>
                  <w:lang w:eastAsia="es-CO"/>
                </w:rPr>
                <w:t>151</w:t>
              </w:r>
            </w:ins>
          </w:p>
        </w:tc>
        <w:tc>
          <w:tcPr>
            <w:tcW w:w="441" w:type="dxa"/>
            <w:tcBorders>
              <w:top w:val="nil"/>
              <w:left w:val="nil"/>
              <w:bottom w:val="nil"/>
              <w:right w:val="nil"/>
            </w:tcBorders>
            <w:shd w:val="clear" w:color="auto" w:fill="auto"/>
            <w:vAlign w:val="center"/>
            <w:hideMark/>
          </w:tcPr>
          <w:p w14:paraId="7A46ECB4" w14:textId="77777777" w:rsidR="00173932" w:rsidRPr="00752287" w:rsidRDefault="00173932" w:rsidP="007F5937">
            <w:pPr>
              <w:jc w:val="center"/>
              <w:rPr>
                <w:ins w:id="650" w:author="FERNANDA GASPARI" w:date="2021-10-29T10:32:00Z"/>
                <w:rFonts w:ascii="Arial" w:hAnsi="Arial" w:cs="Arial"/>
                <w:color w:val="000000"/>
                <w:sz w:val="18"/>
                <w:szCs w:val="18"/>
                <w:lang w:val="es-CO" w:eastAsia="es-CO"/>
              </w:rPr>
            </w:pPr>
            <w:ins w:id="651" w:author="FERNANDA GASPARI" w:date="2021-10-29T10:32:00Z">
              <w:r w:rsidRPr="00752287">
                <w:rPr>
                  <w:rFonts w:ascii="Arial" w:hAnsi="Arial" w:cs="Arial"/>
                  <w:color w:val="000000"/>
                  <w:sz w:val="18"/>
                  <w:szCs w:val="18"/>
                  <w:lang w:eastAsia="es-AR"/>
                </w:rPr>
                <w:t>37</w:t>
              </w:r>
            </w:ins>
          </w:p>
        </w:tc>
        <w:tc>
          <w:tcPr>
            <w:tcW w:w="441" w:type="dxa"/>
            <w:tcBorders>
              <w:top w:val="nil"/>
              <w:left w:val="nil"/>
              <w:bottom w:val="nil"/>
              <w:right w:val="nil"/>
            </w:tcBorders>
            <w:shd w:val="clear" w:color="auto" w:fill="auto"/>
            <w:vAlign w:val="center"/>
            <w:hideMark/>
          </w:tcPr>
          <w:p w14:paraId="0DF3B24D" w14:textId="77777777" w:rsidR="00173932" w:rsidRPr="00752287" w:rsidRDefault="00173932" w:rsidP="007F5937">
            <w:pPr>
              <w:jc w:val="center"/>
              <w:rPr>
                <w:ins w:id="652" w:author="FERNANDA GASPARI" w:date="2021-10-29T10:32:00Z"/>
                <w:rFonts w:ascii="Arial" w:hAnsi="Arial" w:cs="Arial"/>
                <w:color w:val="000000"/>
                <w:sz w:val="18"/>
                <w:szCs w:val="18"/>
                <w:lang w:val="es-CO" w:eastAsia="es-CO"/>
              </w:rPr>
            </w:pPr>
            <w:ins w:id="653"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single" w:sz="8" w:space="0" w:color="auto"/>
            </w:tcBorders>
            <w:shd w:val="clear" w:color="auto" w:fill="auto"/>
            <w:vAlign w:val="center"/>
            <w:hideMark/>
          </w:tcPr>
          <w:p w14:paraId="590BDFA8" w14:textId="77777777" w:rsidR="00173932" w:rsidRPr="00752287" w:rsidRDefault="00173932" w:rsidP="007F5937">
            <w:pPr>
              <w:jc w:val="center"/>
              <w:rPr>
                <w:ins w:id="654" w:author="FERNANDA GASPARI" w:date="2021-10-29T10:32:00Z"/>
                <w:rFonts w:ascii="Arial" w:hAnsi="Arial" w:cs="Arial"/>
                <w:color w:val="000000"/>
                <w:sz w:val="18"/>
                <w:szCs w:val="18"/>
                <w:lang w:val="es-CO" w:eastAsia="es-CO"/>
              </w:rPr>
            </w:pPr>
            <w:ins w:id="655" w:author="FERNANDA GASPARI" w:date="2021-10-29T10:32:00Z">
              <w:r w:rsidRPr="00752287">
                <w:rPr>
                  <w:rFonts w:ascii="Arial" w:hAnsi="Arial" w:cs="Arial"/>
                  <w:color w:val="000000"/>
                  <w:sz w:val="18"/>
                  <w:szCs w:val="18"/>
                  <w:lang w:eastAsia="es-AR"/>
                </w:rPr>
                <w:t>76</w:t>
              </w:r>
            </w:ins>
          </w:p>
        </w:tc>
        <w:tc>
          <w:tcPr>
            <w:tcW w:w="580" w:type="dxa"/>
            <w:tcBorders>
              <w:top w:val="nil"/>
              <w:left w:val="nil"/>
              <w:bottom w:val="nil"/>
              <w:right w:val="nil"/>
            </w:tcBorders>
            <w:shd w:val="clear" w:color="000000" w:fill="D9D9D9"/>
            <w:noWrap/>
            <w:vAlign w:val="center"/>
            <w:hideMark/>
          </w:tcPr>
          <w:p w14:paraId="379005E6" w14:textId="77777777" w:rsidR="00173932" w:rsidRPr="00752287" w:rsidRDefault="00173932" w:rsidP="007F5937">
            <w:pPr>
              <w:jc w:val="center"/>
              <w:rPr>
                <w:ins w:id="656" w:author="FERNANDA GASPARI" w:date="2021-10-29T10:32:00Z"/>
                <w:rFonts w:ascii="Arial" w:hAnsi="Arial" w:cs="Arial"/>
                <w:color w:val="000000"/>
                <w:sz w:val="18"/>
                <w:szCs w:val="18"/>
                <w:lang w:val="es-CO" w:eastAsia="es-CO"/>
              </w:rPr>
            </w:pPr>
            <w:ins w:id="657" w:author="FERNANDA GASPARI" w:date="2021-10-29T10:32:00Z">
              <w:r w:rsidRPr="00752287">
                <w:rPr>
                  <w:rFonts w:ascii="Arial" w:hAnsi="Arial" w:cs="Arial"/>
                  <w:color w:val="000000"/>
                  <w:sz w:val="18"/>
                  <w:szCs w:val="18"/>
                  <w:lang w:eastAsia="es-AR"/>
                </w:rPr>
                <w:t>152</w:t>
              </w:r>
            </w:ins>
          </w:p>
        </w:tc>
        <w:tc>
          <w:tcPr>
            <w:tcW w:w="441" w:type="dxa"/>
            <w:tcBorders>
              <w:top w:val="nil"/>
              <w:left w:val="nil"/>
              <w:bottom w:val="nil"/>
              <w:right w:val="nil"/>
            </w:tcBorders>
            <w:shd w:val="clear" w:color="auto" w:fill="auto"/>
            <w:vAlign w:val="center"/>
            <w:hideMark/>
          </w:tcPr>
          <w:p w14:paraId="2B3F288A" w14:textId="77777777" w:rsidR="00173932" w:rsidRPr="00752287" w:rsidRDefault="00173932" w:rsidP="007F5937">
            <w:pPr>
              <w:jc w:val="center"/>
              <w:rPr>
                <w:ins w:id="658" w:author="FERNANDA GASPARI" w:date="2021-10-29T10:32:00Z"/>
                <w:rFonts w:ascii="Arial" w:hAnsi="Arial" w:cs="Arial"/>
                <w:color w:val="000000"/>
                <w:sz w:val="18"/>
                <w:szCs w:val="18"/>
                <w:lang w:val="es-CO" w:eastAsia="es-CO"/>
              </w:rPr>
            </w:pPr>
            <w:ins w:id="659"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vAlign w:val="center"/>
            <w:hideMark/>
          </w:tcPr>
          <w:p w14:paraId="310303C2" w14:textId="77777777" w:rsidR="00173932" w:rsidRPr="00752287" w:rsidRDefault="00173932" w:rsidP="007F5937">
            <w:pPr>
              <w:jc w:val="center"/>
              <w:rPr>
                <w:ins w:id="660" w:author="FERNANDA GASPARI" w:date="2021-10-29T10:32:00Z"/>
                <w:rFonts w:ascii="Arial" w:hAnsi="Arial" w:cs="Arial"/>
                <w:color w:val="000000"/>
                <w:sz w:val="18"/>
                <w:szCs w:val="18"/>
                <w:lang w:val="es-CO" w:eastAsia="es-CO"/>
              </w:rPr>
            </w:pPr>
            <w:ins w:id="661"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single" w:sz="8" w:space="0" w:color="auto"/>
            </w:tcBorders>
            <w:shd w:val="clear" w:color="auto" w:fill="auto"/>
            <w:vAlign w:val="center"/>
            <w:hideMark/>
          </w:tcPr>
          <w:p w14:paraId="5BB40A35" w14:textId="77777777" w:rsidR="00173932" w:rsidRPr="00752287" w:rsidRDefault="00173932" w:rsidP="007F5937">
            <w:pPr>
              <w:jc w:val="center"/>
              <w:rPr>
                <w:ins w:id="662" w:author="FERNANDA GASPARI" w:date="2021-10-29T10:32:00Z"/>
                <w:rFonts w:ascii="Arial" w:hAnsi="Arial" w:cs="Arial"/>
                <w:color w:val="000000"/>
                <w:sz w:val="18"/>
                <w:szCs w:val="18"/>
                <w:lang w:val="es-CO" w:eastAsia="es-CO"/>
              </w:rPr>
            </w:pPr>
            <w:ins w:id="663"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24F88034" w14:textId="77777777" w:rsidR="00173932" w:rsidRPr="00752287" w:rsidRDefault="00173932" w:rsidP="007F5937">
            <w:pPr>
              <w:jc w:val="center"/>
              <w:rPr>
                <w:ins w:id="664" w:author="FERNANDA GASPARI" w:date="2021-10-29T10:32:00Z"/>
                <w:rFonts w:ascii="Arial" w:hAnsi="Arial" w:cs="Arial"/>
                <w:color w:val="000000"/>
                <w:sz w:val="18"/>
                <w:szCs w:val="18"/>
                <w:lang w:val="es-CO" w:eastAsia="es-CO"/>
              </w:rPr>
            </w:pPr>
            <w:ins w:id="665" w:author="FERNANDA GASPARI" w:date="2021-10-29T10:32:00Z">
              <w:r w:rsidRPr="00752287">
                <w:rPr>
                  <w:rFonts w:ascii="Arial" w:hAnsi="Arial" w:cs="Arial"/>
                  <w:color w:val="000000"/>
                  <w:sz w:val="18"/>
                  <w:szCs w:val="18"/>
                  <w:lang w:eastAsia="es-CO"/>
                </w:rPr>
                <w:t>153</w:t>
              </w:r>
            </w:ins>
          </w:p>
        </w:tc>
        <w:tc>
          <w:tcPr>
            <w:tcW w:w="441" w:type="dxa"/>
            <w:tcBorders>
              <w:top w:val="nil"/>
              <w:left w:val="nil"/>
              <w:bottom w:val="nil"/>
              <w:right w:val="nil"/>
            </w:tcBorders>
            <w:shd w:val="clear" w:color="auto" w:fill="auto"/>
            <w:vAlign w:val="center"/>
            <w:hideMark/>
          </w:tcPr>
          <w:p w14:paraId="6C5B0269" w14:textId="77777777" w:rsidR="00173932" w:rsidRPr="00752287" w:rsidRDefault="00173932" w:rsidP="007F5937">
            <w:pPr>
              <w:jc w:val="center"/>
              <w:rPr>
                <w:ins w:id="666" w:author="FERNANDA GASPARI" w:date="2021-10-29T10:32:00Z"/>
                <w:rFonts w:ascii="Arial" w:hAnsi="Arial" w:cs="Arial"/>
                <w:color w:val="000000"/>
                <w:sz w:val="18"/>
                <w:szCs w:val="18"/>
                <w:lang w:val="es-CO" w:eastAsia="es-CO"/>
              </w:rPr>
            </w:pPr>
            <w:ins w:id="667"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vAlign w:val="center"/>
            <w:hideMark/>
          </w:tcPr>
          <w:p w14:paraId="7A7866D5" w14:textId="77777777" w:rsidR="00173932" w:rsidRPr="00752287" w:rsidRDefault="00173932" w:rsidP="007F5937">
            <w:pPr>
              <w:jc w:val="center"/>
              <w:rPr>
                <w:ins w:id="668" w:author="FERNANDA GASPARI" w:date="2021-10-29T10:32:00Z"/>
                <w:rFonts w:ascii="Arial" w:hAnsi="Arial" w:cs="Arial"/>
                <w:color w:val="000000"/>
                <w:sz w:val="18"/>
                <w:szCs w:val="18"/>
                <w:lang w:val="es-CO" w:eastAsia="es-CO"/>
              </w:rPr>
            </w:pPr>
            <w:ins w:id="669"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vAlign w:val="center"/>
            <w:hideMark/>
          </w:tcPr>
          <w:p w14:paraId="780E00C5" w14:textId="77777777" w:rsidR="00173932" w:rsidRPr="00752287" w:rsidRDefault="00173932" w:rsidP="007F5937">
            <w:pPr>
              <w:jc w:val="center"/>
              <w:rPr>
                <w:ins w:id="670" w:author="FERNANDA GASPARI" w:date="2021-10-29T10:32:00Z"/>
                <w:rFonts w:ascii="Arial" w:hAnsi="Arial" w:cs="Arial"/>
                <w:color w:val="000000"/>
                <w:sz w:val="18"/>
                <w:szCs w:val="18"/>
                <w:lang w:val="es-CO" w:eastAsia="es-CO"/>
              </w:rPr>
            </w:pPr>
            <w:ins w:id="671"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4C408E76" w14:textId="77777777" w:rsidR="00173932" w:rsidRPr="00752287" w:rsidRDefault="00173932" w:rsidP="007F5937">
            <w:pPr>
              <w:jc w:val="center"/>
              <w:rPr>
                <w:ins w:id="672" w:author="FERNANDA GASPARI" w:date="2021-10-29T10:32:00Z"/>
                <w:rFonts w:ascii="Arial" w:hAnsi="Arial" w:cs="Arial"/>
                <w:color w:val="000000"/>
                <w:sz w:val="18"/>
                <w:szCs w:val="18"/>
                <w:lang w:val="es-CO" w:eastAsia="es-CO"/>
              </w:rPr>
            </w:pPr>
            <w:ins w:id="673" w:author="FERNANDA GASPARI" w:date="2021-10-29T10:32:00Z">
              <w:r w:rsidRPr="00752287">
                <w:rPr>
                  <w:rFonts w:ascii="Arial" w:hAnsi="Arial" w:cs="Arial"/>
                  <w:color w:val="000000"/>
                  <w:sz w:val="18"/>
                  <w:szCs w:val="18"/>
                  <w:lang w:eastAsia="es-CO"/>
                </w:rPr>
                <w:t>154</w:t>
              </w:r>
            </w:ins>
          </w:p>
        </w:tc>
        <w:tc>
          <w:tcPr>
            <w:tcW w:w="441" w:type="dxa"/>
            <w:tcBorders>
              <w:top w:val="nil"/>
              <w:left w:val="nil"/>
              <w:bottom w:val="nil"/>
              <w:right w:val="nil"/>
            </w:tcBorders>
            <w:shd w:val="clear" w:color="auto" w:fill="auto"/>
            <w:vAlign w:val="center"/>
            <w:hideMark/>
          </w:tcPr>
          <w:p w14:paraId="63A6194F" w14:textId="77777777" w:rsidR="00173932" w:rsidRPr="00752287" w:rsidRDefault="00173932" w:rsidP="007F5937">
            <w:pPr>
              <w:jc w:val="center"/>
              <w:rPr>
                <w:ins w:id="674" w:author="FERNANDA GASPARI" w:date="2021-10-29T10:32:00Z"/>
                <w:rFonts w:ascii="Arial" w:hAnsi="Arial" w:cs="Arial"/>
                <w:color w:val="000000"/>
                <w:sz w:val="18"/>
                <w:szCs w:val="18"/>
                <w:lang w:val="es-CO" w:eastAsia="es-CO"/>
              </w:rPr>
            </w:pPr>
            <w:ins w:id="675"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vAlign w:val="center"/>
            <w:hideMark/>
          </w:tcPr>
          <w:p w14:paraId="7625E0BC" w14:textId="77777777" w:rsidR="00173932" w:rsidRPr="00752287" w:rsidRDefault="00173932" w:rsidP="007F5937">
            <w:pPr>
              <w:jc w:val="center"/>
              <w:rPr>
                <w:ins w:id="676" w:author="FERNANDA GASPARI" w:date="2021-10-29T10:32:00Z"/>
                <w:rFonts w:ascii="Arial" w:hAnsi="Arial" w:cs="Arial"/>
                <w:color w:val="000000"/>
                <w:sz w:val="18"/>
                <w:szCs w:val="18"/>
                <w:lang w:val="es-CO" w:eastAsia="es-CO"/>
              </w:rPr>
            </w:pPr>
            <w:ins w:id="677"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262B81DC" w14:textId="77777777" w:rsidR="00173932" w:rsidRPr="00752287" w:rsidRDefault="00173932" w:rsidP="007F5937">
            <w:pPr>
              <w:jc w:val="center"/>
              <w:rPr>
                <w:ins w:id="678" w:author="FERNANDA GASPARI" w:date="2021-10-29T10:32:00Z"/>
                <w:rFonts w:ascii="Arial" w:hAnsi="Arial" w:cs="Arial"/>
                <w:color w:val="000000"/>
                <w:sz w:val="18"/>
                <w:szCs w:val="18"/>
                <w:lang w:val="es-CO" w:eastAsia="es-CO"/>
              </w:rPr>
            </w:pPr>
            <w:ins w:id="679" w:author="FERNANDA GASPARI" w:date="2021-10-29T10:32:00Z">
              <w:r w:rsidRPr="00752287">
                <w:rPr>
                  <w:rFonts w:ascii="Arial" w:hAnsi="Arial" w:cs="Arial"/>
                  <w:color w:val="000000"/>
                  <w:sz w:val="18"/>
                  <w:szCs w:val="18"/>
                  <w:lang w:eastAsia="es-AR"/>
                </w:rPr>
                <w:t>93</w:t>
              </w:r>
            </w:ins>
          </w:p>
        </w:tc>
      </w:tr>
      <w:tr w:rsidR="00173932" w:rsidRPr="00752287" w14:paraId="7A0216DB" w14:textId="77777777" w:rsidTr="007F5937">
        <w:trPr>
          <w:trHeight w:val="168"/>
          <w:tblHeader/>
          <w:jc w:val="center"/>
          <w:ins w:id="680"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D3480C6" w14:textId="77777777" w:rsidR="00173932" w:rsidRPr="00752287" w:rsidRDefault="00173932" w:rsidP="007F5937">
            <w:pPr>
              <w:jc w:val="center"/>
              <w:rPr>
                <w:ins w:id="681" w:author="FERNANDA GASPARI" w:date="2021-10-29T10:32:00Z"/>
                <w:rFonts w:ascii="Arial" w:hAnsi="Arial" w:cs="Arial"/>
                <w:color w:val="000000"/>
                <w:sz w:val="18"/>
                <w:szCs w:val="18"/>
                <w:lang w:val="es-CO" w:eastAsia="es-CO"/>
              </w:rPr>
            </w:pPr>
            <w:ins w:id="682" w:author="FERNANDA GASPARI" w:date="2021-10-29T10:32:00Z">
              <w:r w:rsidRPr="00752287">
                <w:rPr>
                  <w:rFonts w:ascii="Arial" w:hAnsi="Arial" w:cs="Arial"/>
                  <w:color w:val="000000"/>
                  <w:sz w:val="18"/>
                  <w:szCs w:val="18"/>
                  <w:lang w:eastAsia="es-CO"/>
                </w:rPr>
                <w:t>161</w:t>
              </w:r>
            </w:ins>
          </w:p>
        </w:tc>
        <w:tc>
          <w:tcPr>
            <w:tcW w:w="441" w:type="dxa"/>
            <w:tcBorders>
              <w:top w:val="nil"/>
              <w:left w:val="nil"/>
              <w:bottom w:val="nil"/>
              <w:right w:val="nil"/>
            </w:tcBorders>
            <w:shd w:val="clear" w:color="auto" w:fill="auto"/>
            <w:vAlign w:val="center"/>
            <w:hideMark/>
          </w:tcPr>
          <w:p w14:paraId="023CE734" w14:textId="77777777" w:rsidR="00173932" w:rsidRPr="00752287" w:rsidRDefault="00173932" w:rsidP="007F5937">
            <w:pPr>
              <w:jc w:val="center"/>
              <w:rPr>
                <w:ins w:id="683" w:author="FERNANDA GASPARI" w:date="2021-10-29T10:32:00Z"/>
                <w:rFonts w:ascii="Arial" w:hAnsi="Arial" w:cs="Arial"/>
                <w:color w:val="000000"/>
                <w:sz w:val="18"/>
                <w:szCs w:val="18"/>
                <w:lang w:val="es-CO" w:eastAsia="es-CO"/>
              </w:rPr>
            </w:pPr>
            <w:ins w:id="684" w:author="FERNANDA GASPARI" w:date="2021-10-29T10:32:00Z">
              <w:r w:rsidRPr="00752287">
                <w:rPr>
                  <w:rFonts w:ascii="Arial" w:hAnsi="Arial" w:cs="Arial"/>
                  <w:color w:val="000000"/>
                  <w:sz w:val="18"/>
                  <w:szCs w:val="18"/>
                  <w:lang w:eastAsia="es-AR"/>
                </w:rPr>
                <w:t>43</w:t>
              </w:r>
            </w:ins>
          </w:p>
        </w:tc>
        <w:tc>
          <w:tcPr>
            <w:tcW w:w="441" w:type="dxa"/>
            <w:tcBorders>
              <w:top w:val="nil"/>
              <w:left w:val="nil"/>
              <w:bottom w:val="nil"/>
              <w:right w:val="nil"/>
            </w:tcBorders>
            <w:shd w:val="clear" w:color="auto" w:fill="auto"/>
            <w:vAlign w:val="center"/>
            <w:hideMark/>
          </w:tcPr>
          <w:p w14:paraId="757E5D00" w14:textId="77777777" w:rsidR="00173932" w:rsidRPr="00752287" w:rsidRDefault="00173932" w:rsidP="007F5937">
            <w:pPr>
              <w:jc w:val="center"/>
              <w:rPr>
                <w:ins w:id="685" w:author="FERNANDA GASPARI" w:date="2021-10-29T10:32:00Z"/>
                <w:rFonts w:ascii="Arial" w:hAnsi="Arial" w:cs="Arial"/>
                <w:color w:val="000000"/>
                <w:sz w:val="18"/>
                <w:szCs w:val="18"/>
                <w:lang w:val="es-CO" w:eastAsia="es-CO"/>
              </w:rPr>
            </w:pPr>
            <w:ins w:id="686"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single" w:sz="8" w:space="0" w:color="auto"/>
            </w:tcBorders>
            <w:shd w:val="clear" w:color="auto" w:fill="auto"/>
            <w:vAlign w:val="center"/>
            <w:hideMark/>
          </w:tcPr>
          <w:p w14:paraId="0BC2C22A" w14:textId="77777777" w:rsidR="00173932" w:rsidRPr="00752287" w:rsidRDefault="00173932" w:rsidP="007F5937">
            <w:pPr>
              <w:jc w:val="center"/>
              <w:rPr>
                <w:ins w:id="687" w:author="FERNANDA GASPARI" w:date="2021-10-29T10:32:00Z"/>
                <w:rFonts w:ascii="Arial" w:hAnsi="Arial" w:cs="Arial"/>
                <w:color w:val="000000"/>
                <w:sz w:val="18"/>
                <w:szCs w:val="18"/>
                <w:lang w:val="es-CO" w:eastAsia="es-CO"/>
              </w:rPr>
            </w:pPr>
            <w:ins w:id="688" w:author="FERNANDA GASPARI" w:date="2021-10-29T10:32:00Z">
              <w:r w:rsidRPr="00752287">
                <w:rPr>
                  <w:rFonts w:ascii="Arial" w:hAnsi="Arial" w:cs="Arial"/>
                  <w:color w:val="000000"/>
                  <w:sz w:val="18"/>
                  <w:szCs w:val="18"/>
                  <w:lang w:eastAsia="es-AR"/>
                </w:rPr>
                <w:t>80</w:t>
              </w:r>
            </w:ins>
          </w:p>
        </w:tc>
        <w:tc>
          <w:tcPr>
            <w:tcW w:w="580" w:type="dxa"/>
            <w:tcBorders>
              <w:top w:val="nil"/>
              <w:left w:val="nil"/>
              <w:bottom w:val="nil"/>
              <w:right w:val="nil"/>
            </w:tcBorders>
            <w:shd w:val="clear" w:color="000000" w:fill="D9D9D9"/>
            <w:noWrap/>
            <w:vAlign w:val="center"/>
            <w:hideMark/>
          </w:tcPr>
          <w:p w14:paraId="499F84B9" w14:textId="77777777" w:rsidR="00173932" w:rsidRPr="00752287" w:rsidRDefault="00173932" w:rsidP="007F5937">
            <w:pPr>
              <w:jc w:val="center"/>
              <w:rPr>
                <w:ins w:id="689" w:author="FERNANDA GASPARI" w:date="2021-10-29T10:32:00Z"/>
                <w:rFonts w:ascii="Arial" w:hAnsi="Arial" w:cs="Arial"/>
                <w:color w:val="000000"/>
                <w:sz w:val="18"/>
                <w:szCs w:val="18"/>
                <w:lang w:val="es-CO" w:eastAsia="es-CO"/>
              </w:rPr>
            </w:pPr>
            <w:ins w:id="690" w:author="FERNANDA GASPARI" w:date="2021-10-29T10:32:00Z">
              <w:r w:rsidRPr="00752287">
                <w:rPr>
                  <w:rFonts w:ascii="Arial" w:hAnsi="Arial" w:cs="Arial"/>
                  <w:color w:val="000000"/>
                  <w:sz w:val="18"/>
                  <w:szCs w:val="18"/>
                  <w:lang w:eastAsia="es-AR"/>
                </w:rPr>
                <w:t>162</w:t>
              </w:r>
            </w:ins>
          </w:p>
        </w:tc>
        <w:tc>
          <w:tcPr>
            <w:tcW w:w="441" w:type="dxa"/>
            <w:tcBorders>
              <w:top w:val="nil"/>
              <w:left w:val="nil"/>
              <w:bottom w:val="nil"/>
              <w:right w:val="nil"/>
            </w:tcBorders>
            <w:shd w:val="clear" w:color="auto" w:fill="auto"/>
            <w:vAlign w:val="center"/>
            <w:hideMark/>
          </w:tcPr>
          <w:p w14:paraId="07B38148" w14:textId="77777777" w:rsidR="00173932" w:rsidRPr="00752287" w:rsidRDefault="00173932" w:rsidP="007F5937">
            <w:pPr>
              <w:jc w:val="center"/>
              <w:rPr>
                <w:ins w:id="691" w:author="FERNANDA GASPARI" w:date="2021-10-29T10:32:00Z"/>
                <w:rFonts w:ascii="Arial" w:hAnsi="Arial" w:cs="Arial"/>
                <w:color w:val="000000"/>
                <w:sz w:val="18"/>
                <w:szCs w:val="18"/>
                <w:lang w:val="es-CO" w:eastAsia="es-CO"/>
              </w:rPr>
            </w:pPr>
            <w:ins w:id="692"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vAlign w:val="center"/>
            <w:hideMark/>
          </w:tcPr>
          <w:p w14:paraId="0C7352FE" w14:textId="77777777" w:rsidR="00173932" w:rsidRPr="00752287" w:rsidRDefault="00173932" w:rsidP="007F5937">
            <w:pPr>
              <w:jc w:val="center"/>
              <w:rPr>
                <w:ins w:id="693" w:author="FERNANDA GASPARI" w:date="2021-10-29T10:32:00Z"/>
                <w:rFonts w:ascii="Arial" w:hAnsi="Arial" w:cs="Arial"/>
                <w:color w:val="000000"/>
                <w:sz w:val="18"/>
                <w:szCs w:val="18"/>
                <w:lang w:val="es-CO" w:eastAsia="es-CO"/>
              </w:rPr>
            </w:pPr>
            <w:ins w:id="694"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3F4397B7" w14:textId="77777777" w:rsidR="00173932" w:rsidRPr="00752287" w:rsidRDefault="00173932" w:rsidP="007F5937">
            <w:pPr>
              <w:jc w:val="center"/>
              <w:rPr>
                <w:ins w:id="695" w:author="FERNANDA GASPARI" w:date="2021-10-29T10:32:00Z"/>
                <w:rFonts w:ascii="Arial" w:hAnsi="Arial" w:cs="Arial"/>
                <w:color w:val="000000"/>
                <w:sz w:val="18"/>
                <w:szCs w:val="18"/>
                <w:lang w:val="es-CO" w:eastAsia="es-CO"/>
              </w:rPr>
            </w:pPr>
            <w:ins w:id="696"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1F201F39" w14:textId="77777777" w:rsidR="00173932" w:rsidRPr="00752287" w:rsidRDefault="00173932" w:rsidP="007F5937">
            <w:pPr>
              <w:jc w:val="center"/>
              <w:rPr>
                <w:ins w:id="697" w:author="FERNANDA GASPARI" w:date="2021-10-29T10:32:00Z"/>
                <w:rFonts w:ascii="Arial" w:hAnsi="Arial" w:cs="Arial"/>
                <w:color w:val="000000"/>
                <w:sz w:val="18"/>
                <w:szCs w:val="18"/>
                <w:lang w:val="es-CO" w:eastAsia="es-CO"/>
              </w:rPr>
            </w:pPr>
            <w:ins w:id="698" w:author="FERNANDA GASPARI" w:date="2021-10-29T10:32:00Z">
              <w:r w:rsidRPr="00752287">
                <w:rPr>
                  <w:rFonts w:ascii="Arial" w:hAnsi="Arial" w:cs="Arial"/>
                  <w:color w:val="000000"/>
                  <w:sz w:val="18"/>
                  <w:szCs w:val="18"/>
                  <w:lang w:eastAsia="es-CO"/>
                </w:rPr>
                <w:t>163</w:t>
              </w:r>
            </w:ins>
          </w:p>
        </w:tc>
        <w:tc>
          <w:tcPr>
            <w:tcW w:w="441" w:type="dxa"/>
            <w:tcBorders>
              <w:top w:val="nil"/>
              <w:left w:val="nil"/>
              <w:bottom w:val="nil"/>
              <w:right w:val="nil"/>
            </w:tcBorders>
            <w:shd w:val="clear" w:color="auto" w:fill="auto"/>
            <w:vAlign w:val="center"/>
            <w:hideMark/>
          </w:tcPr>
          <w:p w14:paraId="2E5A9C15" w14:textId="77777777" w:rsidR="00173932" w:rsidRPr="00752287" w:rsidRDefault="00173932" w:rsidP="007F5937">
            <w:pPr>
              <w:jc w:val="center"/>
              <w:rPr>
                <w:ins w:id="699" w:author="FERNANDA GASPARI" w:date="2021-10-29T10:32:00Z"/>
                <w:rFonts w:ascii="Arial" w:hAnsi="Arial" w:cs="Arial"/>
                <w:color w:val="000000"/>
                <w:sz w:val="18"/>
                <w:szCs w:val="18"/>
                <w:lang w:val="es-CO" w:eastAsia="es-CO"/>
              </w:rPr>
            </w:pPr>
            <w:ins w:id="700"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6522AB51" w14:textId="77777777" w:rsidR="00173932" w:rsidRPr="00752287" w:rsidRDefault="00173932" w:rsidP="007F5937">
            <w:pPr>
              <w:jc w:val="center"/>
              <w:rPr>
                <w:ins w:id="701" w:author="FERNANDA GASPARI" w:date="2021-10-29T10:32:00Z"/>
                <w:rFonts w:ascii="Arial" w:hAnsi="Arial" w:cs="Arial"/>
                <w:color w:val="000000"/>
                <w:sz w:val="18"/>
                <w:szCs w:val="18"/>
                <w:lang w:val="es-CO" w:eastAsia="es-CO"/>
              </w:rPr>
            </w:pPr>
            <w:ins w:id="702"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7E132C85" w14:textId="77777777" w:rsidR="00173932" w:rsidRPr="00752287" w:rsidRDefault="00173932" w:rsidP="007F5937">
            <w:pPr>
              <w:jc w:val="center"/>
              <w:rPr>
                <w:ins w:id="703" w:author="FERNANDA GASPARI" w:date="2021-10-29T10:32:00Z"/>
                <w:rFonts w:ascii="Arial" w:hAnsi="Arial" w:cs="Arial"/>
                <w:color w:val="000000"/>
                <w:sz w:val="18"/>
                <w:szCs w:val="18"/>
                <w:lang w:val="es-CO" w:eastAsia="es-CO"/>
              </w:rPr>
            </w:pPr>
            <w:ins w:id="704" w:author="FERNANDA GASPARI" w:date="2021-10-29T10:32:00Z">
              <w:r w:rsidRPr="00752287">
                <w:rPr>
                  <w:rFonts w:ascii="Arial" w:hAnsi="Arial" w:cs="Arial"/>
                  <w:color w:val="000000"/>
                  <w:sz w:val="18"/>
                  <w:szCs w:val="18"/>
                  <w:lang w:eastAsia="es-AR"/>
                </w:rPr>
                <w:t>92</w:t>
              </w:r>
            </w:ins>
          </w:p>
        </w:tc>
        <w:tc>
          <w:tcPr>
            <w:tcW w:w="580" w:type="dxa"/>
            <w:tcBorders>
              <w:top w:val="nil"/>
              <w:left w:val="nil"/>
              <w:bottom w:val="nil"/>
              <w:right w:val="nil"/>
            </w:tcBorders>
            <w:shd w:val="clear" w:color="000000" w:fill="D9D9D9"/>
            <w:vAlign w:val="center"/>
            <w:hideMark/>
          </w:tcPr>
          <w:p w14:paraId="409FF250" w14:textId="77777777" w:rsidR="00173932" w:rsidRPr="00752287" w:rsidRDefault="00173932" w:rsidP="007F5937">
            <w:pPr>
              <w:jc w:val="center"/>
              <w:rPr>
                <w:ins w:id="705" w:author="FERNANDA GASPARI" w:date="2021-10-29T10:32:00Z"/>
                <w:rFonts w:ascii="Arial" w:hAnsi="Arial" w:cs="Arial"/>
                <w:color w:val="000000"/>
                <w:sz w:val="18"/>
                <w:szCs w:val="18"/>
                <w:lang w:val="es-CO" w:eastAsia="es-CO"/>
              </w:rPr>
            </w:pPr>
            <w:ins w:id="706" w:author="FERNANDA GASPARI" w:date="2021-10-29T10:32:00Z">
              <w:r w:rsidRPr="00752287">
                <w:rPr>
                  <w:rFonts w:ascii="Arial" w:hAnsi="Arial" w:cs="Arial"/>
                  <w:color w:val="000000"/>
                  <w:sz w:val="18"/>
                  <w:szCs w:val="18"/>
                  <w:lang w:eastAsia="es-CO"/>
                </w:rPr>
                <w:t>164</w:t>
              </w:r>
            </w:ins>
          </w:p>
        </w:tc>
        <w:tc>
          <w:tcPr>
            <w:tcW w:w="441" w:type="dxa"/>
            <w:tcBorders>
              <w:top w:val="nil"/>
              <w:left w:val="nil"/>
              <w:bottom w:val="nil"/>
              <w:right w:val="nil"/>
            </w:tcBorders>
            <w:shd w:val="clear" w:color="auto" w:fill="auto"/>
            <w:vAlign w:val="center"/>
            <w:hideMark/>
          </w:tcPr>
          <w:p w14:paraId="531FB49D" w14:textId="77777777" w:rsidR="00173932" w:rsidRPr="00752287" w:rsidRDefault="00173932" w:rsidP="007F5937">
            <w:pPr>
              <w:jc w:val="center"/>
              <w:rPr>
                <w:ins w:id="707" w:author="FERNANDA GASPARI" w:date="2021-10-29T10:32:00Z"/>
                <w:rFonts w:ascii="Arial" w:hAnsi="Arial" w:cs="Arial"/>
                <w:color w:val="000000"/>
                <w:sz w:val="18"/>
                <w:szCs w:val="18"/>
                <w:lang w:val="es-CO" w:eastAsia="es-CO"/>
              </w:rPr>
            </w:pPr>
            <w:ins w:id="708"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vAlign w:val="center"/>
            <w:hideMark/>
          </w:tcPr>
          <w:p w14:paraId="0260C4CE" w14:textId="77777777" w:rsidR="00173932" w:rsidRPr="00752287" w:rsidRDefault="00173932" w:rsidP="007F5937">
            <w:pPr>
              <w:jc w:val="center"/>
              <w:rPr>
                <w:ins w:id="709" w:author="FERNANDA GASPARI" w:date="2021-10-29T10:32:00Z"/>
                <w:rFonts w:ascii="Arial" w:hAnsi="Arial" w:cs="Arial"/>
                <w:color w:val="000000"/>
                <w:sz w:val="18"/>
                <w:szCs w:val="18"/>
                <w:lang w:val="es-CO" w:eastAsia="es-CO"/>
              </w:rPr>
            </w:pPr>
            <w:ins w:id="710"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556AB72D" w14:textId="77777777" w:rsidR="00173932" w:rsidRPr="00752287" w:rsidRDefault="00173932" w:rsidP="007F5937">
            <w:pPr>
              <w:jc w:val="center"/>
              <w:rPr>
                <w:ins w:id="711" w:author="FERNANDA GASPARI" w:date="2021-10-29T10:32:00Z"/>
                <w:rFonts w:ascii="Arial" w:hAnsi="Arial" w:cs="Arial"/>
                <w:color w:val="000000"/>
                <w:sz w:val="18"/>
                <w:szCs w:val="18"/>
                <w:lang w:val="es-CO" w:eastAsia="es-CO"/>
              </w:rPr>
            </w:pPr>
            <w:ins w:id="712" w:author="FERNANDA GASPARI" w:date="2021-10-29T10:32:00Z">
              <w:r w:rsidRPr="00752287">
                <w:rPr>
                  <w:rFonts w:ascii="Arial" w:hAnsi="Arial" w:cs="Arial"/>
                  <w:color w:val="000000"/>
                  <w:sz w:val="18"/>
                  <w:szCs w:val="18"/>
                  <w:lang w:eastAsia="es-AR"/>
                </w:rPr>
                <w:t>93</w:t>
              </w:r>
            </w:ins>
          </w:p>
        </w:tc>
      </w:tr>
      <w:tr w:rsidR="00173932" w:rsidRPr="00752287" w14:paraId="6D8B4EF3" w14:textId="77777777" w:rsidTr="007F5937">
        <w:trPr>
          <w:trHeight w:val="168"/>
          <w:tblHeader/>
          <w:jc w:val="center"/>
          <w:ins w:id="713"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D33DAC7" w14:textId="77777777" w:rsidR="00173932" w:rsidRPr="00752287" w:rsidRDefault="00173932" w:rsidP="007F5937">
            <w:pPr>
              <w:jc w:val="center"/>
              <w:rPr>
                <w:ins w:id="714" w:author="FERNANDA GASPARI" w:date="2021-10-29T10:32:00Z"/>
                <w:rFonts w:ascii="Arial" w:hAnsi="Arial" w:cs="Arial"/>
                <w:color w:val="000000"/>
                <w:sz w:val="18"/>
                <w:szCs w:val="18"/>
                <w:lang w:val="es-CO" w:eastAsia="es-CO"/>
              </w:rPr>
            </w:pPr>
            <w:ins w:id="715" w:author="FERNANDA GASPARI" w:date="2021-10-29T10:32:00Z">
              <w:r w:rsidRPr="00752287">
                <w:rPr>
                  <w:rFonts w:ascii="Arial" w:hAnsi="Arial" w:cs="Arial"/>
                  <w:color w:val="000000"/>
                  <w:sz w:val="18"/>
                  <w:szCs w:val="18"/>
                  <w:lang w:eastAsia="es-CO"/>
                </w:rPr>
                <w:t>171</w:t>
              </w:r>
            </w:ins>
          </w:p>
        </w:tc>
        <w:tc>
          <w:tcPr>
            <w:tcW w:w="441" w:type="dxa"/>
            <w:tcBorders>
              <w:top w:val="nil"/>
              <w:left w:val="nil"/>
              <w:bottom w:val="nil"/>
              <w:right w:val="nil"/>
            </w:tcBorders>
            <w:shd w:val="clear" w:color="auto" w:fill="auto"/>
            <w:vAlign w:val="center"/>
            <w:hideMark/>
          </w:tcPr>
          <w:p w14:paraId="095CCAA8" w14:textId="77777777" w:rsidR="00173932" w:rsidRPr="00752287" w:rsidRDefault="00173932" w:rsidP="007F5937">
            <w:pPr>
              <w:jc w:val="center"/>
              <w:rPr>
                <w:ins w:id="716" w:author="FERNANDA GASPARI" w:date="2021-10-29T10:32:00Z"/>
                <w:rFonts w:ascii="Arial" w:hAnsi="Arial" w:cs="Arial"/>
                <w:color w:val="000000"/>
                <w:sz w:val="18"/>
                <w:szCs w:val="18"/>
                <w:lang w:val="es-CO" w:eastAsia="es-CO"/>
              </w:rPr>
            </w:pPr>
            <w:ins w:id="717" w:author="FERNANDA GASPARI" w:date="2021-10-29T10:32:00Z">
              <w:r w:rsidRPr="00752287">
                <w:rPr>
                  <w:rFonts w:ascii="Arial" w:hAnsi="Arial" w:cs="Arial"/>
                  <w:color w:val="000000"/>
                  <w:sz w:val="18"/>
                  <w:szCs w:val="18"/>
                  <w:lang w:eastAsia="es-AR"/>
                </w:rPr>
                <w:t>34</w:t>
              </w:r>
            </w:ins>
          </w:p>
        </w:tc>
        <w:tc>
          <w:tcPr>
            <w:tcW w:w="441" w:type="dxa"/>
            <w:tcBorders>
              <w:top w:val="nil"/>
              <w:left w:val="nil"/>
              <w:bottom w:val="nil"/>
              <w:right w:val="nil"/>
            </w:tcBorders>
            <w:shd w:val="clear" w:color="auto" w:fill="auto"/>
            <w:vAlign w:val="center"/>
            <w:hideMark/>
          </w:tcPr>
          <w:p w14:paraId="47D731A6" w14:textId="77777777" w:rsidR="00173932" w:rsidRPr="00752287" w:rsidRDefault="00173932" w:rsidP="007F5937">
            <w:pPr>
              <w:jc w:val="center"/>
              <w:rPr>
                <w:ins w:id="718" w:author="FERNANDA GASPARI" w:date="2021-10-29T10:32:00Z"/>
                <w:rFonts w:ascii="Arial" w:hAnsi="Arial" w:cs="Arial"/>
                <w:color w:val="000000"/>
                <w:sz w:val="18"/>
                <w:szCs w:val="18"/>
                <w:lang w:val="es-CO" w:eastAsia="es-CO"/>
              </w:rPr>
            </w:pPr>
            <w:ins w:id="719" w:author="FERNANDA GASPARI" w:date="2021-10-29T10:32:00Z">
              <w:r w:rsidRPr="00752287">
                <w:rPr>
                  <w:rFonts w:ascii="Arial" w:hAnsi="Arial" w:cs="Arial"/>
                  <w:color w:val="000000"/>
                  <w:sz w:val="18"/>
                  <w:szCs w:val="18"/>
                  <w:lang w:eastAsia="es-AR"/>
                </w:rPr>
                <w:t>55</w:t>
              </w:r>
            </w:ins>
          </w:p>
        </w:tc>
        <w:tc>
          <w:tcPr>
            <w:tcW w:w="441" w:type="dxa"/>
            <w:tcBorders>
              <w:top w:val="nil"/>
              <w:left w:val="nil"/>
              <w:bottom w:val="nil"/>
              <w:right w:val="single" w:sz="8" w:space="0" w:color="auto"/>
            </w:tcBorders>
            <w:shd w:val="clear" w:color="auto" w:fill="auto"/>
            <w:vAlign w:val="center"/>
            <w:hideMark/>
          </w:tcPr>
          <w:p w14:paraId="25988400" w14:textId="77777777" w:rsidR="00173932" w:rsidRPr="00752287" w:rsidRDefault="00173932" w:rsidP="007F5937">
            <w:pPr>
              <w:jc w:val="center"/>
              <w:rPr>
                <w:ins w:id="720" w:author="FERNANDA GASPARI" w:date="2021-10-29T10:32:00Z"/>
                <w:rFonts w:ascii="Arial" w:hAnsi="Arial" w:cs="Arial"/>
                <w:color w:val="000000"/>
                <w:sz w:val="18"/>
                <w:szCs w:val="18"/>
                <w:lang w:val="es-CO" w:eastAsia="es-CO"/>
              </w:rPr>
            </w:pPr>
            <w:ins w:id="721" w:author="FERNANDA GASPARI" w:date="2021-10-29T10:32:00Z">
              <w:r w:rsidRPr="00752287">
                <w:rPr>
                  <w:rFonts w:ascii="Arial" w:hAnsi="Arial" w:cs="Arial"/>
                  <w:color w:val="000000"/>
                  <w:sz w:val="18"/>
                  <w:szCs w:val="18"/>
                  <w:lang w:eastAsia="es-AR"/>
                </w:rPr>
                <w:t>74</w:t>
              </w:r>
            </w:ins>
          </w:p>
        </w:tc>
        <w:tc>
          <w:tcPr>
            <w:tcW w:w="580" w:type="dxa"/>
            <w:tcBorders>
              <w:top w:val="nil"/>
              <w:left w:val="nil"/>
              <w:bottom w:val="nil"/>
              <w:right w:val="nil"/>
            </w:tcBorders>
            <w:shd w:val="clear" w:color="000000" w:fill="D9D9D9"/>
            <w:noWrap/>
            <w:vAlign w:val="center"/>
            <w:hideMark/>
          </w:tcPr>
          <w:p w14:paraId="670CAD8B" w14:textId="77777777" w:rsidR="00173932" w:rsidRPr="00752287" w:rsidRDefault="00173932" w:rsidP="007F5937">
            <w:pPr>
              <w:jc w:val="center"/>
              <w:rPr>
                <w:ins w:id="722" w:author="FERNANDA GASPARI" w:date="2021-10-29T10:32:00Z"/>
                <w:rFonts w:ascii="Arial" w:hAnsi="Arial" w:cs="Arial"/>
                <w:color w:val="000000"/>
                <w:sz w:val="18"/>
                <w:szCs w:val="18"/>
                <w:lang w:val="es-CO" w:eastAsia="es-CO"/>
              </w:rPr>
            </w:pPr>
            <w:ins w:id="723" w:author="FERNANDA GASPARI" w:date="2021-10-29T10:32:00Z">
              <w:r w:rsidRPr="00752287">
                <w:rPr>
                  <w:rFonts w:ascii="Arial" w:hAnsi="Arial" w:cs="Arial"/>
                  <w:color w:val="000000"/>
                  <w:sz w:val="18"/>
                  <w:szCs w:val="18"/>
                  <w:lang w:eastAsia="es-AR"/>
                </w:rPr>
                <w:t>172</w:t>
              </w:r>
            </w:ins>
          </w:p>
        </w:tc>
        <w:tc>
          <w:tcPr>
            <w:tcW w:w="441" w:type="dxa"/>
            <w:tcBorders>
              <w:top w:val="nil"/>
              <w:left w:val="nil"/>
              <w:bottom w:val="nil"/>
              <w:right w:val="nil"/>
            </w:tcBorders>
            <w:shd w:val="clear" w:color="auto" w:fill="auto"/>
            <w:vAlign w:val="center"/>
            <w:hideMark/>
          </w:tcPr>
          <w:p w14:paraId="6C6A9A84" w14:textId="77777777" w:rsidR="00173932" w:rsidRPr="00752287" w:rsidRDefault="00173932" w:rsidP="007F5937">
            <w:pPr>
              <w:jc w:val="center"/>
              <w:rPr>
                <w:ins w:id="724" w:author="FERNANDA GASPARI" w:date="2021-10-29T10:32:00Z"/>
                <w:rFonts w:ascii="Arial" w:hAnsi="Arial" w:cs="Arial"/>
                <w:color w:val="000000"/>
                <w:sz w:val="18"/>
                <w:szCs w:val="18"/>
                <w:lang w:val="es-CO" w:eastAsia="es-CO"/>
              </w:rPr>
            </w:pPr>
            <w:ins w:id="725" w:author="FERNANDA GASPARI" w:date="2021-10-29T10:32:00Z">
              <w:r w:rsidRPr="00752287">
                <w:rPr>
                  <w:rFonts w:ascii="Arial" w:hAnsi="Arial" w:cs="Arial"/>
                  <w:color w:val="000000"/>
                  <w:sz w:val="18"/>
                  <w:szCs w:val="18"/>
                  <w:lang w:eastAsia="es-AR"/>
                </w:rPr>
                <w:t>48</w:t>
              </w:r>
            </w:ins>
          </w:p>
        </w:tc>
        <w:tc>
          <w:tcPr>
            <w:tcW w:w="441" w:type="dxa"/>
            <w:tcBorders>
              <w:top w:val="nil"/>
              <w:left w:val="nil"/>
              <w:bottom w:val="nil"/>
              <w:right w:val="nil"/>
            </w:tcBorders>
            <w:shd w:val="clear" w:color="auto" w:fill="auto"/>
            <w:vAlign w:val="center"/>
            <w:hideMark/>
          </w:tcPr>
          <w:p w14:paraId="50B69ECE" w14:textId="77777777" w:rsidR="00173932" w:rsidRPr="00752287" w:rsidRDefault="00173932" w:rsidP="007F5937">
            <w:pPr>
              <w:jc w:val="center"/>
              <w:rPr>
                <w:ins w:id="726" w:author="FERNANDA GASPARI" w:date="2021-10-29T10:32:00Z"/>
                <w:rFonts w:ascii="Arial" w:hAnsi="Arial" w:cs="Arial"/>
                <w:color w:val="000000"/>
                <w:sz w:val="18"/>
                <w:szCs w:val="18"/>
                <w:lang w:val="es-CO" w:eastAsia="es-CO"/>
              </w:rPr>
            </w:pPr>
            <w:ins w:id="727"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single" w:sz="8" w:space="0" w:color="auto"/>
            </w:tcBorders>
            <w:shd w:val="clear" w:color="auto" w:fill="auto"/>
            <w:vAlign w:val="center"/>
            <w:hideMark/>
          </w:tcPr>
          <w:p w14:paraId="08F73190" w14:textId="77777777" w:rsidR="00173932" w:rsidRPr="00752287" w:rsidRDefault="00173932" w:rsidP="007F5937">
            <w:pPr>
              <w:jc w:val="center"/>
              <w:rPr>
                <w:ins w:id="728" w:author="FERNANDA GASPARI" w:date="2021-10-29T10:32:00Z"/>
                <w:rFonts w:ascii="Arial" w:hAnsi="Arial" w:cs="Arial"/>
                <w:color w:val="000000"/>
                <w:sz w:val="18"/>
                <w:szCs w:val="18"/>
                <w:lang w:val="es-CO" w:eastAsia="es-CO"/>
              </w:rPr>
            </w:pPr>
            <w:ins w:id="729"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0E3503EF" w14:textId="77777777" w:rsidR="00173932" w:rsidRPr="00752287" w:rsidRDefault="00173932" w:rsidP="007F5937">
            <w:pPr>
              <w:jc w:val="center"/>
              <w:rPr>
                <w:ins w:id="730" w:author="FERNANDA GASPARI" w:date="2021-10-29T10:32:00Z"/>
                <w:rFonts w:ascii="Arial" w:hAnsi="Arial" w:cs="Arial"/>
                <w:color w:val="000000"/>
                <w:sz w:val="18"/>
                <w:szCs w:val="18"/>
                <w:lang w:val="es-CO" w:eastAsia="es-CO"/>
              </w:rPr>
            </w:pPr>
            <w:ins w:id="731" w:author="FERNANDA GASPARI" w:date="2021-10-29T10:32:00Z">
              <w:r w:rsidRPr="00752287">
                <w:rPr>
                  <w:rFonts w:ascii="Arial" w:hAnsi="Arial" w:cs="Arial"/>
                  <w:color w:val="000000"/>
                  <w:sz w:val="18"/>
                  <w:szCs w:val="18"/>
                  <w:lang w:eastAsia="es-CO"/>
                </w:rPr>
                <w:t>173</w:t>
              </w:r>
            </w:ins>
          </w:p>
        </w:tc>
        <w:tc>
          <w:tcPr>
            <w:tcW w:w="441" w:type="dxa"/>
            <w:tcBorders>
              <w:top w:val="nil"/>
              <w:left w:val="nil"/>
              <w:bottom w:val="nil"/>
              <w:right w:val="nil"/>
            </w:tcBorders>
            <w:shd w:val="clear" w:color="auto" w:fill="auto"/>
            <w:vAlign w:val="center"/>
            <w:hideMark/>
          </w:tcPr>
          <w:p w14:paraId="22E49828" w14:textId="77777777" w:rsidR="00173932" w:rsidRPr="00752287" w:rsidRDefault="00173932" w:rsidP="007F5937">
            <w:pPr>
              <w:jc w:val="center"/>
              <w:rPr>
                <w:ins w:id="732" w:author="FERNANDA GASPARI" w:date="2021-10-29T10:32:00Z"/>
                <w:rFonts w:ascii="Arial" w:hAnsi="Arial" w:cs="Arial"/>
                <w:color w:val="000000"/>
                <w:sz w:val="18"/>
                <w:szCs w:val="18"/>
                <w:lang w:val="es-CO" w:eastAsia="es-CO"/>
              </w:rPr>
            </w:pPr>
            <w:ins w:id="733"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vAlign w:val="center"/>
            <w:hideMark/>
          </w:tcPr>
          <w:p w14:paraId="36ADF014" w14:textId="77777777" w:rsidR="00173932" w:rsidRPr="00752287" w:rsidRDefault="00173932" w:rsidP="007F5937">
            <w:pPr>
              <w:jc w:val="center"/>
              <w:rPr>
                <w:ins w:id="734" w:author="FERNANDA GASPARI" w:date="2021-10-29T10:32:00Z"/>
                <w:rFonts w:ascii="Arial" w:hAnsi="Arial" w:cs="Arial"/>
                <w:color w:val="000000"/>
                <w:sz w:val="18"/>
                <w:szCs w:val="18"/>
                <w:lang w:val="es-CO" w:eastAsia="es-CO"/>
              </w:rPr>
            </w:pPr>
            <w:ins w:id="735"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49DFF5EC" w14:textId="77777777" w:rsidR="00173932" w:rsidRPr="00752287" w:rsidRDefault="00173932" w:rsidP="007F5937">
            <w:pPr>
              <w:jc w:val="center"/>
              <w:rPr>
                <w:ins w:id="736" w:author="FERNANDA GASPARI" w:date="2021-10-29T10:32:00Z"/>
                <w:rFonts w:ascii="Arial" w:hAnsi="Arial" w:cs="Arial"/>
                <w:color w:val="000000"/>
                <w:sz w:val="18"/>
                <w:szCs w:val="18"/>
                <w:lang w:val="es-CO" w:eastAsia="es-CO"/>
              </w:rPr>
            </w:pPr>
            <w:ins w:id="737"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2FEA4397" w14:textId="77777777" w:rsidR="00173932" w:rsidRPr="00752287" w:rsidRDefault="00173932" w:rsidP="007F5937">
            <w:pPr>
              <w:jc w:val="center"/>
              <w:rPr>
                <w:ins w:id="738" w:author="FERNANDA GASPARI" w:date="2021-10-29T10:32:00Z"/>
                <w:rFonts w:ascii="Arial" w:hAnsi="Arial" w:cs="Arial"/>
                <w:color w:val="000000"/>
                <w:sz w:val="18"/>
                <w:szCs w:val="18"/>
                <w:lang w:val="es-CO" w:eastAsia="es-CO"/>
              </w:rPr>
            </w:pPr>
            <w:ins w:id="739" w:author="FERNANDA GASPARI" w:date="2021-10-29T10:32:00Z">
              <w:r w:rsidRPr="00752287">
                <w:rPr>
                  <w:rFonts w:ascii="Arial" w:hAnsi="Arial" w:cs="Arial"/>
                  <w:color w:val="000000"/>
                  <w:sz w:val="18"/>
                  <w:szCs w:val="18"/>
                  <w:lang w:eastAsia="es-CO"/>
                </w:rPr>
                <w:t>174</w:t>
              </w:r>
            </w:ins>
          </w:p>
        </w:tc>
        <w:tc>
          <w:tcPr>
            <w:tcW w:w="441" w:type="dxa"/>
            <w:tcBorders>
              <w:top w:val="nil"/>
              <w:left w:val="nil"/>
              <w:bottom w:val="nil"/>
              <w:right w:val="nil"/>
            </w:tcBorders>
            <w:shd w:val="clear" w:color="auto" w:fill="auto"/>
            <w:vAlign w:val="center"/>
            <w:hideMark/>
          </w:tcPr>
          <w:p w14:paraId="492FBE10" w14:textId="77777777" w:rsidR="00173932" w:rsidRPr="00752287" w:rsidRDefault="00173932" w:rsidP="007F5937">
            <w:pPr>
              <w:jc w:val="center"/>
              <w:rPr>
                <w:ins w:id="740" w:author="FERNANDA GASPARI" w:date="2021-10-29T10:32:00Z"/>
                <w:rFonts w:ascii="Arial" w:hAnsi="Arial" w:cs="Arial"/>
                <w:color w:val="000000"/>
                <w:sz w:val="18"/>
                <w:szCs w:val="18"/>
                <w:lang w:val="es-CO" w:eastAsia="es-CO"/>
              </w:rPr>
            </w:pPr>
            <w:ins w:id="741"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479B4D38" w14:textId="77777777" w:rsidR="00173932" w:rsidRPr="00752287" w:rsidRDefault="00173932" w:rsidP="007F5937">
            <w:pPr>
              <w:jc w:val="center"/>
              <w:rPr>
                <w:ins w:id="742" w:author="FERNANDA GASPARI" w:date="2021-10-29T10:32:00Z"/>
                <w:rFonts w:ascii="Arial" w:hAnsi="Arial" w:cs="Arial"/>
                <w:color w:val="000000"/>
                <w:sz w:val="18"/>
                <w:szCs w:val="18"/>
                <w:lang w:val="es-CO" w:eastAsia="es-CO"/>
              </w:rPr>
            </w:pPr>
            <w:ins w:id="743"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2BEE3C48" w14:textId="77777777" w:rsidR="00173932" w:rsidRPr="00752287" w:rsidRDefault="00173932" w:rsidP="007F5937">
            <w:pPr>
              <w:jc w:val="center"/>
              <w:rPr>
                <w:ins w:id="744" w:author="FERNANDA GASPARI" w:date="2021-10-29T10:32:00Z"/>
                <w:rFonts w:ascii="Arial" w:hAnsi="Arial" w:cs="Arial"/>
                <w:color w:val="000000"/>
                <w:sz w:val="18"/>
                <w:szCs w:val="18"/>
                <w:lang w:val="es-CO" w:eastAsia="es-CO"/>
              </w:rPr>
            </w:pPr>
            <w:ins w:id="745" w:author="FERNANDA GASPARI" w:date="2021-10-29T10:32:00Z">
              <w:r w:rsidRPr="00752287">
                <w:rPr>
                  <w:rFonts w:ascii="Arial" w:hAnsi="Arial" w:cs="Arial"/>
                  <w:color w:val="000000"/>
                  <w:sz w:val="18"/>
                  <w:szCs w:val="18"/>
                  <w:lang w:eastAsia="es-AR"/>
                </w:rPr>
                <w:t>92</w:t>
              </w:r>
            </w:ins>
          </w:p>
        </w:tc>
      </w:tr>
      <w:tr w:rsidR="00173932" w:rsidRPr="00752287" w14:paraId="191100C1" w14:textId="77777777" w:rsidTr="007F5937">
        <w:trPr>
          <w:trHeight w:val="168"/>
          <w:tblHeader/>
          <w:jc w:val="center"/>
          <w:ins w:id="746"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460B458" w14:textId="77777777" w:rsidR="00173932" w:rsidRPr="00752287" w:rsidRDefault="00173932" w:rsidP="007F5937">
            <w:pPr>
              <w:jc w:val="center"/>
              <w:rPr>
                <w:ins w:id="747" w:author="FERNANDA GASPARI" w:date="2021-10-29T10:32:00Z"/>
                <w:rFonts w:ascii="Arial" w:hAnsi="Arial" w:cs="Arial"/>
                <w:color w:val="000000"/>
                <w:sz w:val="18"/>
                <w:szCs w:val="18"/>
                <w:lang w:val="es-CO" w:eastAsia="es-CO"/>
              </w:rPr>
            </w:pPr>
            <w:ins w:id="748" w:author="FERNANDA GASPARI" w:date="2021-10-29T10:32:00Z">
              <w:r w:rsidRPr="00752287">
                <w:rPr>
                  <w:rFonts w:ascii="Arial" w:hAnsi="Arial" w:cs="Arial"/>
                  <w:color w:val="000000"/>
                  <w:sz w:val="18"/>
                  <w:szCs w:val="18"/>
                  <w:lang w:eastAsia="es-CO"/>
                </w:rPr>
                <w:t>181</w:t>
              </w:r>
            </w:ins>
          </w:p>
        </w:tc>
        <w:tc>
          <w:tcPr>
            <w:tcW w:w="441" w:type="dxa"/>
            <w:tcBorders>
              <w:top w:val="nil"/>
              <w:left w:val="nil"/>
              <w:bottom w:val="nil"/>
              <w:right w:val="nil"/>
            </w:tcBorders>
            <w:shd w:val="clear" w:color="auto" w:fill="auto"/>
            <w:vAlign w:val="center"/>
            <w:hideMark/>
          </w:tcPr>
          <w:p w14:paraId="5CF35561" w14:textId="77777777" w:rsidR="00173932" w:rsidRPr="00752287" w:rsidRDefault="00173932" w:rsidP="007F5937">
            <w:pPr>
              <w:jc w:val="center"/>
              <w:rPr>
                <w:ins w:id="749" w:author="FERNANDA GASPARI" w:date="2021-10-29T10:32:00Z"/>
                <w:rFonts w:ascii="Arial" w:hAnsi="Arial" w:cs="Arial"/>
                <w:color w:val="000000"/>
                <w:sz w:val="18"/>
                <w:szCs w:val="18"/>
                <w:lang w:val="es-CO" w:eastAsia="es-CO"/>
              </w:rPr>
            </w:pPr>
            <w:ins w:id="750"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nil"/>
            </w:tcBorders>
            <w:shd w:val="clear" w:color="auto" w:fill="auto"/>
            <w:vAlign w:val="center"/>
            <w:hideMark/>
          </w:tcPr>
          <w:p w14:paraId="7E1F5A07" w14:textId="77777777" w:rsidR="00173932" w:rsidRPr="00752287" w:rsidRDefault="00173932" w:rsidP="007F5937">
            <w:pPr>
              <w:jc w:val="center"/>
              <w:rPr>
                <w:ins w:id="751" w:author="FERNANDA GASPARI" w:date="2021-10-29T10:32:00Z"/>
                <w:rFonts w:ascii="Arial" w:hAnsi="Arial" w:cs="Arial"/>
                <w:color w:val="000000"/>
                <w:sz w:val="18"/>
                <w:szCs w:val="18"/>
                <w:lang w:val="es-CO" w:eastAsia="es-CO"/>
              </w:rPr>
            </w:pPr>
            <w:ins w:id="752"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single" w:sz="8" w:space="0" w:color="auto"/>
            </w:tcBorders>
            <w:shd w:val="clear" w:color="auto" w:fill="auto"/>
            <w:vAlign w:val="center"/>
            <w:hideMark/>
          </w:tcPr>
          <w:p w14:paraId="13CDBF0C" w14:textId="77777777" w:rsidR="00173932" w:rsidRPr="00752287" w:rsidRDefault="00173932" w:rsidP="007F5937">
            <w:pPr>
              <w:jc w:val="center"/>
              <w:rPr>
                <w:ins w:id="753" w:author="FERNANDA GASPARI" w:date="2021-10-29T10:32:00Z"/>
                <w:rFonts w:ascii="Arial" w:hAnsi="Arial" w:cs="Arial"/>
                <w:color w:val="000000"/>
                <w:sz w:val="18"/>
                <w:szCs w:val="18"/>
                <w:lang w:val="es-CO" w:eastAsia="es-CO"/>
              </w:rPr>
            </w:pPr>
            <w:ins w:id="754" w:author="FERNANDA GASPARI" w:date="2021-10-29T10:32:00Z">
              <w:r w:rsidRPr="00752287">
                <w:rPr>
                  <w:rFonts w:ascii="Arial" w:hAnsi="Arial" w:cs="Arial"/>
                  <w:color w:val="000000"/>
                  <w:sz w:val="18"/>
                  <w:szCs w:val="18"/>
                  <w:lang w:eastAsia="es-AR"/>
                </w:rPr>
                <w:t>80</w:t>
              </w:r>
            </w:ins>
          </w:p>
        </w:tc>
        <w:tc>
          <w:tcPr>
            <w:tcW w:w="580" w:type="dxa"/>
            <w:tcBorders>
              <w:top w:val="nil"/>
              <w:left w:val="nil"/>
              <w:bottom w:val="nil"/>
              <w:right w:val="nil"/>
            </w:tcBorders>
            <w:shd w:val="clear" w:color="000000" w:fill="D9D9D9"/>
            <w:noWrap/>
            <w:vAlign w:val="center"/>
            <w:hideMark/>
          </w:tcPr>
          <w:p w14:paraId="5726F69D" w14:textId="77777777" w:rsidR="00173932" w:rsidRPr="00752287" w:rsidRDefault="00173932" w:rsidP="007F5937">
            <w:pPr>
              <w:jc w:val="center"/>
              <w:rPr>
                <w:ins w:id="755" w:author="FERNANDA GASPARI" w:date="2021-10-29T10:32:00Z"/>
                <w:rFonts w:ascii="Arial" w:hAnsi="Arial" w:cs="Arial"/>
                <w:color w:val="000000"/>
                <w:sz w:val="18"/>
                <w:szCs w:val="18"/>
                <w:lang w:val="es-CO" w:eastAsia="es-CO"/>
              </w:rPr>
            </w:pPr>
            <w:ins w:id="756" w:author="FERNANDA GASPARI" w:date="2021-10-29T10:32:00Z">
              <w:r w:rsidRPr="00752287">
                <w:rPr>
                  <w:rFonts w:ascii="Arial" w:hAnsi="Arial" w:cs="Arial"/>
                  <w:color w:val="000000"/>
                  <w:sz w:val="18"/>
                  <w:szCs w:val="18"/>
                  <w:lang w:eastAsia="es-AR"/>
                </w:rPr>
                <w:t>182</w:t>
              </w:r>
            </w:ins>
          </w:p>
        </w:tc>
        <w:tc>
          <w:tcPr>
            <w:tcW w:w="441" w:type="dxa"/>
            <w:tcBorders>
              <w:top w:val="nil"/>
              <w:left w:val="nil"/>
              <w:bottom w:val="nil"/>
              <w:right w:val="nil"/>
            </w:tcBorders>
            <w:shd w:val="clear" w:color="auto" w:fill="auto"/>
            <w:vAlign w:val="center"/>
            <w:hideMark/>
          </w:tcPr>
          <w:p w14:paraId="0CCFDB47" w14:textId="77777777" w:rsidR="00173932" w:rsidRPr="00752287" w:rsidRDefault="00173932" w:rsidP="007F5937">
            <w:pPr>
              <w:jc w:val="center"/>
              <w:rPr>
                <w:ins w:id="757" w:author="FERNANDA GASPARI" w:date="2021-10-29T10:32:00Z"/>
                <w:rFonts w:ascii="Arial" w:hAnsi="Arial" w:cs="Arial"/>
                <w:color w:val="000000"/>
                <w:sz w:val="18"/>
                <w:szCs w:val="18"/>
                <w:lang w:val="es-CO" w:eastAsia="es-CO"/>
              </w:rPr>
            </w:pPr>
            <w:ins w:id="758" w:author="FERNANDA GASPARI" w:date="2021-10-29T10:32:00Z">
              <w:r w:rsidRPr="00752287">
                <w:rPr>
                  <w:rFonts w:ascii="Arial" w:hAnsi="Arial" w:cs="Arial"/>
                  <w:color w:val="000000"/>
                  <w:sz w:val="18"/>
                  <w:szCs w:val="18"/>
                  <w:lang w:eastAsia="es-AR"/>
                </w:rPr>
                <w:t>53</w:t>
              </w:r>
            </w:ins>
          </w:p>
        </w:tc>
        <w:tc>
          <w:tcPr>
            <w:tcW w:w="441" w:type="dxa"/>
            <w:tcBorders>
              <w:top w:val="nil"/>
              <w:left w:val="nil"/>
              <w:bottom w:val="nil"/>
              <w:right w:val="nil"/>
            </w:tcBorders>
            <w:shd w:val="clear" w:color="auto" w:fill="auto"/>
            <w:vAlign w:val="center"/>
            <w:hideMark/>
          </w:tcPr>
          <w:p w14:paraId="1D1BD809" w14:textId="77777777" w:rsidR="00173932" w:rsidRPr="00752287" w:rsidRDefault="00173932" w:rsidP="007F5937">
            <w:pPr>
              <w:jc w:val="center"/>
              <w:rPr>
                <w:ins w:id="759" w:author="FERNANDA GASPARI" w:date="2021-10-29T10:32:00Z"/>
                <w:rFonts w:ascii="Arial" w:hAnsi="Arial" w:cs="Arial"/>
                <w:color w:val="000000"/>
                <w:sz w:val="18"/>
                <w:szCs w:val="18"/>
                <w:lang w:val="es-CO" w:eastAsia="es-CO"/>
              </w:rPr>
            </w:pPr>
            <w:ins w:id="760" w:author="FERNANDA GASPARI" w:date="2021-10-29T10:32:00Z">
              <w:r w:rsidRPr="00752287">
                <w:rPr>
                  <w:rFonts w:ascii="Arial" w:hAnsi="Arial" w:cs="Arial"/>
                  <w:color w:val="000000"/>
                  <w:sz w:val="18"/>
                  <w:szCs w:val="18"/>
                  <w:lang w:eastAsia="es-AR"/>
                </w:rPr>
                <w:t>73</w:t>
              </w:r>
            </w:ins>
          </w:p>
        </w:tc>
        <w:tc>
          <w:tcPr>
            <w:tcW w:w="441" w:type="dxa"/>
            <w:tcBorders>
              <w:top w:val="nil"/>
              <w:left w:val="nil"/>
              <w:bottom w:val="nil"/>
              <w:right w:val="single" w:sz="8" w:space="0" w:color="auto"/>
            </w:tcBorders>
            <w:shd w:val="clear" w:color="auto" w:fill="auto"/>
            <w:vAlign w:val="center"/>
            <w:hideMark/>
          </w:tcPr>
          <w:p w14:paraId="503B8F4F" w14:textId="77777777" w:rsidR="00173932" w:rsidRPr="00752287" w:rsidRDefault="00173932" w:rsidP="007F5937">
            <w:pPr>
              <w:jc w:val="center"/>
              <w:rPr>
                <w:ins w:id="761" w:author="FERNANDA GASPARI" w:date="2021-10-29T10:32:00Z"/>
                <w:rFonts w:ascii="Arial" w:hAnsi="Arial" w:cs="Arial"/>
                <w:color w:val="000000"/>
                <w:sz w:val="18"/>
                <w:szCs w:val="18"/>
                <w:lang w:val="es-CO" w:eastAsia="es-CO"/>
              </w:rPr>
            </w:pPr>
            <w:ins w:id="762"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17F5B2D4" w14:textId="77777777" w:rsidR="00173932" w:rsidRPr="00752287" w:rsidRDefault="00173932" w:rsidP="007F5937">
            <w:pPr>
              <w:jc w:val="center"/>
              <w:rPr>
                <w:ins w:id="763" w:author="FERNANDA GASPARI" w:date="2021-10-29T10:32:00Z"/>
                <w:rFonts w:ascii="Arial" w:hAnsi="Arial" w:cs="Arial"/>
                <w:color w:val="000000"/>
                <w:sz w:val="18"/>
                <w:szCs w:val="18"/>
                <w:lang w:val="es-CO" w:eastAsia="es-CO"/>
              </w:rPr>
            </w:pPr>
            <w:ins w:id="764" w:author="FERNANDA GASPARI" w:date="2021-10-29T10:32:00Z">
              <w:r w:rsidRPr="00752287">
                <w:rPr>
                  <w:rFonts w:ascii="Arial" w:hAnsi="Arial" w:cs="Arial"/>
                  <w:color w:val="000000"/>
                  <w:sz w:val="18"/>
                  <w:szCs w:val="18"/>
                  <w:lang w:eastAsia="es-CO"/>
                </w:rPr>
                <w:t>183</w:t>
              </w:r>
            </w:ins>
          </w:p>
        </w:tc>
        <w:tc>
          <w:tcPr>
            <w:tcW w:w="441" w:type="dxa"/>
            <w:tcBorders>
              <w:top w:val="nil"/>
              <w:left w:val="nil"/>
              <w:bottom w:val="nil"/>
              <w:right w:val="nil"/>
            </w:tcBorders>
            <w:shd w:val="clear" w:color="auto" w:fill="auto"/>
            <w:vAlign w:val="center"/>
            <w:hideMark/>
          </w:tcPr>
          <w:p w14:paraId="47DA1C6C" w14:textId="77777777" w:rsidR="00173932" w:rsidRPr="00752287" w:rsidRDefault="00173932" w:rsidP="007F5937">
            <w:pPr>
              <w:jc w:val="center"/>
              <w:rPr>
                <w:ins w:id="765" w:author="FERNANDA GASPARI" w:date="2021-10-29T10:32:00Z"/>
                <w:rFonts w:ascii="Arial" w:hAnsi="Arial" w:cs="Arial"/>
                <w:color w:val="000000"/>
                <w:sz w:val="18"/>
                <w:szCs w:val="18"/>
                <w:lang w:val="es-CO" w:eastAsia="es-CO"/>
              </w:rPr>
            </w:pPr>
            <w:ins w:id="766"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nil"/>
            </w:tcBorders>
            <w:shd w:val="clear" w:color="auto" w:fill="auto"/>
            <w:vAlign w:val="center"/>
            <w:hideMark/>
          </w:tcPr>
          <w:p w14:paraId="158137EC" w14:textId="77777777" w:rsidR="00173932" w:rsidRPr="00752287" w:rsidRDefault="00173932" w:rsidP="007F5937">
            <w:pPr>
              <w:jc w:val="center"/>
              <w:rPr>
                <w:ins w:id="767" w:author="FERNANDA GASPARI" w:date="2021-10-29T10:32:00Z"/>
                <w:rFonts w:ascii="Arial" w:hAnsi="Arial" w:cs="Arial"/>
                <w:color w:val="000000"/>
                <w:sz w:val="18"/>
                <w:szCs w:val="18"/>
                <w:lang w:val="es-CO" w:eastAsia="es-CO"/>
              </w:rPr>
            </w:pPr>
            <w:ins w:id="768"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single" w:sz="8" w:space="0" w:color="auto"/>
            </w:tcBorders>
            <w:shd w:val="clear" w:color="auto" w:fill="auto"/>
            <w:vAlign w:val="center"/>
            <w:hideMark/>
          </w:tcPr>
          <w:p w14:paraId="194B26AA" w14:textId="77777777" w:rsidR="00173932" w:rsidRPr="00752287" w:rsidRDefault="00173932" w:rsidP="007F5937">
            <w:pPr>
              <w:jc w:val="center"/>
              <w:rPr>
                <w:ins w:id="769" w:author="FERNANDA GASPARI" w:date="2021-10-29T10:32:00Z"/>
                <w:rFonts w:ascii="Arial" w:hAnsi="Arial" w:cs="Arial"/>
                <w:color w:val="000000"/>
                <w:sz w:val="18"/>
                <w:szCs w:val="18"/>
                <w:lang w:val="es-CO" w:eastAsia="es-CO"/>
              </w:rPr>
            </w:pPr>
            <w:ins w:id="770"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7316F7A2" w14:textId="77777777" w:rsidR="00173932" w:rsidRPr="00752287" w:rsidRDefault="00173932" w:rsidP="007F5937">
            <w:pPr>
              <w:jc w:val="center"/>
              <w:rPr>
                <w:ins w:id="771" w:author="FERNANDA GASPARI" w:date="2021-10-29T10:32:00Z"/>
                <w:rFonts w:ascii="Arial" w:hAnsi="Arial" w:cs="Arial"/>
                <w:color w:val="000000"/>
                <w:sz w:val="18"/>
                <w:szCs w:val="18"/>
                <w:lang w:val="es-CO" w:eastAsia="es-CO"/>
              </w:rPr>
            </w:pPr>
            <w:ins w:id="772" w:author="FERNANDA GASPARI" w:date="2021-10-29T10:32:00Z">
              <w:r w:rsidRPr="00752287">
                <w:rPr>
                  <w:rFonts w:ascii="Arial" w:hAnsi="Arial" w:cs="Arial"/>
                  <w:color w:val="000000"/>
                  <w:sz w:val="18"/>
                  <w:szCs w:val="18"/>
                  <w:lang w:eastAsia="es-CO"/>
                </w:rPr>
                <w:t>184</w:t>
              </w:r>
            </w:ins>
          </w:p>
        </w:tc>
        <w:tc>
          <w:tcPr>
            <w:tcW w:w="441" w:type="dxa"/>
            <w:tcBorders>
              <w:top w:val="nil"/>
              <w:left w:val="nil"/>
              <w:bottom w:val="nil"/>
              <w:right w:val="nil"/>
            </w:tcBorders>
            <w:shd w:val="clear" w:color="auto" w:fill="auto"/>
            <w:vAlign w:val="center"/>
            <w:hideMark/>
          </w:tcPr>
          <w:p w14:paraId="532704AD" w14:textId="77777777" w:rsidR="00173932" w:rsidRPr="00752287" w:rsidRDefault="00173932" w:rsidP="007F5937">
            <w:pPr>
              <w:jc w:val="center"/>
              <w:rPr>
                <w:ins w:id="773" w:author="FERNANDA GASPARI" w:date="2021-10-29T10:32:00Z"/>
                <w:rFonts w:ascii="Arial" w:hAnsi="Arial" w:cs="Arial"/>
                <w:color w:val="000000"/>
                <w:sz w:val="18"/>
                <w:szCs w:val="18"/>
                <w:lang w:val="es-CO" w:eastAsia="es-CO"/>
              </w:rPr>
            </w:pPr>
            <w:ins w:id="774"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1AEB4062" w14:textId="77777777" w:rsidR="00173932" w:rsidRPr="00752287" w:rsidRDefault="00173932" w:rsidP="007F5937">
            <w:pPr>
              <w:jc w:val="center"/>
              <w:rPr>
                <w:ins w:id="775" w:author="FERNANDA GASPARI" w:date="2021-10-29T10:32:00Z"/>
                <w:rFonts w:ascii="Arial" w:hAnsi="Arial" w:cs="Arial"/>
                <w:color w:val="000000"/>
                <w:sz w:val="18"/>
                <w:szCs w:val="18"/>
                <w:lang w:val="es-CO" w:eastAsia="es-CO"/>
              </w:rPr>
            </w:pPr>
            <w:ins w:id="776"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4E11B9C8" w14:textId="77777777" w:rsidR="00173932" w:rsidRPr="00752287" w:rsidRDefault="00173932" w:rsidP="007F5937">
            <w:pPr>
              <w:jc w:val="center"/>
              <w:rPr>
                <w:ins w:id="777" w:author="FERNANDA GASPARI" w:date="2021-10-29T10:32:00Z"/>
                <w:rFonts w:ascii="Arial" w:hAnsi="Arial" w:cs="Arial"/>
                <w:color w:val="000000"/>
                <w:sz w:val="18"/>
                <w:szCs w:val="18"/>
                <w:lang w:val="es-CO" w:eastAsia="es-CO"/>
              </w:rPr>
            </w:pPr>
            <w:ins w:id="778" w:author="FERNANDA GASPARI" w:date="2021-10-29T10:32:00Z">
              <w:r w:rsidRPr="00752287">
                <w:rPr>
                  <w:rFonts w:ascii="Arial" w:hAnsi="Arial" w:cs="Arial"/>
                  <w:color w:val="000000"/>
                  <w:sz w:val="18"/>
                  <w:szCs w:val="18"/>
                  <w:lang w:eastAsia="es-AR"/>
                </w:rPr>
                <w:t>92</w:t>
              </w:r>
            </w:ins>
          </w:p>
        </w:tc>
      </w:tr>
      <w:tr w:rsidR="00173932" w:rsidRPr="00752287" w14:paraId="7E4F1E56" w14:textId="77777777" w:rsidTr="007F5937">
        <w:trPr>
          <w:trHeight w:val="168"/>
          <w:tblHeader/>
          <w:jc w:val="center"/>
          <w:ins w:id="779"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C56B073" w14:textId="77777777" w:rsidR="00173932" w:rsidRPr="00752287" w:rsidRDefault="00173932" w:rsidP="007F5937">
            <w:pPr>
              <w:jc w:val="center"/>
              <w:rPr>
                <w:ins w:id="780" w:author="FERNANDA GASPARI" w:date="2021-10-29T10:32:00Z"/>
                <w:rFonts w:ascii="Arial" w:hAnsi="Arial" w:cs="Arial"/>
                <w:color w:val="000000"/>
                <w:sz w:val="18"/>
                <w:szCs w:val="18"/>
                <w:lang w:val="es-CO" w:eastAsia="es-CO"/>
              </w:rPr>
            </w:pPr>
            <w:ins w:id="781" w:author="FERNANDA GASPARI" w:date="2021-10-29T10:32:00Z">
              <w:r w:rsidRPr="00752287">
                <w:rPr>
                  <w:rFonts w:ascii="Arial" w:hAnsi="Arial" w:cs="Arial"/>
                  <w:color w:val="000000"/>
                  <w:sz w:val="18"/>
                  <w:szCs w:val="18"/>
                  <w:lang w:eastAsia="es-CO"/>
                </w:rPr>
                <w:t>191</w:t>
              </w:r>
            </w:ins>
          </w:p>
        </w:tc>
        <w:tc>
          <w:tcPr>
            <w:tcW w:w="441" w:type="dxa"/>
            <w:tcBorders>
              <w:top w:val="nil"/>
              <w:left w:val="nil"/>
              <w:bottom w:val="nil"/>
              <w:right w:val="nil"/>
            </w:tcBorders>
            <w:shd w:val="clear" w:color="auto" w:fill="auto"/>
            <w:vAlign w:val="center"/>
            <w:hideMark/>
          </w:tcPr>
          <w:p w14:paraId="64BBF86D" w14:textId="77777777" w:rsidR="00173932" w:rsidRPr="00752287" w:rsidRDefault="00173932" w:rsidP="007F5937">
            <w:pPr>
              <w:jc w:val="center"/>
              <w:rPr>
                <w:ins w:id="782" w:author="FERNANDA GASPARI" w:date="2021-10-29T10:32:00Z"/>
                <w:rFonts w:ascii="Arial" w:hAnsi="Arial" w:cs="Arial"/>
                <w:color w:val="000000"/>
                <w:sz w:val="18"/>
                <w:szCs w:val="18"/>
                <w:lang w:val="es-CO" w:eastAsia="es-CO"/>
              </w:rPr>
            </w:pPr>
            <w:ins w:id="783" w:author="FERNANDA GASPARI" w:date="2021-10-29T10:32:00Z">
              <w:r w:rsidRPr="00752287">
                <w:rPr>
                  <w:rFonts w:ascii="Arial" w:hAnsi="Arial" w:cs="Arial"/>
                  <w:color w:val="000000"/>
                  <w:sz w:val="18"/>
                  <w:szCs w:val="18"/>
                  <w:lang w:eastAsia="es-AR"/>
                </w:rPr>
                <w:t>30</w:t>
              </w:r>
            </w:ins>
          </w:p>
        </w:tc>
        <w:tc>
          <w:tcPr>
            <w:tcW w:w="441" w:type="dxa"/>
            <w:tcBorders>
              <w:top w:val="nil"/>
              <w:left w:val="nil"/>
              <w:bottom w:val="nil"/>
              <w:right w:val="nil"/>
            </w:tcBorders>
            <w:shd w:val="clear" w:color="auto" w:fill="auto"/>
            <w:vAlign w:val="center"/>
            <w:hideMark/>
          </w:tcPr>
          <w:p w14:paraId="1A3666D6" w14:textId="77777777" w:rsidR="00173932" w:rsidRPr="00752287" w:rsidRDefault="00173932" w:rsidP="007F5937">
            <w:pPr>
              <w:jc w:val="center"/>
              <w:rPr>
                <w:ins w:id="784" w:author="FERNANDA GASPARI" w:date="2021-10-29T10:32:00Z"/>
                <w:rFonts w:ascii="Arial" w:hAnsi="Arial" w:cs="Arial"/>
                <w:color w:val="000000"/>
                <w:sz w:val="18"/>
                <w:szCs w:val="18"/>
                <w:lang w:val="es-CO" w:eastAsia="es-CO"/>
              </w:rPr>
            </w:pPr>
            <w:ins w:id="785" w:author="FERNANDA GASPARI" w:date="2021-10-29T10:32:00Z">
              <w:r w:rsidRPr="00752287">
                <w:rPr>
                  <w:rFonts w:ascii="Arial" w:hAnsi="Arial" w:cs="Arial"/>
                  <w:color w:val="000000"/>
                  <w:sz w:val="18"/>
                  <w:szCs w:val="18"/>
                  <w:lang w:eastAsia="es-AR"/>
                </w:rPr>
                <w:t>51</w:t>
              </w:r>
            </w:ins>
          </w:p>
        </w:tc>
        <w:tc>
          <w:tcPr>
            <w:tcW w:w="441" w:type="dxa"/>
            <w:tcBorders>
              <w:top w:val="nil"/>
              <w:left w:val="nil"/>
              <w:bottom w:val="nil"/>
              <w:right w:val="single" w:sz="8" w:space="0" w:color="auto"/>
            </w:tcBorders>
            <w:shd w:val="clear" w:color="auto" w:fill="auto"/>
            <w:vAlign w:val="center"/>
            <w:hideMark/>
          </w:tcPr>
          <w:p w14:paraId="3413CF2C" w14:textId="77777777" w:rsidR="00173932" w:rsidRPr="00752287" w:rsidRDefault="00173932" w:rsidP="007F5937">
            <w:pPr>
              <w:jc w:val="center"/>
              <w:rPr>
                <w:ins w:id="786" w:author="FERNANDA GASPARI" w:date="2021-10-29T10:32:00Z"/>
                <w:rFonts w:ascii="Arial" w:hAnsi="Arial" w:cs="Arial"/>
                <w:color w:val="000000"/>
                <w:sz w:val="18"/>
                <w:szCs w:val="18"/>
                <w:lang w:val="es-CO" w:eastAsia="es-CO"/>
              </w:rPr>
            </w:pPr>
            <w:ins w:id="787" w:author="FERNANDA GASPARI" w:date="2021-10-29T10:32:00Z">
              <w:r w:rsidRPr="00752287">
                <w:rPr>
                  <w:rFonts w:ascii="Arial" w:hAnsi="Arial" w:cs="Arial"/>
                  <w:color w:val="000000"/>
                  <w:sz w:val="18"/>
                  <w:szCs w:val="18"/>
                  <w:lang w:eastAsia="es-AR"/>
                </w:rPr>
                <w:t>71</w:t>
              </w:r>
            </w:ins>
          </w:p>
        </w:tc>
        <w:tc>
          <w:tcPr>
            <w:tcW w:w="580" w:type="dxa"/>
            <w:tcBorders>
              <w:top w:val="nil"/>
              <w:left w:val="nil"/>
              <w:bottom w:val="nil"/>
              <w:right w:val="nil"/>
            </w:tcBorders>
            <w:shd w:val="clear" w:color="000000" w:fill="D9D9D9"/>
            <w:noWrap/>
            <w:vAlign w:val="center"/>
            <w:hideMark/>
          </w:tcPr>
          <w:p w14:paraId="76FFA3FF" w14:textId="77777777" w:rsidR="00173932" w:rsidRPr="00752287" w:rsidRDefault="00173932" w:rsidP="007F5937">
            <w:pPr>
              <w:jc w:val="center"/>
              <w:rPr>
                <w:ins w:id="788" w:author="FERNANDA GASPARI" w:date="2021-10-29T10:32:00Z"/>
                <w:rFonts w:ascii="Arial" w:hAnsi="Arial" w:cs="Arial"/>
                <w:color w:val="000000"/>
                <w:sz w:val="18"/>
                <w:szCs w:val="18"/>
                <w:lang w:val="es-CO" w:eastAsia="es-CO"/>
              </w:rPr>
            </w:pPr>
            <w:ins w:id="789" w:author="FERNANDA GASPARI" w:date="2021-10-29T10:32:00Z">
              <w:r w:rsidRPr="00752287">
                <w:rPr>
                  <w:rFonts w:ascii="Arial" w:hAnsi="Arial" w:cs="Arial"/>
                  <w:color w:val="000000"/>
                  <w:sz w:val="18"/>
                  <w:szCs w:val="18"/>
                  <w:lang w:eastAsia="es-AR"/>
                </w:rPr>
                <w:t>192</w:t>
              </w:r>
            </w:ins>
          </w:p>
        </w:tc>
        <w:tc>
          <w:tcPr>
            <w:tcW w:w="441" w:type="dxa"/>
            <w:tcBorders>
              <w:top w:val="nil"/>
              <w:left w:val="nil"/>
              <w:bottom w:val="nil"/>
              <w:right w:val="nil"/>
            </w:tcBorders>
            <w:shd w:val="clear" w:color="auto" w:fill="auto"/>
            <w:vAlign w:val="center"/>
            <w:hideMark/>
          </w:tcPr>
          <w:p w14:paraId="484365BF" w14:textId="77777777" w:rsidR="00173932" w:rsidRPr="00752287" w:rsidRDefault="00173932" w:rsidP="007F5937">
            <w:pPr>
              <w:jc w:val="center"/>
              <w:rPr>
                <w:ins w:id="790" w:author="FERNANDA GASPARI" w:date="2021-10-29T10:32:00Z"/>
                <w:rFonts w:ascii="Arial" w:hAnsi="Arial" w:cs="Arial"/>
                <w:color w:val="000000"/>
                <w:sz w:val="18"/>
                <w:szCs w:val="18"/>
                <w:lang w:val="es-CO" w:eastAsia="es-CO"/>
              </w:rPr>
            </w:pPr>
            <w:ins w:id="791" w:author="FERNANDA GASPARI" w:date="2021-10-29T10:32:00Z">
              <w:r w:rsidRPr="00752287">
                <w:rPr>
                  <w:rFonts w:ascii="Arial" w:hAnsi="Arial" w:cs="Arial"/>
                  <w:color w:val="000000"/>
                  <w:sz w:val="18"/>
                  <w:szCs w:val="18"/>
                  <w:lang w:eastAsia="es-AR"/>
                </w:rPr>
                <w:t>46</w:t>
              </w:r>
            </w:ins>
          </w:p>
        </w:tc>
        <w:tc>
          <w:tcPr>
            <w:tcW w:w="441" w:type="dxa"/>
            <w:tcBorders>
              <w:top w:val="nil"/>
              <w:left w:val="nil"/>
              <w:bottom w:val="nil"/>
              <w:right w:val="nil"/>
            </w:tcBorders>
            <w:shd w:val="clear" w:color="auto" w:fill="auto"/>
            <w:vAlign w:val="center"/>
            <w:hideMark/>
          </w:tcPr>
          <w:p w14:paraId="5CA330D1" w14:textId="77777777" w:rsidR="00173932" w:rsidRPr="00752287" w:rsidRDefault="00173932" w:rsidP="007F5937">
            <w:pPr>
              <w:jc w:val="center"/>
              <w:rPr>
                <w:ins w:id="792" w:author="FERNANDA GASPARI" w:date="2021-10-29T10:32:00Z"/>
                <w:rFonts w:ascii="Arial" w:hAnsi="Arial" w:cs="Arial"/>
                <w:color w:val="000000"/>
                <w:sz w:val="18"/>
                <w:szCs w:val="18"/>
                <w:lang w:val="es-CO" w:eastAsia="es-CO"/>
              </w:rPr>
            </w:pPr>
            <w:ins w:id="793"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single" w:sz="8" w:space="0" w:color="auto"/>
            </w:tcBorders>
            <w:shd w:val="clear" w:color="auto" w:fill="auto"/>
            <w:vAlign w:val="center"/>
            <w:hideMark/>
          </w:tcPr>
          <w:p w14:paraId="7B94B95C" w14:textId="77777777" w:rsidR="00173932" w:rsidRPr="00752287" w:rsidRDefault="00173932" w:rsidP="007F5937">
            <w:pPr>
              <w:jc w:val="center"/>
              <w:rPr>
                <w:ins w:id="794" w:author="FERNANDA GASPARI" w:date="2021-10-29T10:32:00Z"/>
                <w:rFonts w:ascii="Arial" w:hAnsi="Arial" w:cs="Arial"/>
                <w:color w:val="000000"/>
                <w:sz w:val="18"/>
                <w:szCs w:val="18"/>
                <w:lang w:val="es-CO" w:eastAsia="es-CO"/>
              </w:rPr>
            </w:pPr>
            <w:ins w:id="795"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vAlign w:val="center"/>
            <w:hideMark/>
          </w:tcPr>
          <w:p w14:paraId="1397ECCB" w14:textId="77777777" w:rsidR="00173932" w:rsidRPr="00752287" w:rsidRDefault="00173932" w:rsidP="007F5937">
            <w:pPr>
              <w:jc w:val="center"/>
              <w:rPr>
                <w:ins w:id="796" w:author="FERNANDA GASPARI" w:date="2021-10-29T10:32:00Z"/>
                <w:rFonts w:ascii="Arial" w:hAnsi="Arial" w:cs="Arial"/>
                <w:color w:val="000000"/>
                <w:sz w:val="18"/>
                <w:szCs w:val="18"/>
                <w:lang w:val="es-CO" w:eastAsia="es-CO"/>
              </w:rPr>
            </w:pPr>
            <w:ins w:id="797" w:author="FERNANDA GASPARI" w:date="2021-10-29T10:32:00Z">
              <w:r w:rsidRPr="00752287">
                <w:rPr>
                  <w:rFonts w:ascii="Arial" w:hAnsi="Arial" w:cs="Arial"/>
                  <w:color w:val="000000"/>
                  <w:sz w:val="18"/>
                  <w:szCs w:val="18"/>
                  <w:lang w:eastAsia="es-CO"/>
                </w:rPr>
                <w:t>193</w:t>
              </w:r>
            </w:ins>
          </w:p>
        </w:tc>
        <w:tc>
          <w:tcPr>
            <w:tcW w:w="441" w:type="dxa"/>
            <w:tcBorders>
              <w:top w:val="nil"/>
              <w:left w:val="nil"/>
              <w:bottom w:val="nil"/>
              <w:right w:val="nil"/>
            </w:tcBorders>
            <w:shd w:val="clear" w:color="auto" w:fill="auto"/>
            <w:vAlign w:val="center"/>
            <w:hideMark/>
          </w:tcPr>
          <w:p w14:paraId="4663F0A7" w14:textId="77777777" w:rsidR="00173932" w:rsidRPr="00752287" w:rsidRDefault="00173932" w:rsidP="007F5937">
            <w:pPr>
              <w:jc w:val="center"/>
              <w:rPr>
                <w:ins w:id="798" w:author="FERNANDA GASPARI" w:date="2021-10-29T10:32:00Z"/>
                <w:rFonts w:ascii="Arial" w:hAnsi="Arial" w:cs="Arial"/>
                <w:color w:val="000000"/>
                <w:sz w:val="18"/>
                <w:szCs w:val="18"/>
                <w:lang w:val="es-CO" w:eastAsia="es-CO"/>
              </w:rPr>
            </w:pPr>
            <w:ins w:id="799" w:author="FERNANDA GASPARI" w:date="2021-10-29T10:32:00Z">
              <w:r w:rsidRPr="00752287">
                <w:rPr>
                  <w:rFonts w:ascii="Arial" w:hAnsi="Arial" w:cs="Arial"/>
                  <w:color w:val="000000"/>
                  <w:sz w:val="18"/>
                  <w:szCs w:val="18"/>
                  <w:lang w:eastAsia="es-AR"/>
                </w:rPr>
                <w:t>57</w:t>
              </w:r>
            </w:ins>
          </w:p>
        </w:tc>
        <w:tc>
          <w:tcPr>
            <w:tcW w:w="441" w:type="dxa"/>
            <w:tcBorders>
              <w:top w:val="nil"/>
              <w:left w:val="nil"/>
              <w:bottom w:val="nil"/>
              <w:right w:val="nil"/>
            </w:tcBorders>
            <w:shd w:val="clear" w:color="auto" w:fill="auto"/>
            <w:vAlign w:val="center"/>
            <w:hideMark/>
          </w:tcPr>
          <w:p w14:paraId="03140665" w14:textId="77777777" w:rsidR="00173932" w:rsidRPr="00752287" w:rsidRDefault="00173932" w:rsidP="007F5937">
            <w:pPr>
              <w:jc w:val="center"/>
              <w:rPr>
                <w:ins w:id="800" w:author="FERNANDA GASPARI" w:date="2021-10-29T10:32:00Z"/>
                <w:rFonts w:ascii="Arial" w:hAnsi="Arial" w:cs="Arial"/>
                <w:color w:val="000000"/>
                <w:sz w:val="18"/>
                <w:szCs w:val="18"/>
                <w:lang w:val="es-CO" w:eastAsia="es-CO"/>
              </w:rPr>
            </w:pPr>
            <w:ins w:id="801" w:author="FERNANDA GASPARI" w:date="2021-10-29T10:32:00Z">
              <w:r w:rsidRPr="00752287">
                <w:rPr>
                  <w:rFonts w:ascii="Arial" w:hAnsi="Arial" w:cs="Arial"/>
                  <w:color w:val="000000"/>
                  <w:sz w:val="18"/>
                  <w:szCs w:val="18"/>
                  <w:lang w:eastAsia="es-AR"/>
                </w:rPr>
                <w:t>76</w:t>
              </w:r>
            </w:ins>
          </w:p>
        </w:tc>
        <w:tc>
          <w:tcPr>
            <w:tcW w:w="441" w:type="dxa"/>
            <w:tcBorders>
              <w:top w:val="nil"/>
              <w:left w:val="nil"/>
              <w:bottom w:val="nil"/>
              <w:right w:val="single" w:sz="8" w:space="0" w:color="auto"/>
            </w:tcBorders>
            <w:shd w:val="clear" w:color="auto" w:fill="auto"/>
            <w:vAlign w:val="center"/>
            <w:hideMark/>
          </w:tcPr>
          <w:p w14:paraId="32460E5C" w14:textId="77777777" w:rsidR="00173932" w:rsidRPr="00752287" w:rsidRDefault="00173932" w:rsidP="007F5937">
            <w:pPr>
              <w:jc w:val="center"/>
              <w:rPr>
                <w:ins w:id="802" w:author="FERNANDA GASPARI" w:date="2021-10-29T10:32:00Z"/>
                <w:rFonts w:ascii="Arial" w:hAnsi="Arial" w:cs="Arial"/>
                <w:color w:val="000000"/>
                <w:sz w:val="18"/>
                <w:szCs w:val="18"/>
                <w:lang w:val="es-CO" w:eastAsia="es-CO"/>
              </w:rPr>
            </w:pPr>
            <w:ins w:id="803" w:author="FERNANDA GASPARI" w:date="2021-10-29T10:32:00Z">
              <w:r w:rsidRPr="00752287">
                <w:rPr>
                  <w:rFonts w:ascii="Arial" w:hAnsi="Arial" w:cs="Arial"/>
                  <w:color w:val="000000"/>
                  <w:sz w:val="18"/>
                  <w:szCs w:val="18"/>
                  <w:lang w:eastAsia="es-AR"/>
                </w:rPr>
                <w:t>88</w:t>
              </w:r>
            </w:ins>
          </w:p>
        </w:tc>
        <w:tc>
          <w:tcPr>
            <w:tcW w:w="580" w:type="dxa"/>
            <w:tcBorders>
              <w:top w:val="nil"/>
              <w:left w:val="nil"/>
              <w:bottom w:val="nil"/>
              <w:right w:val="nil"/>
            </w:tcBorders>
            <w:shd w:val="clear" w:color="000000" w:fill="D9D9D9"/>
            <w:vAlign w:val="center"/>
            <w:hideMark/>
          </w:tcPr>
          <w:p w14:paraId="44A1A5B5" w14:textId="77777777" w:rsidR="00173932" w:rsidRPr="00752287" w:rsidRDefault="00173932" w:rsidP="007F5937">
            <w:pPr>
              <w:jc w:val="center"/>
              <w:rPr>
                <w:ins w:id="804" w:author="FERNANDA GASPARI" w:date="2021-10-29T10:32:00Z"/>
                <w:rFonts w:ascii="Arial" w:hAnsi="Arial" w:cs="Arial"/>
                <w:color w:val="000000"/>
                <w:sz w:val="18"/>
                <w:szCs w:val="18"/>
                <w:lang w:val="es-CO" w:eastAsia="es-CO"/>
              </w:rPr>
            </w:pPr>
            <w:ins w:id="805" w:author="FERNANDA GASPARI" w:date="2021-10-29T10:32:00Z">
              <w:r w:rsidRPr="00752287">
                <w:rPr>
                  <w:rFonts w:ascii="Arial" w:hAnsi="Arial" w:cs="Arial"/>
                  <w:color w:val="000000"/>
                  <w:sz w:val="18"/>
                  <w:szCs w:val="18"/>
                  <w:lang w:eastAsia="es-CO"/>
                </w:rPr>
                <w:t>194</w:t>
              </w:r>
            </w:ins>
          </w:p>
        </w:tc>
        <w:tc>
          <w:tcPr>
            <w:tcW w:w="441" w:type="dxa"/>
            <w:tcBorders>
              <w:top w:val="nil"/>
              <w:left w:val="nil"/>
              <w:bottom w:val="nil"/>
              <w:right w:val="nil"/>
            </w:tcBorders>
            <w:shd w:val="clear" w:color="auto" w:fill="auto"/>
            <w:vAlign w:val="center"/>
            <w:hideMark/>
          </w:tcPr>
          <w:p w14:paraId="085EE9C6" w14:textId="77777777" w:rsidR="00173932" w:rsidRPr="00752287" w:rsidRDefault="00173932" w:rsidP="007F5937">
            <w:pPr>
              <w:jc w:val="center"/>
              <w:rPr>
                <w:ins w:id="806" w:author="FERNANDA GASPARI" w:date="2021-10-29T10:32:00Z"/>
                <w:rFonts w:ascii="Arial" w:hAnsi="Arial" w:cs="Arial"/>
                <w:color w:val="000000"/>
                <w:sz w:val="18"/>
                <w:szCs w:val="18"/>
                <w:lang w:val="es-CO" w:eastAsia="es-CO"/>
              </w:rPr>
            </w:pPr>
            <w:ins w:id="807"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nil"/>
            </w:tcBorders>
            <w:shd w:val="clear" w:color="auto" w:fill="auto"/>
            <w:vAlign w:val="center"/>
            <w:hideMark/>
          </w:tcPr>
          <w:p w14:paraId="3C3AFC50" w14:textId="77777777" w:rsidR="00173932" w:rsidRPr="00752287" w:rsidRDefault="00173932" w:rsidP="007F5937">
            <w:pPr>
              <w:jc w:val="center"/>
              <w:rPr>
                <w:ins w:id="808" w:author="FERNANDA GASPARI" w:date="2021-10-29T10:32:00Z"/>
                <w:rFonts w:ascii="Arial" w:hAnsi="Arial" w:cs="Arial"/>
                <w:color w:val="000000"/>
                <w:sz w:val="18"/>
                <w:szCs w:val="18"/>
                <w:lang w:val="es-CO" w:eastAsia="es-CO"/>
              </w:rPr>
            </w:pPr>
            <w:ins w:id="809"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single" w:sz="8" w:space="0" w:color="auto"/>
            </w:tcBorders>
            <w:shd w:val="clear" w:color="auto" w:fill="auto"/>
            <w:vAlign w:val="center"/>
            <w:hideMark/>
          </w:tcPr>
          <w:p w14:paraId="3DEE696C" w14:textId="77777777" w:rsidR="00173932" w:rsidRPr="00752287" w:rsidRDefault="00173932" w:rsidP="007F5937">
            <w:pPr>
              <w:jc w:val="center"/>
              <w:rPr>
                <w:ins w:id="810" w:author="FERNANDA GASPARI" w:date="2021-10-29T10:32:00Z"/>
                <w:rFonts w:ascii="Arial" w:hAnsi="Arial" w:cs="Arial"/>
                <w:color w:val="000000"/>
                <w:sz w:val="18"/>
                <w:szCs w:val="18"/>
                <w:lang w:val="es-CO" w:eastAsia="es-CO"/>
              </w:rPr>
            </w:pPr>
            <w:ins w:id="811" w:author="FERNANDA GASPARI" w:date="2021-10-29T10:32:00Z">
              <w:r w:rsidRPr="00752287">
                <w:rPr>
                  <w:rFonts w:ascii="Arial" w:hAnsi="Arial" w:cs="Arial"/>
                  <w:color w:val="000000"/>
                  <w:sz w:val="18"/>
                  <w:szCs w:val="18"/>
                  <w:lang w:eastAsia="es-AR"/>
                </w:rPr>
                <w:t>90</w:t>
              </w:r>
            </w:ins>
          </w:p>
        </w:tc>
      </w:tr>
      <w:tr w:rsidR="00173932" w:rsidRPr="00752287" w14:paraId="412BD5B9" w14:textId="77777777" w:rsidTr="007F5937">
        <w:trPr>
          <w:trHeight w:val="168"/>
          <w:tblHeader/>
          <w:jc w:val="center"/>
          <w:ins w:id="812"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C4BBBBC" w14:textId="77777777" w:rsidR="00173932" w:rsidRPr="00752287" w:rsidRDefault="00173932" w:rsidP="007F5937">
            <w:pPr>
              <w:jc w:val="center"/>
              <w:rPr>
                <w:ins w:id="813" w:author="FERNANDA GASPARI" w:date="2021-10-29T10:32:00Z"/>
                <w:rFonts w:ascii="Arial" w:hAnsi="Arial" w:cs="Arial"/>
                <w:color w:val="000000"/>
                <w:sz w:val="18"/>
                <w:szCs w:val="18"/>
                <w:lang w:val="es-CO" w:eastAsia="es-CO"/>
              </w:rPr>
            </w:pPr>
            <w:ins w:id="814" w:author="FERNANDA GASPARI" w:date="2021-10-29T10:32:00Z">
              <w:r w:rsidRPr="00752287">
                <w:rPr>
                  <w:rFonts w:ascii="Arial" w:hAnsi="Arial" w:cs="Arial"/>
                  <w:color w:val="000000"/>
                  <w:sz w:val="18"/>
                  <w:szCs w:val="18"/>
                  <w:lang w:eastAsia="es-CO"/>
                </w:rPr>
                <w:t>201</w:t>
              </w:r>
            </w:ins>
          </w:p>
        </w:tc>
        <w:tc>
          <w:tcPr>
            <w:tcW w:w="441" w:type="dxa"/>
            <w:tcBorders>
              <w:top w:val="nil"/>
              <w:left w:val="nil"/>
              <w:bottom w:val="nil"/>
              <w:right w:val="nil"/>
            </w:tcBorders>
            <w:shd w:val="clear" w:color="auto" w:fill="auto"/>
            <w:vAlign w:val="center"/>
            <w:hideMark/>
          </w:tcPr>
          <w:p w14:paraId="406DE3C1" w14:textId="77777777" w:rsidR="00173932" w:rsidRPr="00752287" w:rsidRDefault="00173932" w:rsidP="007F5937">
            <w:pPr>
              <w:jc w:val="center"/>
              <w:rPr>
                <w:ins w:id="815" w:author="FERNANDA GASPARI" w:date="2021-10-29T10:32:00Z"/>
                <w:rFonts w:ascii="Arial" w:hAnsi="Arial" w:cs="Arial"/>
                <w:color w:val="000000"/>
                <w:sz w:val="18"/>
                <w:szCs w:val="18"/>
                <w:lang w:val="es-CO" w:eastAsia="es-CO"/>
              </w:rPr>
            </w:pPr>
            <w:ins w:id="816" w:author="FERNANDA GASPARI" w:date="2021-10-29T10:32:00Z">
              <w:r w:rsidRPr="00752287">
                <w:rPr>
                  <w:rFonts w:ascii="Arial" w:hAnsi="Arial" w:cs="Arial"/>
                  <w:color w:val="000000"/>
                  <w:sz w:val="18"/>
                  <w:szCs w:val="18"/>
                  <w:lang w:eastAsia="es-AR"/>
                </w:rPr>
                <w:t>28</w:t>
              </w:r>
            </w:ins>
          </w:p>
        </w:tc>
        <w:tc>
          <w:tcPr>
            <w:tcW w:w="441" w:type="dxa"/>
            <w:tcBorders>
              <w:top w:val="nil"/>
              <w:left w:val="nil"/>
              <w:bottom w:val="nil"/>
              <w:right w:val="nil"/>
            </w:tcBorders>
            <w:shd w:val="clear" w:color="auto" w:fill="auto"/>
            <w:vAlign w:val="center"/>
            <w:hideMark/>
          </w:tcPr>
          <w:p w14:paraId="52C72F64" w14:textId="77777777" w:rsidR="00173932" w:rsidRPr="00752287" w:rsidRDefault="00173932" w:rsidP="007F5937">
            <w:pPr>
              <w:jc w:val="center"/>
              <w:rPr>
                <w:ins w:id="817" w:author="FERNANDA GASPARI" w:date="2021-10-29T10:32:00Z"/>
                <w:rFonts w:ascii="Arial" w:hAnsi="Arial" w:cs="Arial"/>
                <w:color w:val="000000"/>
                <w:sz w:val="18"/>
                <w:szCs w:val="18"/>
                <w:lang w:val="es-CO" w:eastAsia="es-CO"/>
              </w:rPr>
            </w:pPr>
            <w:ins w:id="818" w:author="FERNANDA GASPARI" w:date="2021-10-29T10:32:00Z">
              <w:r w:rsidRPr="00752287">
                <w:rPr>
                  <w:rFonts w:ascii="Arial" w:hAnsi="Arial" w:cs="Arial"/>
                  <w:color w:val="000000"/>
                  <w:sz w:val="18"/>
                  <w:szCs w:val="18"/>
                  <w:lang w:eastAsia="es-AR"/>
                </w:rPr>
                <w:t>48</w:t>
              </w:r>
            </w:ins>
          </w:p>
        </w:tc>
        <w:tc>
          <w:tcPr>
            <w:tcW w:w="441" w:type="dxa"/>
            <w:tcBorders>
              <w:top w:val="nil"/>
              <w:left w:val="nil"/>
              <w:bottom w:val="nil"/>
              <w:right w:val="single" w:sz="8" w:space="0" w:color="auto"/>
            </w:tcBorders>
            <w:shd w:val="clear" w:color="auto" w:fill="auto"/>
            <w:vAlign w:val="center"/>
            <w:hideMark/>
          </w:tcPr>
          <w:p w14:paraId="3E71E5B9" w14:textId="77777777" w:rsidR="00173932" w:rsidRPr="00752287" w:rsidRDefault="00173932" w:rsidP="007F5937">
            <w:pPr>
              <w:jc w:val="center"/>
              <w:rPr>
                <w:ins w:id="819" w:author="FERNANDA GASPARI" w:date="2021-10-29T10:32:00Z"/>
                <w:rFonts w:ascii="Arial" w:hAnsi="Arial" w:cs="Arial"/>
                <w:color w:val="000000"/>
                <w:sz w:val="18"/>
                <w:szCs w:val="18"/>
                <w:lang w:val="es-CO" w:eastAsia="es-CO"/>
              </w:rPr>
            </w:pPr>
            <w:ins w:id="820" w:author="FERNANDA GASPARI" w:date="2021-10-29T10:32:00Z">
              <w:r w:rsidRPr="00752287">
                <w:rPr>
                  <w:rFonts w:ascii="Arial" w:hAnsi="Arial" w:cs="Arial"/>
                  <w:color w:val="000000"/>
                  <w:sz w:val="18"/>
                  <w:szCs w:val="18"/>
                  <w:lang w:eastAsia="es-AR"/>
                </w:rPr>
                <w:t>68</w:t>
              </w:r>
            </w:ins>
          </w:p>
        </w:tc>
        <w:tc>
          <w:tcPr>
            <w:tcW w:w="580" w:type="dxa"/>
            <w:tcBorders>
              <w:top w:val="nil"/>
              <w:left w:val="nil"/>
              <w:bottom w:val="nil"/>
              <w:right w:val="nil"/>
            </w:tcBorders>
            <w:shd w:val="clear" w:color="000000" w:fill="D9D9D9"/>
            <w:noWrap/>
            <w:vAlign w:val="center"/>
            <w:hideMark/>
          </w:tcPr>
          <w:p w14:paraId="3286AE3E" w14:textId="77777777" w:rsidR="00173932" w:rsidRPr="00752287" w:rsidRDefault="00173932" w:rsidP="007F5937">
            <w:pPr>
              <w:jc w:val="center"/>
              <w:rPr>
                <w:ins w:id="821" w:author="FERNANDA GASPARI" w:date="2021-10-29T10:32:00Z"/>
                <w:rFonts w:ascii="Arial" w:hAnsi="Arial" w:cs="Arial"/>
                <w:color w:val="000000"/>
                <w:sz w:val="18"/>
                <w:szCs w:val="18"/>
                <w:lang w:val="es-CO" w:eastAsia="es-CO"/>
              </w:rPr>
            </w:pPr>
            <w:ins w:id="822" w:author="FERNANDA GASPARI" w:date="2021-10-29T10:32:00Z">
              <w:r w:rsidRPr="00752287">
                <w:rPr>
                  <w:rFonts w:ascii="Arial" w:hAnsi="Arial" w:cs="Arial"/>
                  <w:color w:val="000000"/>
                  <w:sz w:val="18"/>
                  <w:szCs w:val="18"/>
                  <w:lang w:eastAsia="es-AR"/>
                </w:rPr>
                <w:t>202</w:t>
              </w:r>
            </w:ins>
          </w:p>
        </w:tc>
        <w:tc>
          <w:tcPr>
            <w:tcW w:w="441" w:type="dxa"/>
            <w:tcBorders>
              <w:top w:val="nil"/>
              <w:left w:val="nil"/>
              <w:bottom w:val="nil"/>
              <w:right w:val="nil"/>
            </w:tcBorders>
            <w:shd w:val="clear" w:color="auto" w:fill="auto"/>
            <w:vAlign w:val="center"/>
            <w:hideMark/>
          </w:tcPr>
          <w:p w14:paraId="73D757AA" w14:textId="77777777" w:rsidR="00173932" w:rsidRPr="00752287" w:rsidRDefault="00173932" w:rsidP="007F5937">
            <w:pPr>
              <w:jc w:val="center"/>
              <w:rPr>
                <w:ins w:id="823" w:author="FERNANDA GASPARI" w:date="2021-10-29T10:32:00Z"/>
                <w:rFonts w:ascii="Arial" w:hAnsi="Arial" w:cs="Arial"/>
                <w:color w:val="000000"/>
                <w:sz w:val="18"/>
                <w:szCs w:val="18"/>
                <w:lang w:val="es-CO" w:eastAsia="es-CO"/>
              </w:rPr>
            </w:pPr>
            <w:ins w:id="824" w:author="FERNANDA GASPARI" w:date="2021-10-29T10:32:00Z">
              <w:r w:rsidRPr="00752287">
                <w:rPr>
                  <w:rFonts w:ascii="Arial" w:hAnsi="Arial" w:cs="Arial"/>
                  <w:color w:val="000000"/>
                  <w:sz w:val="18"/>
                  <w:szCs w:val="18"/>
                  <w:lang w:eastAsia="es-AR"/>
                </w:rPr>
                <w:t>46</w:t>
              </w:r>
            </w:ins>
          </w:p>
        </w:tc>
        <w:tc>
          <w:tcPr>
            <w:tcW w:w="441" w:type="dxa"/>
            <w:tcBorders>
              <w:top w:val="nil"/>
              <w:left w:val="nil"/>
              <w:bottom w:val="nil"/>
              <w:right w:val="nil"/>
            </w:tcBorders>
            <w:shd w:val="clear" w:color="auto" w:fill="auto"/>
            <w:vAlign w:val="center"/>
            <w:hideMark/>
          </w:tcPr>
          <w:p w14:paraId="274AF81D" w14:textId="77777777" w:rsidR="00173932" w:rsidRPr="00752287" w:rsidRDefault="00173932" w:rsidP="007F5937">
            <w:pPr>
              <w:jc w:val="center"/>
              <w:rPr>
                <w:ins w:id="825" w:author="FERNANDA GASPARI" w:date="2021-10-29T10:32:00Z"/>
                <w:rFonts w:ascii="Arial" w:hAnsi="Arial" w:cs="Arial"/>
                <w:color w:val="000000"/>
                <w:sz w:val="18"/>
                <w:szCs w:val="18"/>
                <w:lang w:val="es-CO" w:eastAsia="es-CO"/>
              </w:rPr>
            </w:pPr>
            <w:ins w:id="826"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single" w:sz="8" w:space="0" w:color="auto"/>
            </w:tcBorders>
            <w:shd w:val="clear" w:color="auto" w:fill="auto"/>
            <w:vAlign w:val="center"/>
            <w:hideMark/>
          </w:tcPr>
          <w:p w14:paraId="021D44FC" w14:textId="77777777" w:rsidR="00173932" w:rsidRPr="00752287" w:rsidRDefault="00173932" w:rsidP="007F5937">
            <w:pPr>
              <w:jc w:val="center"/>
              <w:rPr>
                <w:ins w:id="827" w:author="FERNANDA GASPARI" w:date="2021-10-29T10:32:00Z"/>
                <w:rFonts w:ascii="Arial" w:hAnsi="Arial" w:cs="Arial"/>
                <w:color w:val="000000"/>
                <w:sz w:val="18"/>
                <w:szCs w:val="18"/>
                <w:lang w:val="es-CO" w:eastAsia="es-CO"/>
              </w:rPr>
            </w:pPr>
            <w:ins w:id="828"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vAlign w:val="center"/>
            <w:hideMark/>
          </w:tcPr>
          <w:p w14:paraId="37EC1FDC" w14:textId="77777777" w:rsidR="00173932" w:rsidRPr="00752287" w:rsidRDefault="00173932" w:rsidP="007F5937">
            <w:pPr>
              <w:jc w:val="center"/>
              <w:rPr>
                <w:ins w:id="829" w:author="FERNANDA GASPARI" w:date="2021-10-29T10:32:00Z"/>
                <w:rFonts w:ascii="Arial" w:hAnsi="Arial" w:cs="Arial"/>
                <w:color w:val="000000"/>
                <w:sz w:val="18"/>
                <w:szCs w:val="18"/>
                <w:lang w:val="es-CO" w:eastAsia="es-CO"/>
              </w:rPr>
            </w:pPr>
            <w:ins w:id="830" w:author="FERNANDA GASPARI" w:date="2021-10-29T10:32:00Z">
              <w:r w:rsidRPr="00752287">
                <w:rPr>
                  <w:rFonts w:ascii="Arial" w:hAnsi="Arial" w:cs="Arial"/>
                  <w:color w:val="000000"/>
                  <w:sz w:val="18"/>
                  <w:szCs w:val="18"/>
                  <w:lang w:eastAsia="es-CO"/>
                </w:rPr>
                <w:t>203</w:t>
              </w:r>
            </w:ins>
          </w:p>
        </w:tc>
        <w:tc>
          <w:tcPr>
            <w:tcW w:w="441" w:type="dxa"/>
            <w:tcBorders>
              <w:top w:val="nil"/>
              <w:left w:val="nil"/>
              <w:bottom w:val="nil"/>
              <w:right w:val="nil"/>
            </w:tcBorders>
            <w:shd w:val="clear" w:color="auto" w:fill="auto"/>
            <w:vAlign w:val="center"/>
            <w:hideMark/>
          </w:tcPr>
          <w:p w14:paraId="788F0A1F" w14:textId="77777777" w:rsidR="00173932" w:rsidRPr="00752287" w:rsidRDefault="00173932" w:rsidP="007F5937">
            <w:pPr>
              <w:jc w:val="center"/>
              <w:rPr>
                <w:ins w:id="831" w:author="FERNANDA GASPARI" w:date="2021-10-29T10:32:00Z"/>
                <w:rFonts w:ascii="Arial" w:hAnsi="Arial" w:cs="Arial"/>
                <w:color w:val="000000"/>
                <w:sz w:val="18"/>
                <w:szCs w:val="18"/>
                <w:lang w:val="es-CO" w:eastAsia="es-CO"/>
              </w:rPr>
            </w:pPr>
            <w:ins w:id="832"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228437E2" w14:textId="77777777" w:rsidR="00173932" w:rsidRPr="00752287" w:rsidRDefault="00173932" w:rsidP="007F5937">
            <w:pPr>
              <w:jc w:val="center"/>
              <w:rPr>
                <w:ins w:id="833" w:author="FERNANDA GASPARI" w:date="2021-10-29T10:32:00Z"/>
                <w:rFonts w:ascii="Arial" w:hAnsi="Arial" w:cs="Arial"/>
                <w:color w:val="000000"/>
                <w:sz w:val="18"/>
                <w:szCs w:val="18"/>
                <w:lang w:val="es-CO" w:eastAsia="es-CO"/>
              </w:rPr>
            </w:pPr>
            <w:ins w:id="834"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45608CE1" w14:textId="77777777" w:rsidR="00173932" w:rsidRPr="00752287" w:rsidRDefault="00173932" w:rsidP="007F5937">
            <w:pPr>
              <w:jc w:val="center"/>
              <w:rPr>
                <w:ins w:id="835" w:author="FERNANDA GASPARI" w:date="2021-10-29T10:32:00Z"/>
                <w:rFonts w:ascii="Arial" w:hAnsi="Arial" w:cs="Arial"/>
                <w:color w:val="000000"/>
                <w:sz w:val="18"/>
                <w:szCs w:val="18"/>
                <w:lang w:val="es-CO" w:eastAsia="es-CO"/>
              </w:rPr>
            </w:pPr>
            <w:ins w:id="836"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24095AEC" w14:textId="77777777" w:rsidR="00173932" w:rsidRPr="00752287" w:rsidRDefault="00173932" w:rsidP="007F5937">
            <w:pPr>
              <w:jc w:val="center"/>
              <w:rPr>
                <w:ins w:id="837" w:author="FERNANDA GASPARI" w:date="2021-10-29T10:32:00Z"/>
                <w:rFonts w:ascii="Arial" w:hAnsi="Arial" w:cs="Arial"/>
                <w:color w:val="000000"/>
                <w:sz w:val="18"/>
                <w:szCs w:val="18"/>
                <w:lang w:val="es-CO" w:eastAsia="es-CO"/>
              </w:rPr>
            </w:pPr>
            <w:ins w:id="838" w:author="FERNANDA GASPARI" w:date="2021-10-29T10:32:00Z">
              <w:r w:rsidRPr="00752287">
                <w:rPr>
                  <w:rFonts w:ascii="Arial" w:hAnsi="Arial" w:cs="Arial"/>
                  <w:color w:val="000000"/>
                  <w:sz w:val="18"/>
                  <w:szCs w:val="18"/>
                  <w:lang w:eastAsia="es-CO"/>
                </w:rPr>
                <w:t>204</w:t>
              </w:r>
            </w:ins>
          </w:p>
        </w:tc>
        <w:tc>
          <w:tcPr>
            <w:tcW w:w="441" w:type="dxa"/>
            <w:tcBorders>
              <w:top w:val="nil"/>
              <w:left w:val="nil"/>
              <w:bottom w:val="nil"/>
              <w:right w:val="nil"/>
            </w:tcBorders>
            <w:shd w:val="clear" w:color="auto" w:fill="auto"/>
            <w:vAlign w:val="center"/>
            <w:hideMark/>
          </w:tcPr>
          <w:p w14:paraId="15F1D8A4" w14:textId="77777777" w:rsidR="00173932" w:rsidRPr="00752287" w:rsidRDefault="00173932" w:rsidP="007F5937">
            <w:pPr>
              <w:jc w:val="center"/>
              <w:rPr>
                <w:ins w:id="839" w:author="FERNANDA GASPARI" w:date="2021-10-29T10:32:00Z"/>
                <w:rFonts w:ascii="Arial" w:hAnsi="Arial" w:cs="Arial"/>
                <w:color w:val="000000"/>
                <w:sz w:val="18"/>
                <w:szCs w:val="18"/>
                <w:lang w:val="es-CO" w:eastAsia="es-CO"/>
              </w:rPr>
            </w:pPr>
            <w:ins w:id="840"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7A10DB4C" w14:textId="77777777" w:rsidR="00173932" w:rsidRPr="00752287" w:rsidRDefault="00173932" w:rsidP="007F5937">
            <w:pPr>
              <w:jc w:val="center"/>
              <w:rPr>
                <w:ins w:id="841" w:author="FERNANDA GASPARI" w:date="2021-10-29T10:32:00Z"/>
                <w:rFonts w:ascii="Arial" w:hAnsi="Arial" w:cs="Arial"/>
                <w:color w:val="000000"/>
                <w:sz w:val="18"/>
                <w:szCs w:val="18"/>
                <w:lang w:val="es-CO" w:eastAsia="es-CO"/>
              </w:rPr>
            </w:pPr>
            <w:ins w:id="842"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73B9FD00" w14:textId="77777777" w:rsidR="00173932" w:rsidRPr="00752287" w:rsidRDefault="00173932" w:rsidP="007F5937">
            <w:pPr>
              <w:jc w:val="center"/>
              <w:rPr>
                <w:ins w:id="843" w:author="FERNANDA GASPARI" w:date="2021-10-29T10:32:00Z"/>
                <w:rFonts w:ascii="Arial" w:hAnsi="Arial" w:cs="Arial"/>
                <w:color w:val="000000"/>
                <w:sz w:val="18"/>
                <w:szCs w:val="18"/>
                <w:lang w:val="es-CO" w:eastAsia="es-CO"/>
              </w:rPr>
            </w:pPr>
            <w:ins w:id="844" w:author="FERNANDA GASPARI" w:date="2021-10-29T10:32:00Z">
              <w:r w:rsidRPr="00752287">
                <w:rPr>
                  <w:rFonts w:ascii="Arial" w:hAnsi="Arial" w:cs="Arial"/>
                  <w:color w:val="000000"/>
                  <w:sz w:val="18"/>
                  <w:szCs w:val="18"/>
                  <w:lang w:eastAsia="es-AR"/>
                </w:rPr>
                <w:t>92</w:t>
              </w:r>
            </w:ins>
          </w:p>
        </w:tc>
      </w:tr>
      <w:tr w:rsidR="00173932" w:rsidRPr="00752287" w14:paraId="445C2A0C" w14:textId="77777777" w:rsidTr="007F5937">
        <w:trPr>
          <w:trHeight w:val="168"/>
          <w:tblHeader/>
          <w:jc w:val="center"/>
          <w:ins w:id="845"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49B2E343" w14:textId="77777777" w:rsidR="00173932" w:rsidRPr="00752287" w:rsidRDefault="00173932" w:rsidP="007F5937">
            <w:pPr>
              <w:jc w:val="center"/>
              <w:rPr>
                <w:ins w:id="846" w:author="FERNANDA GASPARI" w:date="2021-10-29T10:32:00Z"/>
                <w:rFonts w:ascii="Arial" w:hAnsi="Arial" w:cs="Arial"/>
                <w:color w:val="000000"/>
                <w:sz w:val="18"/>
                <w:szCs w:val="18"/>
                <w:lang w:val="es-CO" w:eastAsia="es-CO"/>
              </w:rPr>
            </w:pPr>
            <w:ins w:id="847" w:author="FERNANDA GASPARI" w:date="2021-10-29T10:32:00Z">
              <w:r w:rsidRPr="00752287">
                <w:rPr>
                  <w:rFonts w:ascii="Arial" w:hAnsi="Arial" w:cs="Arial"/>
                  <w:color w:val="000000"/>
                  <w:sz w:val="18"/>
                  <w:szCs w:val="18"/>
                  <w:lang w:eastAsia="es-CO"/>
                </w:rPr>
                <w:t>211</w:t>
              </w:r>
            </w:ins>
          </w:p>
        </w:tc>
        <w:tc>
          <w:tcPr>
            <w:tcW w:w="441" w:type="dxa"/>
            <w:tcBorders>
              <w:top w:val="nil"/>
              <w:left w:val="nil"/>
              <w:bottom w:val="nil"/>
              <w:right w:val="nil"/>
            </w:tcBorders>
            <w:shd w:val="clear" w:color="auto" w:fill="auto"/>
            <w:vAlign w:val="center"/>
            <w:hideMark/>
          </w:tcPr>
          <w:p w14:paraId="6EC55EFF" w14:textId="77777777" w:rsidR="00173932" w:rsidRPr="00752287" w:rsidRDefault="00173932" w:rsidP="007F5937">
            <w:pPr>
              <w:jc w:val="center"/>
              <w:rPr>
                <w:ins w:id="848" w:author="FERNANDA GASPARI" w:date="2021-10-29T10:32:00Z"/>
                <w:rFonts w:ascii="Arial" w:hAnsi="Arial" w:cs="Arial"/>
                <w:color w:val="000000"/>
                <w:sz w:val="18"/>
                <w:szCs w:val="18"/>
                <w:lang w:val="es-CO" w:eastAsia="es-CO"/>
              </w:rPr>
            </w:pPr>
            <w:ins w:id="849" w:author="FERNANDA GASPARI" w:date="2021-10-29T10:32:00Z">
              <w:r w:rsidRPr="00752287">
                <w:rPr>
                  <w:rFonts w:ascii="Arial" w:hAnsi="Arial" w:cs="Arial"/>
                  <w:color w:val="000000"/>
                  <w:sz w:val="18"/>
                  <w:szCs w:val="18"/>
                  <w:lang w:eastAsia="es-AR"/>
                </w:rPr>
                <w:t>18</w:t>
              </w:r>
            </w:ins>
          </w:p>
        </w:tc>
        <w:tc>
          <w:tcPr>
            <w:tcW w:w="441" w:type="dxa"/>
            <w:tcBorders>
              <w:top w:val="nil"/>
              <w:left w:val="nil"/>
              <w:bottom w:val="nil"/>
              <w:right w:val="nil"/>
            </w:tcBorders>
            <w:shd w:val="clear" w:color="auto" w:fill="auto"/>
            <w:vAlign w:val="center"/>
            <w:hideMark/>
          </w:tcPr>
          <w:p w14:paraId="24DA5ECA" w14:textId="77777777" w:rsidR="00173932" w:rsidRPr="00752287" w:rsidRDefault="00173932" w:rsidP="007F5937">
            <w:pPr>
              <w:jc w:val="center"/>
              <w:rPr>
                <w:ins w:id="850" w:author="FERNANDA GASPARI" w:date="2021-10-29T10:32:00Z"/>
                <w:rFonts w:ascii="Arial" w:hAnsi="Arial" w:cs="Arial"/>
                <w:color w:val="000000"/>
                <w:sz w:val="18"/>
                <w:szCs w:val="18"/>
                <w:lang w:val="es-CO" w:eastAsia="es-CO"/>
              </w:rPr>
            </w:pPr>
            <w:ins w:id="851" w:author="FERNANDA GASPARI" w:date="2021-10-29T10:32:00Z">
              <w:r w:rsidRPr="00752287">
                <w:rPr>
                  <w:rFonts w:ascii="Arial" w:hAnsi="Arial" w:cs="Arial"/>
                  <w:color w:val="000000"/>
                  <w:sz w:val="18"/>
                  <w:szCs w:val="18"/>
                  <w:lang w:eastAsia="es-AR"/>
                </w:rPr>
                <w:t>35</w:t>
              </w:r>
            </w:ins>
          </w:p>
        </w:tc>
        <w:tc>
          <w:tcPr>
            <w:tcW w:w="441" w:type="dxa"/>
            <w:tcBorders>
              <w:top w:val="nil"/>
              <w:left w:val="nil"/>
              <w:bottom w:val="nil"/>
              <w:right w:val="single" w:sz="8" w:space="0" w:color="auto"/>
            </w:tcBorders>
            <w:shd w:val="clear" w:color="auto" w:fill="auto"/>
            <w:vAlign w:val="center"/>
            <w:hideMark/>
          </w:tcPr>
          <w:p w14:paraId="6873327D" w14:textId="77777777" w:rsidR="00173932" w:rsidRPr="00752287" w:rsidRDefault="00173932" w:rsidP="007F5937">
            <w:pPr>
              <w:jc w:val="center"/>
              <w:rPr>
                <w:ins w:id="852" w:author="FERNANDA GASPARI" w:date="2021-10-29T10:32:00Z"/>
                <w:rFonts w:ascii="Arial" w:hAnsi="Arial" w:cs="Arial"/>
                <w:color w:val="000000"/>
                <w:sz w:val="18"/>
                <w:szCs w:val="18"/>
                <w:lang w:val="es-CO" w:eastAsia="es-CO"/>
              </w:rPr>
            </w:pPr>
            <w:ins w:id="853" w:author="FERNANDA GASPARI" w:date="2021-10-29T10:32:00Z">
              <w:r w:rsidRPr="00752287">
                <w:rPr>
                  <w:rFonts w:ascii="Arial" w:hAnsi="Arial" w:cs="Arial"/>
                  <w:color w:val="000000"/>
                  <w:sz w:val="18"/>
                  <w:szCs w:val="18"/>
                  <w:lang w:eastAsia="es-AR"/>
                </w:rPr>
                <w:t>55</w:t>
              </w:r>
            </w:ins>
          </w:p>
        </w:tc>
        <w:tc>
          <w:tcPr>
            <w:tcW w:w="580" w:type="dxa"/>
            <w:tcBorders>
              <w:top w:val="nil"/>
              <w:left w:val="nil"/>
              <w:bottom w:val="nil"/>
              <w:right w:val="nil"/>
            </w:tcBorders>
            <w:shd w:val="clear" w:color="000000" w:fill="D9D9D9"/>
            <w:noWrap/>
            <w:vAlign w:val="center"/>
            <w:hideMark/>
          </w:tcPr>
          <w:p w14:paraId="2664CDB6" w14:textId="77777777" w:rsidR="00173932" w:rsidRPr="00752287" w:rsidRDefault="00173932" w:rsidP="007F5937">
            <w:pPr>
              <w:jc w:val="center"/>
              <w:rPr>
                <w:ins w:id="854" w:author="FERNANDA GASPARI" w:date="2021-10-29T10:32:00Z"/>
                <w:rFonts w:ascii="Arial" w:hAnsi="Arial" w:cs="Arial"/>
                <w:color w:val="000000"/>
                <w:sz w:val="18"/>
                <w:szCs w:val="18"/>
                <w:lang w:val="es-CO" w:eastAsia="es-CO"/>
              </w:rPr>
            </w:pPr>
            <w:ins w:id="855" w:author="FERNANDA GASPARI" w:date="2021-10-29T10:32:00Z">
              <w:r w:rsidRPr="00752287">
                <w:rPr>
                  <w:rFonts w:ascii="Arial" w:hAnsi="Arial" w:cs="Arial"/>
                  <w:color w:val="000000"/>
                  <w:sz w:val="18"/>
                  <w:szCs w:val="18"/>
                  <w:lang w:eastAsia="es-AR"/>
                </w:rPr>
                <w:t>212</w:t>
              </w:r>
            </w:ins>
          </w:p>
        </w:tc>
        <w:tc>
          <w:tcPr>
            <w:tcW w:w="441" w:type="dxa"/>
            <w:tcBorders>
              <w:top w:val="nil"/>
              <w:left w:val="nil"/>
              <w:bottom w:val="nil"/>
              <w:right w:val="nil"/>
            </w:tcBorders>
            <w:shd w:val="clear" w:color="auto" w:fill="auto"/>
            <w:vAlign w:val="center"/>
            <w:hideMark/>
          </w:tcPr>
          <w:p w14:paraId="043492F7" w14:textId="77777777" w:rsidR="00173932" w:rsidRPr="00752287" w:rsidRDefault="00173932" w:rsidP="007F5937">
            <w:pPr>
              <w:jc w:val="center"/>
              <w:rPr>
                <w:ins w:id="856" w:author="FERNANDA GASPARI" w:date="2021-10-29T10:32:00Z"/>
                <w:rFonts w:ascii="Arial" w:hAnsi="Arial" w:cs="Arial"/>
                <w:color w:val="000000"/>
                <w:sz w:val="18"/>
                <w:szCs w:val="18"/>
                <w:lang w:val="es-CO" w:eastAsia="es-CO"/>
              </w:rPr>
            </w:pPr>
            <w:ins w:id="857" w:author="FERNANDA GASPARI" w:date="2021-10-29T10:32:00Z">
              <w:r w:rsidRPr="00752287">
                <w:rPr>
                  <w:rFonts w:ascii="Arial" w:hAnsi="Arial" w:cs="Arial"/>
                  <w:color w:val="000000"/>
                  <w:sz w:val="18"/>
                  <w:szCs w:val="18"/>
                  <w:lang w:eastAsia="es-AR"/>
                </w:rPr>
                <w:t>35</w:t>
              </w:r>
            </w:ins>
          </w:p>
        </w:tc>
        <w:tc>
          <w:tcPr>
            <w:tcW w:w="441" w:type="dxa"/>
            <w:tcBorders>
              <w:top w:val="nil"/>
              <w:left w:val="nil"/>
              <w:bottom w:val="nil"/>
              <w:right w:val="nil"/>
            </w:tcBorders>
            <w:shd w:val="clear" w:color="auto" w:fill="auto"/>
            <w:vAlign w:val="center"/>
            <w:hideMark/>
          </w:tcPr>
          <w:p w14:paraId="6FF6CB05" w14:textId="77777777" w:rsidR="00173932" w:rsidRPr="00752287" w:rsidRDefault="00173932" w:rsidP="007F5937">
            <w:pPr>
              <w:jc w:val="center"/>
              <w:rPr>
                <w:ins w:id="858" w:author="FERNANDA GASPARI" w:date="2021-10-29T10:32:00Z"/>
                <w:rFonts w:ascii="Arial" w:hAnsi="Arial" w:cs="Arial"/>
                <w:color w:val="000000"/>
                <w:sz w:val="18"/>
                <w:szCs w:val="18"/>
                <w:lang w:val="es-CO" w:eastAsia="es-CO"/>
              </w:rPr>
            </w:pPr>
            <w:ins w:id="859"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single" w:sz="8" w:space="0" w:color="auto"/>
            </w:tcBorders>
            <w:shd w:val="clear" w:color="auto" w:fill="auto"/>
            <w:vAlign w:val="center"/>
            <w:hideMark/>
          </w:tcPr>
          <w:p w14:paraId="69D76EFB" w14:textId="77777777" w:rsidR="00173932" w:rsidRPr="00752287" w:rsidRDefault="00173932" w:rsidP="007F5937">
            <w:pPr>
              <w:jc w:val="center"/>
              <w:rPr>
                <w:ins w:id="860" w:author="FERNANDA GASPARI" w:date="2021-10-29T10:32:00Z"/>
                <w:rFonts w:ascii="Arial" w:hAnsi="Arial" w:cs="Arial"/>
                <w:color w:val="000000"/>
                <w:sz w:val="18"/>
                <w:szCs w:val="18"/>
                <w:lang w:val="es-CO" w:eastAsia="es-CO"/>
              </w:rPr>
            </w:pPr>
            <w:ins w:id="861" w:author="FERNANDA GASPARI" w:date="2021-10-29T10:32:00Z">
              <w:r w:rsidRPr="00752287">
                <w:rPr>
                  <w:rFonts w:ascii="Arial" w:hAnsi="Arial" w:cs="Arial"/>
                  <w:color w:val="000000"/>
                  <w:sz w:val="18"/>
                  <w:szCs w:val="18"/>
                  <w:lang w:eastAsia="es-AR"/>
                </w:rPr>
                <w:t>75</w:t>
              </w:r>
            </w:ins>
          </w:p>
        </w:tc>
        <w:tc>
          <w:tcPr>
            <w:tcW w:w="580" w:type="dxa"/>
            <w:tcBorders>
              <w:top w:val="nil"/>
              <w:left w:val="nil"/>
              <w:bottom w:val="nil"/>
              <w:right w:val="nil"/>
            </w:tcBorders>
            <w:shd w:val="clear" w:color="000000" w:fill="D9D9D9"/>
            <w:vAlign w:val="center"/>
            <w:hideMark/>
          </w:tcPr>
          <w:p w14:paraId="08C9903E" w14:textId="77777777" w:rsidR="00173932" w:rsidRPr="00752287" w:rsidRDefault="00173932" w:rsidP="007F5937">
            <w:pPr>
              <w:jc w:val="center"/>
              <w:rPr>
                <w:ins w:id="862" w:author="FERNANDA GASPARI" w:date="2021-10-29T10:32:00Z"/>
                <w:rFonts w:ascii="Arial" w:hAnsi="Arial" w:cs="Arial"/>
                <w:color w:val="000000"/>
                <w:sz w:val="18"/>
                <w:szCs w:val="18"/>
                <w:lang w:val="es-CO" w:eastAsia="es-CO"/>
              </w:rPr>
            </w:pPr>
            <w:ins w:id="863" w:author="FERNANDA GASPARI" w:date="2021-10-29T10:32:00Z">
              <w:r w:rsidRPr="00752287">
                <w:rPr>
                  <w:rFonts w:ascii="Arial" w:hAnsi="Arial" w:cs="Arial"/>
                  <w:color w:val="000000"/>
                  <w:sz w:val="18"/>
                  <w:szCs w:val="18"/>
                  <w:lang w:eastAsia="es-CO"/>
                </w:rPr>
                <w:t>213</w:t>
              </w:r>
            </w:ins>
          </w:p>
        </w:tc>
        <w:tc>
          <w:tcPr>
            <w:tcW w:w="441" w:type="dxa"/>
            <w:tcBorders>
              <w:top w:val="nil"/>
              <w:left w:val="nil"/>
              <w:bottom w:val="nil"/>
              <w:right w:val="nil"/>
            </w:tcBorders>
            <w:shd w:val="clear" w:color="auto" w:fill="auto"/>
            <w:vAlign w:val="center"/>
            <w:hideMark/>
          </w:tcPr>
          <w:p w14:paraId="37AF5412" w14:textId="77777777" w:rsidR="00173932" w:rsidRPr="00752287" w:rsidRDefault="00173932" w:rsidP="007F5937">
            <w:pPr>
              <w:jc w:val="center"/>
              <w:rPr>
                <w:ins w:id="864" w:author="FERNANDA GASPARI" w:date="2021-10-29T10:32:00Z"/>
                <w:rFonts w:ascii="Arial" w:hAnsi="Arial" w:cs="Arial"/>
                <w:color w:val="000000"/>
                <w:sz w:val="18"/>
                <w:szCs w:val="18"/>
                <w:lang w:val="es-CO" w:eastAsia="es-CO"/>
              </w:rPr>
            </w:pPr>
            <w:ins w:id="865"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5C38FD32" w14:textId="77777777" w:rsidR="00173932" w:rsidRPr="00752287" w:rsidRDefault="00173932" w:rsidP="007F5937">
            <w:pPr>
              <w:jc w:val="center"/>
              <w:rPr>
                <w:ins w:id="866" w:author="FERNANDA GASPARI" w:date="2021-10-29T10:32:00Z"/>
                <w:rFonts w:ascii="Arial" w:hAnsi="Arial" w:cs="Arial"/>
                <w:color w:val="000000"/>
                <w:sz w:val="18"/>
                <w:szCs w:val="18"/>
                <w:lang w:val="es-CO" w:eastAsia="es-CO"/>
              </w:rPr>
            </w:pPr>
            <w:ins w:id="867"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11564C05" w14:textId="77777777" w:rsidR="00173932" w:rsidRPr="00752287" w:rsidRDefault="00173932" w:rsidP="007F5937">
            <w:pPr>
              <w:jc w:val="center"/>
              <w:rPr>
                <w:ins w:id="868" w:author="FERNANDA GASPARI" w:date="2021-10-29T10:32:00Z"/>
                <w:rFonts w:ascii="Arial" w:hAnsi="Arial" w:cs="Arial"/>
                <w:color w:val="000000"/>
                <w:sz w:val="18"/>
                <w:szCs w:val="18"/>
                <w:lang w:val="es-CO" w:eastAsia="es-CO"/>
              </w:rPr>
            </w:pPr>
            <w:ins w:id="869"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36AF2206" w14:textId="77777777" w:rsidR="00173932" w:rsidRPr="00752287" w:rsidRDefault="00173932" w:rsidP="007F5937">
            <w:pPr>
              <w:jc w:val="center"/>
              <w:rPr>
                <w:ins w:id="870" w:author="FERNANDA GASPARI" w:date="2021-10-29T10:32:00Z"/>
                <w:rFonts w:ascii="Arial" w:hAnsi="Arial" w:cs="Arial"/>
                <w:color w:val="000000"/>
                <w:sz w:val="18"/>
                <w:szCs w:val="18"/>
                <w:lang w:val="es-CO" w:eastAsia="es-CO"/>
              </w:rPr>
            </w:pPr>
            <w:ins w:id="871" w:author="FERNANDA GASPARI" w:date="2021-10-29T10:32:00Z">
              <w:r w:rsidRPr="00752287">
                <w:rPr>
                  <w:rFonts w:ascii="Arial" w:hAnsi="Arial" w:cs="Arial"/>
                  <w:color w:val="000000"/>
                  <w:sz w:val="18"/>
                  <w:szCs w:val="18"/>
                  <w:lang w:eastAsia="es-CO"/>
                </w:rPr>
                <w:t>214</w:t>
              </w:r>
            </w:ins>
          </w:p>
        </w:tc>
        <w:tc>
          <w:tcPr>
            <w:tcW w:w="441" w:type="dxa"/>
            <w:tcBorders>
              <w:top w:val="nil"/>
              <w:left w:val="nil"/>
              <w:bottom w:val="nil"/>
              <w:right w:val="nil"/>
            </w:tcBorders>
            <w:shd w:val="clear" w:color="auto" w:fill="auto"/>
            <w:vAlign w:val="center"/>
            <w:hideMark/>
          </w:tcPr>
          <w:p w14:paraId="77B92195" w14:textId="77777777" w:rsidR="00173932" w:rsidRPr="00752287" w:rsidRDefault="00173932" w:rsidP="007F5937">
            <w:pPr>
              <w:jc w:val="center"/>
              <w:rPr>
                <w:ins w:id="872" w:author="FERNANDA GASPARI" w:date="2021-10-29T10:32:00Z"/>
                <w:rFonts w:ascii="Arial" w:hAnsi="Arial" w:cs="Arial"/>
                <w:color w:val="000000"/>
                <w:sz w:val="18"/>
                <w:szCs w:val="18"/>
                <w:lang w:val="es-CO" w:eastAsia="es-CO"/>
              </w:rPr>
            </w:pPr>
            <w:ins w:id="873"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144A566E" w14:textId="77777777" w:rsidR="00173932" w:rsidRPr="00752287" w:rsidRDefault="00173932" w:rsidP="007F5937">
            <w:pPr>
              <w:jc w:val="center"/>
              <w:rPr>
                <w:ins w:id="874" w:author="FERNANDA GASPARI" w:date="2021-10-29T10:32:00Z"/>
                <w:rFonts w:ascii="Arial" w:hAnsi="Arial" w:cs="Arial"/>
                <w:color w:val="000000"/>
                <w:sz w:val="18"/>
                <w:szCs w:val="18"/>
                <w:lang w:val="es-CO" w:eastAsia="es-CO"/>
              </w:rPr>
            </w:pPr>
            <w:ins w:id="875"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02E272D6" w14:textId="77777777" w:rsidR="00173932" w:rsidRPr="00752287" w:rsidRDefault="00173932" w:rsidP="007F5937">
            <w:pPr>
              <w:jc w:val="center"/>
              <w:rPr>
                <w:ins w:id="876" w:author="FERNANDA GASPARI" w:date="2021-10-29T10:32:00Z"/>
                <w:rFonts w:ascii="Arial" w:hAnsi="Arial" w:cs="Arial"/>
                <w:color w:val="000000"/>
                <w:sz w:val="18"/>
                <w:szCs w:val="18"/>
                <w:lang w:val="es-CO" w:eastAsia="es-CO"/>
              </w:rPr>
            </w:pPr>
            <w:ins w:id="877" w:author="FERNANDA GASPARI" w:date="2021-10-29T10:32:00Z">
              <w:r w:rsidRPr="00752287">
                <w:rPr>
                  <w:rFonts w:ascii="Arial" w:hAnsi="Arial" w:cs="Arial"/>
                  <w:color w:val="000000"/>
                  <w:sz w:val="18"/>
                  <w:szCs w:val="18"/>
                  <w:lang w:eastAsia="es-AR"/>
                </w:rPr>
                <w:t>89</w:t>
              </w:r>
            </w:ins>
          </w:p>
        </w:tc>
      </w:tr>
      <w:tr w:rsidR="00173932" w:rsidRPr="00752287" w14:paraId="53F19875" w14:textId="77777777" w:rsidTr="007F5937">
        <w:trPr>
          <w:trHeight w:val="168"/>
          <w:tblHeader/>
          <w:jc w:val="center"/>
          <w:ins w:id="878"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EC5F1F2" w14:textId="77777777" w:rsidR="00173932" w:rsidRPr="00752287" w:rsidRDefault="00173932" w:rsidP="007F5937">
            <w:pPr>
              <w:jc w:val="center"/>
              <w:rPr>
                <w:ins w:id="879" w:author="FERNANDA GASPARI" w:date="2021-10-29T10:32:00Z"/>
                <w:rFonts w:ascii="Arial" w:hAnsi="Arial" w:cs="Arial"/>
                <w:color w:val="000000"/>
                <w:sz w:val="18"/>
                <w:szCs w:val="18"/>
                <w:lang w:val="es-CO" w:eastAsia="es-CO"/>
              </w:rPr>
            </w:pPr>
            <w:ins w:id="880" w:author="FERNANDA GASPARI" w:date="2021-10-29T10:32:00Z">
              <w:r w:rsidRPr="00752287">
                <w:rPr>
                  <w:rFonts w:ascii="Arial" w:hAnsi="Arial" w:cs="Arial"/>
                  <w:color w:val="000000"/>
                  <w:sz w:val="18"/>
                  <w:szCs w:val="18"/>
                  <w:lang w:eastAsia="es-CO"/>
                </w:rPr>
                <w:t>221</w:t>
              </w:r>
            </w:ins>
          </w:p>
        </w:tc>
        <w:tc>
          <w:tcPr>
            <w:tcW w:w="441" w:type="dxa"/>
            <w:tcBorders>
              <w:top w:val="nil"/>
              <w:left w:val="nil"/>
              <w:bottom w:val="nil"/>
              <w:right w:val="nil"/>
            </w:tcBorders>
            <w:shd w:val="clear" w:color="auto" w:fill="auto"/>
            <w:vAlign w:val="center"/>
            <w:hideMark/>
          </w:tcPr>
          <w:p w14:paraId="2ADF8464" w14:textId="77777777" w:rsidR="00173932" w:rsidRPr="00752287" w:rsidRDefault="00173932" w:rsidP="007F5937">
            <w:pPr>
              <w:jc w:val="center"/>
              <w:rPr>
                <w:ins w:id="881" w:author="FERNANDA GASPARI" w:date="2021-10-29T10:32:00Z"/>
                <w:rFonts w:ascii="Arial" w:hAnsi="Arial" w:cs="Arial"/>
                <w:color w:val="000000"/>
                <w:sz w:val="18"/>
                <w:szCs w:val="18"/>
                <w:lang w:val="es-CO" w:eastAsia="es-CO"/>
              </w:rPr>
            </w:pPr>
            <w:ins w:id="882" w:author="FERNANDA GASPARI" w:date="2021-10-29T10:32:00Z">
              <w:r w:rsidRPr="00752287">
                <w:rPr>
                  <w:rFonts w:ascii="Arial" w:hAnsi="Arial" w:cs="Arial"/>
                  <w:color w:val="000000"/>
                  <w:sz w:val="18"/>
                  <w:szCs w:val="18"/>
                  <w:lang w:eastAsia="es-AR"/>
                </w:rPr>
                <w:t>15</w:t>
              </w:r>
            </w:ins>
          </w:p>
        </w:tc>
        <w:tc>
          <w:tcPr>
            <w:tcW w:w="441" w:type="dxa"/>
            <w:tcBorders>
              <w:top w:val="nil"/>
              <w:left w:val="nil"/>
              <w:bottom w:val="nil"/>
              <w:right w:val="nil"/>
            </w:tcBorders>
            <w:shd w:val="clear" w:color="auto" w:fill="auto"/>
            <w:vAlign w:val="center"/>
            <w:hideMark/>
          </w:tcPr>
          <w:p w14:paraId="5BE6C200" w14:textId="77777777" w:rsidR="00173932" w:rsidRPr="00752287" w:rsidRDefault="00173932" w:rsidP="007F5937">
            <w:pPr>
              <w:jc w:val="center"/>
              <w:rPr>
                <w:ins w:id="883" w:author="FERNANDA GASPARI" w:date="2021-10-29T10:32:00Z"/>
                <w:rFonts w:ascii="Arial" w:hAnsi="Arial" w:cs="Arial"/>
                <w:color w:val="000000"/>
                <w:sz w:val="18"/>
                <w:szCs w:val="18"/>
                <w:lang w:val="es-CO" w:eastAsia="es-CO"/>
              </w:rPr>
            </w:pPr>
            <w:ins w:id="884" w:author="FERNANDA GASPARI" w:date="2021-10-29T10:32:00Z">
              <w:r w:rsidRPr="00752287">
                <w:rPr>
                  <w:rFonts w:ascii="Arial" w:hAnsi="Arial" w:cs="Arial"/>
                  <w:color w:val="000000"/>
                  <w:sz w:val="18"/>
                  <w:szCs w:val="18"/>
                  <w:lang w:eastAsia="es-AR"/>
                </w:rPr>
                <w:t>30</w:t>
              </w:r>
            </w:ins>
          </w:p>
        </w:tc>
        <w:tc>
          <w:tcPr>
            <w:tcW w:w="441" w:type="dxa"/>
            <w:tcBorders>
              <w:top w:val="nil"/>
              <w:left w:val="nil"/>
              <w:bottom w:val="nil"/>
              <w:right w:val="single" w:sz="8" w:space="0" w:color="auto"/>
            </w:tcBorders>
            <w:shd w:val="clear" w:color="auto" w:fill="auto"/>
            <w:vAlign w:val="center"/>
            <w:hideMark/>
          </w:tcPr>
          <w:p w14:paraId="3EAD5364" w14:textId="77777777" w:rsidR="00173932" w:rsidRPr="00752287" w:rsidRDefault="00173932" w:rsidP="007F5937">
            <w:pPr>
              <w:jc w:val="center"/>
              <w:rPr>
                <w:ins w:id="885" w:author="FERNANDA GASPARI" w:date="2021-10-29T10:32:00Z"/>
                <w:rFonts w:ascii="Arial" w:hAnsi="Arial" w:cs="Arial"/>
                <w:color w:val="000000"/>
                <w:sz w:val="18"/>
                <w:szCs w:val="18"/>
                <w:lang w:val="es-CO" w:eastAsia="es-CO"/>
              </w:rPr>
            </w:pPr>
            <w:ins w:id="886" w:author="FERNANDA GASPARI" w:date="2021-10-29T10:32:00Z">
              <w:r w:rsidRPr="00752287">
                <w:rPr>
                  <w:rFonts w:ascii="Arial" w:hAnsi="Arial" w:cs="Arial"/>
                  <w:color w:val="000000"/>
                  <w:sz w:val="18"/>
                  <w:szCs w:val="18"/>
                  <w:lang w:eastAsia="es-AR"/>
                </w:rPr>
                <w:t>50</w:t>
              </w:r>
            </w:ins>
          </w:p>
        </w:tc>
        <w:tc>
          <w:tcPr>
            <w:tcW w:w="580" w:type="dxa"/>
            <w:tcBorders>
              <w:top w:val="nil"/>
              <w:left w:val="nil"/>
              <w:bottom w:val="nil"/>
              <w:right w:val="nil"/>
            </w:tcBorders>
            <w:shd w:val="clear" w:color="000000" w:fill="D9D9D9"/>
            <w:noWrap/>
            <w:vAlign w:val="center"/>
            <w:hideMark/>
          </w:tcPr>
          <w:p w14:paraId="1A64F18E" w14:textId="77777777" w:rsidR="00173932" w:rsidRPr="00752287" w:rsidRDefault="00173932" w:rsidP="007F5937">
            <w:pPr>
              <w:jc w:val="center"/>
              <w:rPr>
                <w:ins w:id="887" w:author="FERNANDA GASPARI" w:date="2021-10-29T10:32:00Z"/>
                <w:rFonts w:ascii="Arial" w:hAnsi="Arial" w:cs="Arial"/>
                <w:color w:val="000000"/>
                <w:sz w:val="18"/>
                <w:szCs w:val="18"/>
                <w:lang w:val="es-CO" w:eastAsia="es-CO"/>
              </w:rPr>
            </w:pPr>
            <w:ins w:id="888" w:author="FERNANDA GASPARI" w:date="2021-10-29T10:32:00Z">
              <w:r w:rsidRPr="00752287">
                <w:rPr>
                  <w:rFonts w:ascii="Arial" w:hAnsi="Arial" w:cs="Arial"/>
                  <w:color w:val="000000"/>
                  <w:sz w:val="18"/>
                  <w:szCs w:val="18"/>
                  <w:lang w:eastAsia="es-AR"/>
                </w:rPr>
                <w:t>222</w:t>
              </w:r>
            </w:ins>
          </w:p>
        </w:tc>
        <w:tc>
          <w:tcPr>
            <w:tcW w:w="441" w:type="dxa"/>
            <w:tcBorders>
              <w:top w:val="nil"/>
              <w:left w:val="nil"/>
              <w:bottom w:val="nil"/>
              <w:right w:val="nil"/>
            </w:tcBorders>
            <w:shd w:val="clear" w:color="auto" w:fill="auto"/>
            <w:vAlign w:val="center"/>
            <w:hideMark/>
          </w:tcPr>
          <w:p w14:paraId="2D93A057" w14:textId="77777777" w:rsidR="00173932" w:rsidRPr="00752287" w:rsidRDefault="00173932" w:rsidP="007F5937">
            <w:pPr>
              <w:jc w:val="center"/>
              <w:rPr>
                <w:ins w:id="889" w:author="FERNANDA GASPARI" w:date="2021-10-29T10:32:00Z"/>
                <w:rFonts w:ascii="Arial" w:hAnsi="Arial" w:cs="Arial"/>
                <w:color w:val="000000"/>
                <w:sz w:val="18"/>
                <w:szCs w:val="18"/>
                <w:lang w:val="es-CO" w:eastAsia="es-CO"/>
              </w:rPr>
            </w:pPr>
            <w:ins w:id="890" w:author="FERNANDA GASPARI" w:date="2021-10-29T10:32:00Z">
              <w:r w:rsidRPr="00752287">
                <w:rPr>
                  <w:rFonts w:ascii="Arial" w:hAnsi="Arial" w:cs="Arial"/>
                  <w:color w:val="000000"/>
                  <w:sz w:val="18"/>
                  <w:szCs w:val="18"/>
                  <w:lang w:eastAsia="es-AR"/>
                </w:rPr>
                <w:t>28</w:t>
              </w:r>
            </w:ins>
          </w:p>
        </w:tc>
        <w:tc>
          <w:tcPr>
            <w:tcW w:w="441" w:type="dxa"/>
            <w:tcBorders>
              <w:top w:val="nil"/>
              <w:left w:val="nil"/>
              <w:bottom w:val="nil"/>
              <w:right w:val="nil"/>
            </w:tcBorders>
            <w:shd w:val="clear" w:color="auto" w:fill="auto"/>
            <w:vAlign w:val="center"/>
            <w:hideMark/>
          </w:tcPr>
          <w:p w14:paraId="137AF596" w14:textId="77777777" w:rsidR="00173932" w:rsidRPr="00752287" w:rsidRDefault="00173932" w:rsidP="007F5937">
            <w:pPr>
              <w:jc w:val="center"/>
              <w:rPr>
                <w:ins w:id="891" w:author="FERNANDA GASPARI" w:date="2021-10-29T10:32:00Z"/>
                <w:rFonts w:ascii="Arial" w:hAnsi="Arial" w:cs="Arial"/>
                <w:color w:val="000000"/>
                <w:sz w:val="18"/>
                <w:szCs w:val="18"/>
                <w:lang w:val="es-CO" w:eastAsia="es-CO"/>
              </w:rPr>
            </w:pPr>
            <w:ins w:id="892" w:author="FERNANDA GASPARI" w:date="2021-10-29T10:32:00Z">
              <w:r w:rsidRPr="00752287">
                <w:rPr>
                  <w:rFonts w:ascii="Arial" w:hAnsi="Arial" w:cs="Arial"/>
                  <w:color w:val="000000"/>
                  <w:sz w:val="18"/>
                  <w:szCs w:val="18"/>
                  <w:lang w:eastAsia="es-AR"/>
                </w:rPr>
                <w:t>48</w:t>
              </w:r>
            </w:ins>
          </w:p>
        </w:tc>
        <w:tc>
          <w:tcPr>
            <w:tcW w:w="441" w:type="dxa"/>
            <w:tcBorders>
              <w:top w:val="nil"/>
              <w:left w:val="nil"/>
              <w:bottom w:val="nil"/>
              <w:right w:val="single" w:sz="8" w:space="0" w:color="auto"/>
            </w:tcBorders>
            <w:shd w:val="clear" w:color="auto" w:fill="auto"/>
            <w:vAlign w:val="center"/>
            <w:hideMark/>
          </w:tcPr>
          <w:p w14:paraId="6F2C3602" w14:textId="77777777" w:rsidR="00173932" w:rsidRPr="00752287" w:rsidRDefault="00173932" w:rsidP="007F5937">
            <w:pPr>
              <w:jc w:val="center"/>
              <w:rPr>
                <w:ins w:id="893" w:author="FERNANDA GASPARI" w:date="2021-10-29T10:32:00Z"/>
                <w:rFonts w:ascii="Arial" w:hAnsi="Arial" w:cs="Arial"/>
                <w:color w:val="000000"/>
                <w:sz w:val="18"/>
                <w:szCs w:val="18"/>
                <w:lang w:val="es-CO" w:eastAsia="es-CO"/>
              </w:rPr>
            </w:pPr>
            <w:ins w:id="894" w:author="FERNANDA GASPARI" w:date="2021-10-29T10:32:00Z">
              <w:r w:rsidRPr="00752287">
                <w:rPr>
                  <w:rFonts w:ascii="Arial" w:hAnsi="Arial" w:cs="Arial"/>
                  <w:color w:val="000000"/>
                  <w:sz w:val="18"/>
                  <w:szCs w:val="18"/>
                  <w:lang w:eastAsia="es-AR"/>
                </w:rPr>
                <w:t>68</w:t>
              </w:r>
            </w:ins>
          </w:p>
        </w:tc>
        <w:tc>
          <w:tcPr>
            <w:tcW w:w="580" w:type="dxa"/>
            <w:tcBorders>
              <w:top w:val="nil"/>
              <w:left w:val="nil"/>
              <w:bottom w:val="nil"/>
              <w:right w:val="nil"/>
            </w:tcBorders>
            <w:shd w:val="clear" w:color="000000" w:fill="D9D9D9"/>
            <w:vAlign w:val="center"/>
            <w:hideMark/>
          </w:tcPr>
          <w:p w14:paraId="0E20E59D" w14:textId="77777777" w:rsidR="00173932" w:rsidRPr="00752287" w:rsidRDefault="00173932" w:rsidP="007F5937">
            <w:pPr>
              <w:jc w:val="center"/>
              <w:rPr>
                <w:ins w:id="895" w:author="FERNANDA GASPARI" w:date="2021-10-29T10:32:00Z"/>
                <w:rFonts w:ascii="Arial" w:hAnsi="Arial" w:cs="Arial"/>
                <w:color w:val="000000"/>
                <w:sz w:val="18"/>
                <w:szCs w:val="18"/>
                <w:lang w:val="es-CO" w:eastAsia="es-CO"/>
              </w:rPr>
            </w:pPr>
            <w:ins w:id="896" w:author="FERNANDA GASPARI" w:date="2021-10-29T10:32:00Z">
              <w:r w:rsidRPr="00752287">
                <w:rPr>
                  <w:rFonts w:ascii="Arial" w:hAnsi="Arial" w:cs="Arial"/>
                  <w:color w:val="000000"/>
                  <w:sz w:val="18"/>
                  <w:szCs w:val="18"/>
                  <w:lang w:eastAsia="es-CO"/>
                </w:rPr>
                <w:t>223</w:t>
              </w:r>
            </w:ins>
          </w:p>
        </w:tc>
        <w:tc>
          <w:tcPr>
            <w:tcW w:w="441" w:type="dxa"/>
            <w:tcBorders>
              <w:top w:val="nil"/>
              <w:left w:val="nil"/>
              <w:bottom w:val="nil"/>
              <w:right w:val="nil"/>
            </w:tcBorders>
            <w:shd w:val="clear" w:color="auto" w:fill="auto"/>
            <w:vAlign w:val="center"/>
            <w:hideMark/>
          </w:tcPr>
          <w:p w14:paraId="1F156751" w14:textId="77777777" w:rsidR="00173932" w:rsidRPr="00752287" w:rsidRDefault="00173932" w:rsidP="007F5937">
            <w:pPr>
              <w:jc w:val="center"/>
              <w:rPr>
                <w:ins w:id="897" w:author="FERNANDA GASPARI" w:date="2021-10-29T10:32:00Z"/>
                <w:rFonts w:ascii="Arial" w:hAnsi="Arial" w:cs="Arial"/>
                <w:color w:val="000000"/>
                <w:sz w:val="18"/>
                <w:szCs w:val="18"/>
                <w:lang w:val="es-CO" w:eastAsia="es-CO"/>
              </w:rPr>
            </w:pPr>
            <w:ins w:id="898" w:author="FERNANDA GASPARI" w:date="2021-10-29T10:32:00Z">
              <w:r w:rsidRPr="00752287">
                <w:rPr>
                  <w:rFonts w:ascii="Arial" w:hAnsi="Arial" w:cs="Arial"/>
                  <w:color w:val="000000"/>
                  <w:sz w:val="18"/>
                  <w:szCs w:val="18"/>
                  <w:lang w:eastAsia="es-AR"/>
                </w:rPr>
                <w:t>44</w:t>
              </w:r>
            </w:ins>
          </w:p>
        </w:tc>
        <w:tc>
          <w:tcPr>
            <w:tcW w:w="441" w:type="dxa"/>
            <w:tcBorders>
              <w:top w:val="nil"/>
              <w:left w:val="nil"/>
              <w:bottom w:val="nil"/>
              <w:right w:val="nil"/>
            </w:tcBorders>
            <w:shd w:val="clear" w:color="auto" w:fill="auto"/>
            <w:vAlign w:val="center"/>
            <w:hideMark/>
          </w:tcPr>
          <w:p w14:paraId="13295982" w14:textId="77777777" w:rsidR="00173932" w:rsidRPr="00752287" w:rsidRDefault="00173932" w:rsidP="007F5937">
            <w:pPr>
              <w:jc w:val="center"/>
              <w:rPr>
                <w:ins w:id="899" w:author="FERNANDA GASPARI" w:date="2021-10-29T10:32:00Z"/>
                <w:rFonts w:ascii="Arial" w:hAnsi="Arial" w:cs="Arial"/>
                <w:color w:val="000000"/>
                <w:sz w:val="18"/>
                <w:szCs w:val="18"/>
                <w:lang w:val="es-CO" w:eastAsia="es-CO"/>
              </w:rPr>
            </w:pPr>
            <w:ins w:id="900" w:author="FERNANDA GASPARI" w:date="2021-10-29T10:32:00Z">
              <w:r w:rsidRPr="00752287">
                <w:rPr>
                  <w:rFonts w:ascii="Arial" w:hAnsi="Arial" w:cs="Arial"/>
                  <w:color w:val="000000"/>
                  <w:sz w:val="18"/>
                  <w:szCs w:val="18"/>
                  <w:lang w:eastAsia="es-AR"/>
                </w:rPr>
                <w:t>65</w:t>
              </w:r>
            </w:ins>
          </w:p>
        </w:tc>
        <w:tc>
          <w:tcPr>
            <w:tcW w:w="441" w:type="dxa"/>
            <w:tcBorders>
              <w:top w:val="nil"/>
              <w:left w:val="nil"/>
              <w:bottom w:val="nil"/>
              <w:right w:val="single" w:sz="8" w:space="0" w:color="auto"/>
            </w:tcBorders>
            <w:shd w:val="clear" w:color="auto" w:fill="auto"/>
            <w:vAlign w:val="center"/>
            <w:hideMark/>
          </w:tcPr>
          <w:p w14:paraId="345B83DA" w14:textId="77777777" w:rsidR="00173932" w:rsidRPr="00752287" w:rsidRDefault="00173932" w:rsidP="007F5937">
            <w:pPr>
              <w:jc w:val="center"/>
              <w:rPr>
                <w:ins w:id="901" w:author="FERNANDA GASPARI" w:date="2021-10-29T10:32:00Z"/>
                <w:rFonts w:ascii="Arial" w:hAnsi="Arial" w:cs="Arial"/>
                <w:color w:val="000000"/>
                <w:sz w:val="18"/>
                <w:szCs w:val="18"/>
                <w:lang w:val="es-CO" w:eastAsia="es-CO"/>
              </w:rPr>
            </w:pPr>
            <w:ins w:id="902" w:author="FERNANDA GASPARI" w:date="2021-10-29T10:32:00Z">
              <w:r w:rsidRPr="00752287">
                <w:rPr>
                  <w:rFonts w:ascii="Arial" w:hAnsi="Arial" w:cs="Arial"/>
                  <w:color w:val="000000"/>
                  <w:sz w:val="18"/>
                  <w:szCs w:val="18"/>
                  <w:lang w:eastAsia="es-AR"/>
                </w:rPr>
                <w:t>81</w:t>
              </w:r>
            </w:ins>
          </w:p>
        </w:tc>
        <w:tc>
          <w:tcPr>
            <w:tcW w:w="580" w:type="dxa"/>
            <w:tcBorders>
              <w:top w:val="nil"/>
              <w:left w:val="nil"/>
              <w:bottom w:val="nil"/>
              <w:right w:val="nil"/>
            </w:tcBorders>
            <w:shd w:val="clear" w:color="000000" w:fill="D9D9D9"/>
            <w:vAlign w:val="center"/>
            <w:hideMark/>
          </w:tcPr>
          <w:p w14:paraId="35DE21CE" w14:textId="77777777" w:rsidR="00173932" w:rsidRPr="00752287" w:rsidRDefault="00173932" w:rsidP="007F5937">
            <w:pPr>
              <w:jc w:val="center"/>
              <w:rPr>
                <w:ins w:id="903" w:author="FERNANDA GASPARI" w:date="2021-10-29T10:32:00Z"/>
                <w:rFonts w:ascii="Arial" w:hAnsi="Arial" w:cs="Arial"/>
                <w:color w:val="000000"/>
                <w:sz w:val="18"/>
                <w:szCs w:val="18"/>
                <w:lang w:val="es-CO" w:eastAsia="es-CO"/>
              </w:rPr>
            </w:pPr>
            <w:ins w:id="904" w:author="FERNANDA GASPARI" w:date="2021-10-29T10:32:00Z">
              <w:r w:rsidRPr="00752287">
                <w:rPr>
                  <w:rFonts w:ascii="Arial" w:hAnsi="Arial" w:cs="Arial"/>
                  <w:color w:val="000000"/>
                  <w:sz w:val="18"/>
                  <w:szCs w:val="18"/>
                  <w:lang w:eastAsia="es-CO"/>
                </w:rPr>
                <w:t>224</w:t>
              </w:r>
            </w:ins>
          </w:p>
        </w:tc>
        <w:tc>
          <w:tcPr>
            <w:tcW w:w="441" w:type="dxa"/>
            <w:tcBorders>
              <w:top w:val="nil"/>
              <w:left w:val="nil"/>
              <w:bottom w:val="nil"/>
              <w:right w:val="nil"/>
            </w:tcBorders>
            <w:shd w:val="clear" w:color="auto" w:fill="auto"/>
            <w:vAlign w:val="center"/>
            <w:hideMark/>
          </w:tcPr>
          <w:p w14:paraId="25C3ACFC" w14:textId="77777777" w:rsidR="00173932" w:rsidRPr="00752287" w:rsidRDefault="00173932" w:rsidP="007F5937">
            <w:pPr>
              <w:jc w:val="center"/>
              <w:rPr>
                <w:ins w:id="905" w:author="FERNANDA GASPARI" w:date="2021-10-29T10:32:00Z"/>
                <w:rFonts w:ascii="Arial" w:hAnsi="Arial" w:cs="Arial"/>
                <w:color w:val="000000"/>
                <w:sz w:val="18"/>
                <w:szCs w:val="18"/>
                <w:lang w:val="es-CO" w:eastAsia="es-CO"/>
              </w:rPr>
            </w:pPr>
            <w:ins w:id="906" w:author="FERNANDA GASPARI" w:date="2021-10-29T10:32:00Z">
              <w:r w:rsidRPr="00752287">
                <w:rPr>
                  <w:rFonts w:ascii="Arial" w:hAnsi="Arial" w:cs="Arial"/>
                  <w:color w:val="000000"/>
                  <w:sz w:val="18"/>
                  <w:szCs w:val="18"/>
                  <w:lang w:eastAsia="es-AR"/>
                </w:rPr>
                <w:t>53</w:t>
              </w:r>
            </w:ins>
          </w:p>
        </w:tc>
        <w:tc>
          <w:tcPr>
            <w:tcW w:w="441" w:type="dxa"/>
            <w:tcBorders>
              <w:top w:val="nil"/>
              <w:left w:val="nil"/>
              <w:bottom w:val="nil"/>
              <w:right w:val="nil"/>
            </w:tcBorders>
            <w:shd w:val="clear" w:color="auto" w:fill="auto"/>
            <w:vAlign w:val="center"/>
            <w:hideMark/>
          </w:tcPr>
          <w:p w14:paraId="5ED00E85" w14:textId="77777777" w:rsidR="00173932" w:rsidRPr="00752287" w:rsidRDefault="00173932" w:rsidP="007F5937">
            <w:pPr>
              <w:jc w:val="center"/>
              <w:rPr>
                <w:ins w:id="907" w:author="FERNANDA GASPARI" w:date="2021-10-29T10:32:00Z"/>
                <w:rFonts w:ascii="Arial" w:hAnsi="Arial" w:cs="Arial"/>
                <w:color w:val="000000"/>
                <w:sz w:val="18"/>
                <w:szCs w:val="18"/>
                <w:lang w:val="es-CO" w:eastAsia="es-CO"/>
              </w:rPr>
            </w:pPr>
            <w:ins w:id="908" w:author="FERNANDA GASPARI" w:date="2021-10-29T10:32:00Z">
              <w:r w:rsidRPr="00752287">
                <w:rPr>
                  <w:rFonts w:ascii="Arial" w:hAnsi="Arial" w:cs="Arial"/>
                  <w:color w:val="000000"/>
                  <w:sz w:val="18"/>
                  <w:szCs w:val="18"/>
                  <w:lang w:eastAsia="es-AR"/>
                </w:rPr>
                <w:t>73</w:t>
              </w:r>
            </w:ins>
          </w:p>
        </w:tc>
        <w:tc>
          <w:tcPr>
            <w:tcW w:w="441" w:type="dxa"/>
            <w:tcBorders>
              <w:top w:val="nil"/>
              <w:left w:val="nil"/>
              <w:bottom w:val="nil"/>
              <w:right w:val="single" w:sz="8" w:space="0" w:color="auto"/>
            </w:tcBorders>
            <w:shd w:val="clear" w:color="auto" w:fill="auto"/>
            <w:vAlign w:val="center"/>
            <w:hideMark/>
          </w:tcPr>
          <w:p w14:paraId="6EC9EF63" w14:textId="77777777" w:rsidR="00173932" w:rsidRPr="00752287" w:rsidRDefault="00173932" w:rsidP="007F5937">
            <w:pPr>
              <w:jc w:val="center"/>
              <w:rPr>
                <w:ins w:id="909" w:author="FERNANDA GASPARI" w:date="2021-10-29T10:32:00Z"/>
                <w:rFonts w:ascii="Arial" w:hAnsi="Arial" w:cs="Arial"/>
                <w:color w:val="000000"/>
                <w:sz w:val="18"/>
                <w:szCs w:val="18"/>
                <w:lang w:val="es-CO" w:eastAsia="es-CO"/>
              </w:rPr>
            </w:pPr>
            <w:ins w:id="910" w:author="FERNANDA GASPARI" w:date="2021-10-29T10:32:00Z">
              <w:r w:rsidRPr="00752287">
                <w:rPr>
                  <w:rFonts w:ascii="Arial" w:hAnsi="Arial" w:cs="Arial"/>
                  <w:color w:val="000000"/>
                  <w:sz w:val="18"/>
                  <w:szCs w:val="18"/>
                  <w:lang w:eastAsia="es-AR"/>
                </w:rPr>
                <w:t>86</w:t>
              </w:r>
            </w:ins>
          </w:p>
        </w:tc>
      </w:tr>
      <w:tr w:rsidR="00173932" w:rsidRPr="00752287" w14:paraId="51FB0FAB" w14:textId="77777777" w:rsidTr="007F5937">
        <w:trPr>
          <w:trHeight w:val="168"/>
          <w:tblHeader/>
          <w:jc w:val="center"/>
          <w:ins w:id="911"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672A521" w14:textId="77777777" w:rsidR="00173932" w:rsidRPr="00752287" w:rsidRDefault="00173932" w:rsidP="007F5937">
            <w:pPr>
              <w:jc w:val="center"/>
              <w:rPr>
                <w:ins w:id="912" w:author="FERNANDA GASPARI" w:date="2021-10-29T10:32:00Z"/>
                <w:rFonts w:ascii="Arial" w:hAnsi="Arial" w:cs="Arial"/>
                <w:color w:val="000000"/>
                <w:sz w:val="18"/>
                <w:szCs w:val="18"/>
                <w:lang w:val="es-CO" w:eastAsia="es-CO"/>
              </w:rPr>
            </w:pPr>
            <w:ins w:id="913" w:author="FERNANDA GASPARI" w:date="2021-10-29T10:32:00Z">
              <w:r w:rsidRPr="00752287">
                <w:rPr>
                  <w:rFonts w:ascii="Arial" w:hAnsi="Arial" w:cs="Arial"/>
                  <w:color w:val="000000"/>
                  <w:sz w:val="18"/>
                  <w:szCs w:val="18"/>
                  <w:lang w:eastAsia="es-CO"/>
                </w:rPr>
                <w:t>231</w:t>
              </w:r>
            </w:ins>
          </w:p>
        </w:tc>
        <w:tc>
          <w:tcPr>
            <w:tcW w:w="441" w:type="dxa"/>
            <w:tcBorders>
              <w:top w:val="nil"/>
              <w:left w:val="nil"/>
              <w:bottom w:val="nil"/>
              <w:right w:val="nil"/>
            </w:tcBorders>
            <w:shd w:val="clear" w:color="auto" w:fill="auto"/>
            <w:vAlign w:val="center"/>
            <w:hideMark/>
          </w:tcPr>
          <w:p w14:paraId="2735E105" w14:textId="77777777" w:rsidR="00173932" w:rsidRPr="00752287" w:rsidRDefault="00173932" w:rsidP="007F5937">
            <w:pPr>
              <w:jc w:val="center"/>
              <w:rPr>
                <w:ins w:id="914" w:author="FERNANDA GASPARI" w:date="2021-10-29T10:32:00Z"/>
                <w:rFonts w:ascii="Arial" w:hAnsi="Arial" w:cs="Arial"/>
                <w:color w:val="000000"/>
                <w:sz w:val="18"/>
                <w:szCs w:val="18"/>
                <w:lang w:val="es-CO" w:eastAsia="es-CO"/>
              </w:rPr>
            </w:pPr>
            <w:ins w:id="915" w:author="FERNANDA GASPARI" w:date="2021-10-29T10:32:00Z">
              <w:r w:rsidRPr="00752287">
                <w:rPr>
                  <w:rFonts w:ascii="Arial" w:hAnsi="Arial" w:cs="Arial"/>
                  <w:color w:val="000000"/>
                  <w:sz w:val="18"/>
                  <w:szCs w:val="18"/>
                  <w:lang w:eastAsia="es-AR"/>
                </w:rPr>
                <w:t>26</w:t>
              </w:r>
            </w:ins>
          </w:p>
        </w:tc>
        <w:tc>
          <w:tcPr>
            <w:tcW w:w="441" w:type="dxa"/>
            <w:tcBorders>
              <w:top w:val="nil"/>
              <w:left w:val="nil"/>
              <w:bottom w:val="nil"/>
              <w:right w:val="nil"/>
            </w:tcBorders>
            <w:shd w:val="clear" w:color="auto" w:fill="auto"/>
            <w:vAlign w:val="center"/>
            <w:hideMark/>
          </w:tcPr>
          <w:p w14:paraId="5906445F" w14:textId="77777777" w:rsidR="00173932" w:rsidRPr="00752287" w:rsidRDefault="00173932" w:rsidP="007F5937">
            <w:pPr>
              <w:jc w:val="center"/>
              <w:rPr>
                <w:ins w:id="916" w:author="FERNANDA GASPARI" w:date="2021-10-29T10:32:00Z"/>
                <w:rFonts w:ascii="Arial" w:hAnsi="Arial" w:cs="Arial"/>
                <w:color w:val="000000"/>
                <w:sz w:val="18"/>
                <w:szCs w:val="18"/>
                <w:lang w:val="es-CO" w:eastAsia="es-CO"/>
              </w:rPr>
            </w:pPr>
            <w:ins w:id="917" w:author="FERNANDA GASPARI" w:date="2021-10-29T10:32:00Z">
              <w:r w:rsidRPr="00752287">
                <w:rPr>
                  <w:rFonts w:ascii="Arial" w:hAnsi="Arial" w:cs="Arial"/>
                  <w:color w:val="000000"/>
                  <w:sz w:val="18"/>
                  <w:szCs w:val="18"/>
                  <w:lang w:eastAsia="es-AR"/>
                </w:rPr>
                <w:t>45</w:t>
              </w:r>
            </w:ins>
          </w:p>
        </w:tc>
        <w:tc>
          <w:tcPr>
            <w:tcW w:w="441" w:type="dxa"/>
            <w:tcBorders>
              <w:top w:val="nil"/>
              <w:left w:val="nil"/>
              <w:bottom w:val="nil"/>
              <w:right w:val="single" w:sz="8" w:space="0" w:color="auto"/>
            </w:tcBorders>
            <w:shd w:val="clear" w:color="auto" w:fill="auto"/>
            <w:vAlign w:val="center"/>
            <w:hideMark/>
          </w:tcPr>
          <w:p w14:paraId="6079DC42" w14:textId="77777777" w:rsidR="00173932" w:rsidRPr="00752287" w:rsidRDefault="00173932" w:rsidP="007F5937">
            <w:pPr>
              <w:jc w:val="center"/>
              <w:rPr>
                <w:ins w:id="918" w:author="FERNANDA GASPARI" w:date="2021-10-29T10:32:00Z"/>
                <w:rFonts w:ascii="Arial" w:hAnsi="Arial" w:cs="Arial"/>
                <w:color w:val="000000"/>
                <w:sz w:val="18"/>
                <w:szCs w:val="18"/>
                <w:lang w:val="es-CO" w:eastAsia="es-CO"/>
              </w:rPr>
            </w:pPr>
            <w:ins w:id="919" w:author="FERNANDA GASPARI" w:date="2021-10-29T10:32:00Z">
              <w:r w:rsidRPr="00752287">
                <w:rPr>
                  <w:rFonts w:ascii="Arial" w:hAnsi="Arial" w:cs="Arial"/>
                  <w:color w:val="000000"/>
                  <w:sz w:val="18"/>
                  <w:szCs w:val="18"/>
                  <w:lang w:eastAsia="es-AR"/>
                </w:rPr>
                <w:t>65</w:t>
              </w:r>
            </w:ins>
          </w:p>
        </w:tc>
        <w:tc>
          <w:tcPr>
            <w:tcW w:w="580" w:type="dxa"/>
            <w:tcBorders>
              <w:top w:val="nil"/>
              <w:left w:val="nil"/>
              <w:bottom w:val="nil"/>
              <w:right w:val="nil"/>
            </w:tcBorders>
            <w:shd w:val="clear" w:color="000000" w:fill="D9D9D9"/>
            <w:noWrap/>
            <w:vAlign w:val="center"/>
            <w:hideMark/>
          </w:tcPr>
          <w:p w14:paraId="3E03B175" w14:textId="77777777" w:rsidR="00173932" w:rsidRPr="00752287" w:rsidRDefault="00173932" w:rsidP="007F5937">
            <w:pPr>
              <w:jc w:val="center"/>
              <w:rPr>
                <w:ins w:id="920" w:author="FERNANDA GASPARI" w:date="2021-10-29T10:32:00Z"/>
                <w:rFonts w:ascii="Arial" w:hAnsi="Arial" w:cs="Arial"/>
                <w:color w:val="000000"/>
                <w:sz w:val="18"/>
                <w:szCs w:val="18"/>
                <w:lang w:val="es-CO" w:eastAsia="es-CO"/>
              </w:rPr>
            </w:pPr>
            <w:ins w:id="921" w:author="FERNANDA GASPARI" w:date="2021-10-29T10:32:00Z">
              <w:r w:rsidRPr="00752287">
                <w:rPr>
                  <w:rFonts w:ascii="Arial" w:hAnsi="Arial" w:cs="Arial"/>
                  <w:color w:val="000000"/>
                  <w:sz w:val="18"/>
                  <w:szCs w:val="18"/>
                  <w:lang w:eastAsia="es-AR"/>
                </w:rPr>
                <w:t>232</w:t>
              </w:r>
            </w:ins>
          </w:p>
        </w:tc>
        <w:tc>
          <w:tcPr>
            <w:tcW w:w="441" w:type="dxa"/>
            <w:tcBorders>
              <w:top w:val="nil"/>
              <w:left w:val="nil"/>
              <w:bottom w:val="nil"/>
              <w:right w:val="nil"/>
            </w:tcBorders>
            <w:shd w:val="clear" w:color="auto" w:fill="auto"/>
            <w:vAlign w:val="center"/>
            <w:hideMark/>
          </w:tcPr>
          <w:p w14:paraId="2EBBBB68" w14:textId="77777777" w:rsidR="00173932" w:rsidRPr="00752287" w:rsidRDefault="00173932" w:rsidP="007F5937">
            <w:pPr>
              <w:jc w:val="center"/>
              <w:rPr>
                <w:ins w:id="922" w:author="FERNANDA GASPARI" w:date="2021-10-29T10:32:00Z"/>
                <w:rFonts w:ascii="Arial" w:hAnsi="Arial" w:cs="Arial"/>
                <w:color w:val="000000"/>
                <w:sz w:val="18"/>
                <w:szCs w:val="18"/>
                <w:lang w:val="es-CO" w:eastAsia="es-CO"/>
              </w:rPr>
            </w:pPr>
            <w:ins w:id="923" w:author="FERNANDA GASPARI" w:date="2021-10-29T10:32:00Z">
              <w:r w:rsidRPr="00752287">
                <w:rPr>
                  <w:rFonts w:ascii="Arial" w:hAnsi="Arial" w:cs="Arial"/>
                  <w:color w:val="000000"/>
                  <w:sz w:val="18"/>
                  <w:szCs w:val="18"/>
                  <w:lang w:eastAsia="es-AR"/>
                </w:rPr>
                <w:t>45</w:t>
              </w:r>
            </w:ins>
          </w:p>
        </w:tc>
        <w:tc>
          <w:tcPr>
            <w:tcW w:w="441" w:type="dxa"/>
            <w:tcBorders>
              <w:top w:val="nil"/>
              <w:left w:val="nil"/>
              <w:bottom w:val="nil"/>
              <w:right w:val="nil"/>
            </w:tcBorders>
            <w:shd w:val="clear" w:color="auto" w:fill="auto"/>
            <w:vAlign w:val="center"/>
            <w:hideMark/>
          </w:tcPr>
          <w:p w14:paraId="73115FD1" w14:textId="77777777" w:rsidR="00173932" w:rsidRPr="00752287" w:rsidRDefault="00173932" w:rsidP="007F5937">
            <w:pPr>
              <w:jc w:val="center"/>
              <w:rPr>
                <w:ins w:id="924" w:author="FERNANDA GASPARI" w:date="2021-10-29T10:32:00Z"/>
                <w:rFonts w:ascii="Arial" w:hAnsi="Arial" w:cs="Arial"/>
                <w:color w:val="000000"/>
                <w:sz w:val="18"/>
                <w:szCs w:val="18"/>
                <w:lang w:val="es-CO" w:eastAsia="es-CO"/>
              </w:rPr>
            </w:pPr>
            <w:ins w:id="925"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single" w:sz="8" w:space="0" w:color="auto"/>
            </w:tcBorders>
            <w:shd w:val="clear" w:color="auto" w:fill="auto"/>
            <w:vAlign w:val="center"/>
            <w:hideMark/>
          </w:tcPr>
          <w:p w14:paraId="7C95C95C" w14:textId="77777777" w:rsidR="00173932" w:rsidRPr="00752287" w:rsidRDefault="00173932" w:rsidP="007F5937">
            <w:pPr>
              <w:jc w:val="center"/>
              <w:rPr>
                <w:ins w:id="926" w:author="FERNANDA GASPARI" w:date="2021-10-29T10:32:00Z"/>
                <w:rFonts w:ascii="Arial" w:hAnsi="Arial" w:cs="Arial"/>
                <w:color w:val="000000"/>
                <w:sz w:val="18"/>
                <w:szCs w:val="18"/>
                <w:lang w:val="es-CO" w:eastAsia="es-CO"/>
              </w:rPr>
            </w:pPr>
            <w:ins w:id="927"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vAlign w:val="center"/>
            <w:hideMark/>
          </w:tcPr>
          <w:p w14:paraId="195AD91E" w14:textId="77777777" w:rsidR="00173932" w:rsidRPr="00752287" w:rsidRDefault="00173932" w:rsidP="007F5937">
            <w:pPr>
              <w:jc w:val="center"/>
              <w:rPr>
                <w:ins w:id="928" w:author="FERNANDA GASPARI" w:date="2021-10-29T10:32:00Z"/>
                <w:rFonts w:ascii="Arial" w:hAnsi="Arial" w:cs="Arial"/>
                <w:color w:val="000000"/>
                <w:sz w:val="18"/>
                <w:szCs w:val="18"/>
                <w:lang w:val="es-CO" w:eastAsia="es-CO"/>
              </w:rPr>
            </w:pPr>
            <w:ins w:id="929" w:author="FERNANDA GASPARI" w:date="2021-10-29T10:32:00Z">
              <w:r w:rsidRPr="00752287">
                <w:rPr>
                  <w:rFonts w:ascii="Arial" w:hAnsi="Arial" w:cs="Arial"/>
                  <w:color w:val="000000"/>
                  <w:sz w:val="18"/>
                  <w:szCs w:val="18"/>
                  <w:lang w:eastAsia="es-CO"/>
                </w:rPr>
                <w:t>233</w:t>
              </w:r>
            </w:ins>
          </w:p>
        </w:tc>
        <w:tc>
          <w:tcPr>
            <w:tcW w:w="441" w:type="dxa"/>
            <w:tcBorders>
              <w:top w:val="nil"/>
              <w:left w:val="nil"/>
              <w:bottom w:val="nil"/>
              <w:right w:val="nil"/>
            </w:tcBorders>
            <w:shd w:val="clear" w:color="auto" w:fill="auto"/>
            <w:vAlign w:val="center"/>
            <w:hideMark/>
          </w:tcPr>
          <w:p w14:paraId="4D480FC4" w14:textId="77777777" w:rsidR="00173932" w:rsidRPr="00752287" w:rsidRDefault="00173932" w:rsidP="007F5937">
            <w:pPr>
              <w:jc w:val="center"/>
              <w:rPr>
                <w:ins w:id="930" w:author="FERNANDA GASPARI" w:date="2021-10-29T10:32:00Z"/>
                <w:rFonts w:ascii="Arial" w:hAnsi="Arial" w:cs="Arial"/>
                <w:color w:val="000000"/>
                <w:sz w:val="18"/>
                <w:szCs w:val="18"/>
                <w:lang w:val="es-CO" w:eastAsia="es-CO"/>
              </w:rPr>
            </w:pPr>
            <w:ins w:id="931"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6091B110" w14:textId="77777777" w:rsidR="00173932" w:rsidRPr="00752287" w:rsidRDefault="00173932" w:rsidP="007F5937">
            <w:pPr>
              <w:jc w:val="center"/>
              <w:rPr>
                <w:ins w:id="932" w:author="FERNANDA GASPARI" w:date="2021-10-29T10:32:00Z"/>
                <w:rFonts w:ascii="Arial" w:hAnsi="Arial" w:cs="Arial"/>
                <w:color w:val="000000"/>
                <w:sz w:val="18"/>
                <w:szCs w:val="18"/>
                <w:lang w:val="es-CO" w:eastAsia="es-CO"/>
              </w:rPr>
            </w:pPr>
            <w:ins w:id="933"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50428B01" w14:textId="77777777" w:rsidR="00173932" w:rsidRPr="00752287" w:rsidRDefault="00173932" w:rsidP="007F5937">
            <w:pPr>
              <w:jc w:val="center"/>
              <w:rPr>
                <w:ins w:id="934" w:author="FERNANDA GASPARI" w:date="2021-10-29T10:32:00Z"/>
                <w:rFonts w:ascii="Arial" w:hAnsi="Arial" w:cs="Arial"/>
                <w:color w:val="000000"/>
                <w:sz w:val="18"/>
                <w:szCs w:val="18"/>
                <w:lang w:val="es-CO" w:eastAsia="es-CO"/>
              </w:rPr>
            </w:pPr>
            <w:ins w:id="935"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23DB7730" w14:textId="77777777" w:rsidR="00173932" w:rsidRPr="00752287" w:rsidRDefault="00173932" w:rsidP="007F5937">
            <w:pPr>
              <w:jc w:val="center"/>
              <w:rPr>
                <w:ins w:id="936" w:author="FERNANDA GASPARI" w:date="2021-10-29T10:32:00Z"/>
                <w:rFonts w:ascii="Arial" w:hAnsi="Arial" w:cs="Arial"/>
                <w:color w:val="000000"/>
                <w:sz w:val="18"/>
                <w:szCs w:val="18"/>
                <w:lang w:val="es-CO" w:eastAsia="es-CO"/>
              </w:rPr>
            </w:pPr>
            <w:ins w:id="937" w:author="FERNANDA GASPARI" w:date="2021-10-29T10:32:00Z">
              <w:r w:rsidRPr="00752287">
                <w:rPr>
                  <w:rFonts w:ascii="Arial" w:hAnsi="Arial" w:cs="Arial"/>
                  <w:color w:val="000000"/>
                  <w:sz w:val="18"/>
                  <w:szCs w:val="18"/>
                  <w:lang w:eastAsia="es-CO"/>
                </w:rPr>
                <w:t>234</w:t>
              </w:r>
            </w:ins>
          </w:p>
        </w:tc>
        <w:tc>
          <w:tcPr>
            <w:tcW w:w="441" w:type="dxa"/>
            <w:tcBorders>
              <w:top w:val="nil"/>
              <w:left w:val="nil"/>
              <w:bottom w:val="nil"/>
              <w:right w:val="nil"/>
            </w:tcBorders>
            <w:shd w:val="clear" w:color="auto" w:fill="auto"/>
            <w:vAlign w:val="center"/>
            <w:hideMark/>
          </w:tcPr>
          <w:p w14:paraId="35782D67" w14:textId="77777777" w:rsidR="00173932" w:rsidRPr="00752287" w:rsidRDefault="00173932" w:rsidP="007F5937">
            <w:pPr>
              <w:jc w:val="center"/>
              <w:rPr>
                <w:ins w:id="938" w:author="FERNANDA GASPARI" w:date="2021-10-29T10:32:00Z"/>
                <w:rFonts w:ascii="Arial" w:hAnsi="Arial" w:cs="Arial"/>
                <w:color w:val="000000"/>
                <w:sz w:val="18"/>
                <w:szCs w:val="18"/>
                <w:lang w:val="es-CO" w:eastAsia="es-CO"/>
              </w:rPr>
            </w:pPr>
            <w:ins w:id="939"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5E728E66" w14:textId="77777777" w:rsidR="00173932" w:rsidRPr="00752287" w:rsidRDefault="00173932" w:rsidP="007F5937">
            <w:pPr>
              <w:jc w:val="center"/>
              <w:rPr>
                <w:ins w:id="940" w:author="FERNANDA GASPARI" w:date="2021-10-29T10:32:00Z"/>
                <w:rFonts w:ascii="Arial" w:hAnsi="Arial" w:cs="Arial"/>
                <w:color w:val="000000"/>
                <w:sz w:val="18"/>
                <w:szCs w:val="18"/>
                <w:lang w:val="es-CO" w:eastAsia="es-CO"/>
              </w:rPr>
            </w:pPr>
            <w:ins w:id="941"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6BCDD1EB" w14:textId="77777777" w:rsidR="00173932" w:rsidRPr="00752287" w:rsidRDefault="00173932" w:rsidP="007F5937">
            <w:pPr>
              <w:jc w:val="center"/>
              <w:rPr>
                <w:ins w:id="942" w:author="FERNANDA GASPARI" w:date="2021-10-29T10:32:00Z"/>
                <w:rFonts w:ascii="Arial" w:hAnsi="Arial" w:cs="Arial"/>
                <w:color w:val="000000"/>
                <w:sz w:val="18"/>
                <w:szCs w:val="18"/>
                <w:lang w:val="es-CO" w:eastAsia="es-CO"/>
              </w:rPr>
            </w:pPr>
            <w:ins w:id="943" w:author="FERNANDA GASPARI" w:date="2021-10-29T10:32:00Z">
              <w:r w:rsidRPr="00752287">
                <w:rPr>
                  <w:rFonts w:ascii="Arial" w:hAnsi="Arial" w:cs="Arial"/>
                  <w:color w:val="000000"/>
                  <w:sz w:val="18"/>
                  <w:szCs w:val="18"/>
                  <w:lang w:eastAsia="es-AR"/>
                </w:rPr>
                <w:t>92</w:t>
              </w:r>
            </w:ins>
          </w:p>
        </w:tc>
      </w:tr>
      <w:tr w:rsidR="00173932" w:rsidRPr="00752287" w14:paraId="2C24E3BB" w14:textId="77777777" w:rsidTr="007F5937">
        <w:trPr>
          <w:trHeight w:val="168"/>
          <w:tblHeader/>
          <w:jc w:val="center"/>
          <w:ins w:id="944"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794F128" w14:textId="77777777" w:rsidR="00173932" w:rsidRPr="00752287" w:rsidRDefault="00173932" w:rsidP="007F5937">
            <w:pPr>
              <w:jc w:val="center"/>
              <w:rPr>
                <w:ins w:id="945" w:author="FERNANDA GASPARI" w:date="2021-10-29T10:32:00Z"/>
                <w:rFonts w:ascii="Arial" w:hAnsi="Arial" w:cs="Arial"/>
                <w:color w:val="000000"/>
                <w:sz w:val="18"/>
                <w:szCs w:val="18"/>
                <w:lang w:val="es-CO" w:eastAsia="es-CO"/>
              </w:rPr>
            </w:pPr>
            <w:ins w:id="946" w:author="FERNANDA GASPARI" w:date="2021-10-29T10:32:00Z">
              <w:r w:rsidRPr="00752287">
                <w:rPr>
                  <w:rFonts w:ascii="Arial" w:hAnsi="Arial" w:cs="Arial"/>
                  <w:color w:val="000000"/>
                  <w:sz w:val="18"/>
                  <w:szCs w:val="18"/>
                  <w:lang w:eastAsia="es-CO"/>
                </w:rPr>
                <w:t>241</w:t>
              </w:r>
            </w:ins>
          </w:p>
        </w:tc>
        <w:tc>
          <w:tcPr>
            <w:tcW w:w="441" w:type="dxa"/>
            <w:tcBorders>
              <w:top w:val="nil"/>
              <w:left w:val="nil"/>
              <w:bottom w:val="nil"/>
              <w:right w:val="nil"/>
            </w:tcBorders>
            <w:shd w:val="clear" w:color="auto" w:fill="auto"/>
            <w:vAlign w:val="center"/>
            <w:hideMark/>
          </w:tcPr>
          <w:p w14:paraId="17F463CD" w14:textId="77777777" w:rsidR="00173932" w:rsidRPr="00752287" w:rsidRDefault="00173932" w:rsidP="007F5937">
            <w:pPr>
              <w:jc w:val="center"/>
              <w:rPr>
                <w:ins w:id="947" w:author="FERNANDA GASPARI" w:date="2021-10-29T10:32:00Z"/>
                <w:rFonts w:ascii="Arial" w:hAnsi="Arial" w:cs="Arial"/>
                <w:color w:val="000000"/>
                <w:sz w:val="18"/>
                <w:szCs w:val="18"/>
                <w:lang w:val="es-CO" w:eastAsia="es-CO"/>
              </w:rPr>
            </w:pPr>
            <w:ins w:id="948" w:author="FERNANDA GASPARI" w:date="2021-10-29T10:32:00Z">
              <w:r w:rsidRPr="00752287">
                <w:rPr>
                  <w:rFonts w:ascii="Arial" w:hAnsi="Arial" w:cs="Arial"/>
                  <w:color w:val="000000"/>
                  <w:sz w:val="18"/>
                  <w:szCs w:val="18"/>
                  <w:lang w:eastAsia="es-AR"/>
                </w:rPr>
                <w:t>19</w:t>
              </w:r>
            </w:ins>
          </w:p>
        </w:tc>
        <w:tc>
          <w:tcPr>
            <w:tcW w:w="441" w:type="dxa"/>
            <w:tcBorders>
              <w:top w:val="nil"/>
              <w:left w:val="nil"/>
              <w:bottom w:val="nil"/>
              <w:right w:val="nil"/>
            </w:tcBorders>
            <w:shd w:val="clear" w:color="auto" w:fill="auto"/>
            <w:vAlign w:val="center"/>
            <w:hideMark/>
          </w:tcPr>
          <w:p w14:paraId="15A561E7" w14:textId="77777777" w:rsidR="00173932" w:rsidRPr="00752287" w:rsidRDefault="00173932" w:rsidP="007F5937">
            <w:pPr>
              <w:jc w:val="center"/>
              <w:rPr>
                <w:ins w:id="949" w:author="FERNANDA GASPARI" w:date="2021-10-29T10:32:00Z"/>
                <w:rFonts w:ascii="Arial" w:hAnsi="Arial" w:cs="Arial"/>
                <w:color w:val="000000"/>
                <w:sz w:val="18"/>
                <w:szCs w:val="18"/>
                <w:lang w:val="es-CO" w:eastAsia="es-CO"/>
              </w:rPr>
            </w:pPr>
            <w:ins w:id="950" w:author="FERNANDA GASPARI" w:date="2021-10-29T10:32:00Z">
              <w:r w:rsidRPr="00752287">
                <w:rPr>
                  <w:rFonts w:ascii="Arial" w:hAnsi="Arial" w:cs="Arial"/>
                  <w:color w:val="000000"/>
                  <w:sz w:val="18"/>
                  <w:szCs w:val="18"/>
                  <w:lang w:eastAsia="es-AR"/>
                </w:rPr>
                <w:t>36</w:t>
              </w:r>
            </w:ins>
          </w:p>
        </w:tc>
        <w:tc>
          <w:tcPr>
            <w:tcW w:w="441" w:type="dxa"/>
            <w:tcBorders>
              <w:top w:val="nil"/>
              <w:left w:val="nil"/>
              <w:bottom w:val="nil"/>
              <w:right w:val="single" w:sz="8" w:space="0" w:color="auto"/>
            </w:tcBorders>
            <w:shd w:val="clear" w:color="auto" w:fill="auto"/>
            <w:vAlign w:val="center"/>
            <w:hideMark/>
          </w:tcPr>
          <w:p w14:paraId="04A997C4" w14:textId="77777777" w:rsidR="00173932" w:rsidRPr="00752287" w:rsidRDefault="00173932" w:rsidP="007F5937">
            <w:pPr>
              <w:jc w:val="center"/>
              <w:rPr>
                <w:ins w:id="951" w:author="FERNANDA GASPARI" w:date="2021-10-29T10:32:00Z"/>
                <w:rFonts w:ascii="Arial" w:hAnsi="Arial" w:cs="Arial"/>
                <w:color w:val="000000"/>
                <w:sz w:val="18"/>
                <w:szCs w:val="18"/>
                <w:lang w:val="es-CO" w:eastAsia="es-CO"/>
              </w:rPr>
            </w:pPr>
            <w:ins w:id="952" w:author="FERNANDA GASPARI" w:date="2021-10-29T10:32:00Z">
              <w:r w:rsidRPr="00752287">
                <w:rPr>
                  <w:rFonts w:ascii="Arial" w:hAnsi="Arial" w:cs="Arial"/>
                  <w:color w:val="000000"/>
                  <w:sz w:val="18"/>
                  <w:szCs w:val="18"/>
                  <w:lang w:eastAsia="es-AR"/>
                </w:rPr>
                <w:t>56</w:t>
              </w:r>
            </w:ins>
          </w:p>
        </w:tc>
        <w:tc>
          <w:tcPr>
            <w:tcW w:w="580" w:type="dxa"/>
            <w:tcBorders>
              <w:top w:val="nil"/>
              <w:left w:val="nil"/>
              <w:bottom w:val="nil"/>
              <w:right w:val="nil"/>
            </w:tcBorders>
            <w:shd w:val="clear" w:color="000000" w:fill="D9D9D9"/>
            <w:noWrap/>
            <w:vAlign w:val="center"/>
            <w:hideMark/>
          </w:tcPr>
          <w:p w14:paraId="792FDA32" w14:textId="77777777" w:rsidR="00173932" w:rsidRPr="00752287" w:rsidRDefault="00173932" w:rsidP="007F5937">
            <w:pPr>
              <w:jc w:val="center"/>
              <w:rPr>
                <w:ins w:id="953" w:author="FERNANDA GASPARI" w:date="2021-10-29T10:32:00Z"/>
                <w:rFonts w:ascii="Arial" w:hAnsi="Arial" w:cs="Arial"/>
                <w:color w:val="000000"/>
                <w:sz w:val="18"/>
                <w:szCs w:val="18"/>
                <w:lang w:val="es-CO" w:eastAsia="es-CO"/>
              </w:rPr>
            </w:pPr>
            <w:ins w:id="954" w:author="FERNANDA GASPARI" w:date="2021-10-29T10:32:00Z">
              <w:r w:rsidRPr="00752287">
                <w:rPr>
                  <w:rFonts w:ascii="Arial" w:hAnsi="Arial" w:cs="Arial"/>
                  <w:color w:val="000000"/>
                  <w:sz w:val="18"/>
                  <w:szCs w:val="18"/>
                  <w:lang w:eastAsia="es-AR"/>
                </w:rPr>
                <w:t>242</w:t>
              </w:r>
            </w:ins>
          </w:p>
        </w:tc>
        <w:tc>
          <w:tcPr>
            <w:tcW w:w="441" w:type="dxa"/>
            <w:tcBorders>
              <w:top w:val="nil"/>
              <w:left w:val="nil"/>
              <w:bottom w:val="nil"/>
              <w:right w:val="nil"/>
            </w:tcBorders>
            <w:shd w:val="clear" w:color="auto" w:fill="auto"/>
            <w:vAlign w:val="center"/>
            <w:hideMark/>
          </w:tcPr>
          <w:p w14:paraId="3BD29F82" w14:textId="77777777" w:rsidR="00173932" w:rsidRPr="00752287" w:rsidRDefault="00173932" w:rsidP="007F5937">
            <w:pPr>
              <w:jc w:val="center"/>
              <w:rPr>
                <w:ins w:id="955" w:author="FERNANDA GASPARI" w:date="2021-10-29T10:32:00Z"/>
                <w:rFonts w:ascii="Arial" w:hAnsi="Arial" w:cs="Arial"/>
                <w:color w:val="000000"/>
                <w:sz w:val="18"/>
                <w:szCs w:val="18"/>
                <w:lang w:val="es-CO" w:eastAsia="es-CO"/>
              </w:rPr>
            </w:pPr>
            <w:ins w:id="956" w:author="FERNANDA GASPARI" w:date="2021-10-29T10:32:00Z">
              <w:r w:rsidRPr="00752287">
                <w:rPr>
                  <w:rFonts w:ascii="Arial" w:hAnsi="Arial" w:cs="Arial"/>
                  <w:color w:val="000000"/>
                  <w:sz w:val="18"/>
                  <w:szCs w:val="18"/>
                  <w:lang w:eastAsia="es-AR"/>
                </w:rPr>
                <w:t>39</w:t>
              </w:r>
            </w:ins>
          </w:p>
        </w:tc>
        <w:tc>
          <w:tcPr>
            <w:tcW w:w="441" w:type="dxa"/>
            <w:tcBorders>
              <w:top w:val="nil"/>
              <w:left w:val="nil"/>
              <w:bottom w:val="nil"/>
              <w:right w:val="nil"/>
            </w:tcBorders>
            <w:shd w:val="clear" w:color="auto" w:fill="auto"/>
            <w:vAlign w:val="center"/>
            <w:hideMark/>
          </w:tcPr>
          <w:p w14:paraId="1A3E1512" w14:textId="77777777" w:rsidR="00173932" w:rsidRPr="00752287" w:rsidRDefault="00173932" w:rsidP="007F5937">
            <w:pPr>
              <w:jc w:val="center"/>
              <w:rPr>
                <w:ins w:id="957" w:author="FERNANDA GASPARI" w:date="2021-10-29T10:32:00Z"/>
                <w:rFonts w:ascii="Arial" w:hAnsi="Arial" w:cs="Arial"/>
                <w:color w:val="000000"/>
                <w:sz w:val="18"/>
                <w:szCs w:val="18"/>
                <w:lang w:val="es-CO" w:eastAsia="es-CO"/>
              </w:rPr>
            </w:pPr>
            <w:ins w:id="958"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single" w:sz="8" w:space="0" w:color="auto"/>
            </w:tcBorders>
            <w:shd w:val="clear" w:color="auto" w:fill="auto"/>
            <w:vAlign w:val="center"/>
            <w:hideMark/>
          </w:tcPr>
          <w:p w14:paraId="5ABB1B05" w14:textId="77777777" w:rsidR="00173932" w:rsidRPr="00752287" w:rsidRDefault="00173932" w:rsidP="007F5937">
            <w:pPr>
              <w:jc w:val="center"/>
              <w:rPr>
                <w:ins w:id="959" w:author="FERNANDA GASPARI" w:date="2021-10-29T10:32:00Z"/>
                <w:rFonts w:ascii="Arial" w:hAnsi="Arial" w:cs="Arial"/>
                <w:color w:val="000000"/>
                <w:sz w:val="18"/>
                <w:szCs w:val="18"/>
                <w:lang w:val="es-CO" w:eastAsia="es-CO"/>
              </w:rPr>
            </w:pPr>
            <w:ins w:id="960"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vAlign w:val="center"/>
            <w:hideMark/>
          </w:tcPr>
          <w:p w14:paraId="57087398" w14:textId="77777777" w:rsidR="00173932" w:rsidRPr="00752287" w:rsidRDefault="00173932" w:rsidP="007F5937">
            <w:pPr>
              <w:jc w:val="center"/>
              <w:rPr>
                <w:ins w:id="961" w:author="FERNANDA GASPARI" w:date="2021-10-29T10:32:00Z"/>
                <w:rFonts w:ascii="Arial" w:hAnsi="Arial" w:cs="Arial"/>
                <w:color w:val="000000"/>
                <w:sz w:val="18"/>
                <w:szCs w:val="18"/>
                <w:lang w:val="es-CO" w:eastAsia="es-CO"/>
              </w:rPr>
            </w:pPr>
            <w:ins w:id="962" w:author="FERNANDA GASPARI" w:date="2021-10-29T10:32:00Z">
              <w:r w:rsidRPr="00752287">
                <w:rPr>
                  <w:rFonts w:ascii="Arial" w:hAnsi="Arial" w:cs="Arial"/>
                  <w:color w:val="000000"/>
                  <w:sz w:val="18"/>
                  <w:szCs w:val="18"/>
                  <w:lang w:eastAsia="es-CO"/>
                </w:rPr>
                <w:t>243</w:t>
              </w:r>
            </w:ins>
          </w:p>
        </w:tc>
        <w:tc>
          <w:tcPr>
            <w:tcW w:w="441" w:type="dxa"/>
            <w:tcBorders>
              <w:top w:val="nil"/>
              <w:left w:val="nil"/>
              <w:bottom w:val="nil"/>
              <w:right w:val="nil"/>
            </w:tcBorders>
            <w:shd w:val="clear" w:color="auto" w:fill="auto"/>
            <w:vAlign w:val="center"/>
            <w:hideMark/>
          </w:tcPr>
          <w:p w14:paraId="7A4773D1" w14:textId="77777777" w:rsidR="00173932" w:rsidRPr="00752287" w:rsidRDefault="00173932" w:rsidP="007F5937">
            <w:pPr>
              <w:jc w:val="center"/>
              <w:rPr>
                <w:ins w:id="963" w:author="FERNANDA GASPARI" w:date="2021-10-29T10:32:00Z"/>
                <w:rFonts w:ascii="Arial" w:hAnsi="Arial" w:cs="Arial"/>
                <w:color w:val="000000"/>
                <w:sz w:val="18"/>
                <w:szCs w:val="18"/>
                <w:lang w:val="es-CO" w:eastAsia="es-CO"/>
              </w:rPr>
            </w:pPr>
            <w:ins w:id="964" w:author="FERNANDA GASPARI" w:date="2021-10-29T10:32:00Z">
              <w:r w:rsidRPr="00752287">
                <w:rPr>
                  <w:rFonts w:ascii="Arial" w:hAnsi="Arial" w:cs="Arial"/>
                  <w:color w:val="000000"/>
                  <w:sz w:val="18"/>
                  <w:szCs w:val="18"/>
                  <w:lang w:eastAsia="es-AR"/>
                </w:rPr>
                <w:t>53</w:t>
              </w:r>
            </w:ins>
          </w:p>
        </w:tc>
        <w:tc>
          <w:tcPr>
            <w:tcW w:w="441" w:type="dxa"/>
            <w:tcBorders>
              <w:top w:val="nil"/>
              <w:left w:val="nil"/>
              <w:bottom w:val="nil"/>
              <w:right w:val="nil"/>
            </w:tcBorders>
            <w:shd w:val="clear" w:color="auto" w:fill="auto"/>
            <w:vAlign w:val="center"/>
            <w:hideMark/>
          </w:tcPr>
          <w:p w14:paraId="223324D2" w14:textId="77777777" w:rsidR="00173932" w:rsidRPr="00752287" w:rsidRDefault="00173932" w:rsidP="007F5937">
            <w:pPr>
              <w:jc w:val="center"/>
              <w:rPr>
                <w:ins w:id="965" w:author="FERNANDA GASPARI" w:date="2021-10-29T10:32:00Z"/>
                <w:rFonts w:ascii="Arial" w:hAnsi="Arial" w:cs="Arial"/>
                <w:color w:val="000000"/>
                <w:sz w:val="18"/>
                <w:szCs w:val="18"/>
                <w:lang w:val="es-CO" w:eastAsia="es-CO"/>
              </w:rPr>
            </w:pPr>
            <w:ins w:id="966" w:author="FERNANDA GASPARI" w:date="2021-10-29T10:32:00Z">
              <w:r w:rsidRPr="00752287">
                <w:rPr>
                  <w:rFonts w:ascii="Arial" w:hAnsi="Arial" w:cs="Arial"/>
                  <w:color w:val="000000"/>
                  <w:sz w:val="18"/>
                  <w:szCs w:val="18"/>
                  <w:lang w:eastAsia="es-AR"/>
                </w:rPr>
                <w:t>73</w:t>
              </w:r>
            </w:ins>
          </w:p>
        </w:tc>
        <w:tc>
          <w:tcPr>
            <w:tcW w:w="441" w:type="dxa"/>
            <w:tcBorders>
              <w:top w:val="nil"/>
              <w:left w:val="nil"/>
              <w:bottom w:val="nil"/>
              <w:right w:val="single" w:sz="8" w:space="0" w:color="auto"/>
            </w:tcBorders>
            <w:shd w:val="clear" w:color="auto" w:fill="auto"/>
            <w:vAlign w:val="center"/>
            <w:hideMark/>
          </w:tcPr>
          <w:p w14:paraId="1F184490" w14:textId="77777777" w:rsidR="00173932" w:rsidRPr="00752287" w:rsidRDefault="00173932" w:rsidP="007F5937">
            <w:pPr>
              <w:jc w:val="center"/>
              <w:rPr>
                <w:ins w:id="967" w:author="FERNANDA GASPARI" w:date="2021-10-29T10:32:00Z"/>
                <w:rFonts w:ascii="Arial" w:hAnsi="Arial" w:cs="Arial"/>
                <w:color w:val="000000"/>
                <w:sz w:val="18"/>
                <w:szCs w:val="18"/>
                <w:lang w:val="es-CO" w:eastAsia="es-CO"/>
              </w:rPr>
            </w:pPr>
            <w:ins w:id="968"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010B0B9A" w14:textId="77777777" w:rsidR="00173932" w:rsidRPr="00752287" w:rsidRDefault="00173932" w:rsidP="007F5937">
            <w:pPr>
              <w:jc w:val="center"/>
              <w:rPr>
                <w:ins w:id="969" w:author="FERNANDA GASPARI" w:date="2021-10-29T10:32:00Z"/>
                <w:rFonts w:ascii="Arial" w:hAnsi="Arial" w:cs="Arial"/>
                <w:color w:val="000000"/>
                <w:sz w:val="18"/>
                <w:szCs w:val="18"/>
                <w:lang w:val="es-CO" w:eastAsia="es-CO"/>
              </w:rPr>
            </w:pPr>
            <w:ins w:id="970" w:author="FERNANDA GASPARI" w:date="2021-10-29T10:32:00Z">
              <w:r w:rsidRPr="00752287">
                <w:rPr>
                  <w:rFonts w:ascii="Arial" w:hAnsi="Arial" w:cs="Arial"/>
                  <w:color w:val="000000"/>
                  <w:sz w:val="18"/>
                  <w:szCs w:val="18"/>
                  <w:lang w:eastAsia="es-CO"/>
                </w:rPr>
                <w:t>244</w:t>
              </w:r>
            </w:ins>
          </w:p>
        </w:tc>
        <w:tc>
          <w:tcPr>
            <w:tcW w:w="441" w:type="dxa"/>
            <w:tcBorders>
              <w:top w:val="nil"/>
              <w:left w:val="nil"/>
              <w:bottom w:val="nil"/>
              <w:right w:val="nil"/>
            </w:tcBorders>
            <w:shd w:val="clear" w:color="auto" w:fill="auto"/>
            <w:vAlign w:val="center"/>
            <w:hideMark/>
          </w:tcPr>
          <w:p w14:paraId="1FC8CAC5" w14:textId="77777777" w:rsidR="00173932" w:rsidRPr="00752287" w:rsidRDefault="00173932" w:rsidP="007F5937">
            <w:pPr>
              <w:jc w:val="center"/>
              <w:rPr>
                <w:ins w:id="971" w:author="FERNANDA GASPARI" w:date="2021-10-29T10:32:00Z"/>
                <w:rFonts w:ascii="Arial" w:hAnsi="Arial" w:cs="Arial"/>
                <w:color w:val="000000"/>
                <w:sz w:val="18"/>
                <w:szCs w:val="18"/>
                <w:lang w:val="es-CO" w:eastAsia="es-CO"/>
              </w:rPr>
            </w:pPr>
            <w:ins w:id="972"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7517A767" w14:textId="77777777" w:rsidR="00173932" w:rsidRPr="00752287" w:rsidRDefault="00173932" w:rsidP="007F5937">
            <w:pPr>
              <w:jc w:val="center"/>
              <w:rPr>
                <w:ins w:id="973" w:author="FERNANDA GASPARI" w:date="2021-10-29T10:32:00Z"/>
                <w:rFonts w:ascii="Arial" w:hAnsi="Arial" w:cs="Arial"/>
                <w:color w:val="000000"/>
                <w:sz w:val="18"/>
                <w:szCs w:val="18"/>
                <w:lang w:val="es-CO" w:eastAsia="es-CO"/>
              </w:rPr>
            </w:pPr>
            <w:ins w:id="974"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277E1CD5" w14:textId="77777777" w:rsidR="00173932" w:rsidRPr="00752287" w:rsidRDefault="00173932" w:rsidP="007F5937">
            <w:pPr>
              <w:jc w:val="center"/>
              <w:rPr>
                <w:ins w:id="975" w:author="FERNANDA GASPARI" w:date="2021-10-29T10:32:00Z"/>
                <w:rFonts w:ascii="Arial" w:hAnsi="Arial" w:cs="Arial"/>
                <w:color w:val="000000"/>
                <w:sz w:val="18"/>
                <w:szCs w:val="18"/>
                <w:lang w:val="es-CO" w:eastAsia="es-CO"/>
              </w:rPr>
            </w:pPr>
            <w:ins w:id="976" w:author="FERNANDA GASPARI" w:date="2021-10-29T10:32:00Z">
              <w:r w:rsidRPr="00752287">
                <w:rPr>
                  <w:rFonts w:ascii="Arial" w:hAnsi="Arial" w:cs="Arial"/>
                  <w:color w:val="000000"/>
                  <w:sz w:val="18"/>
                  <w:szCs w:val="18"/>
                  <w:lang w:eastAsia="es-AR"/>
                </w:rPr>
                <w:t>90</w:t>
              </w:r>
            </w:ins>
          </w:p>
        </w:tc>
      </w:tr>
      <w:tr w:rsidR="00173932" w:rsidRPr="00752287" w14:paraId="27AEE634" w14:textId="77777777" w:rsidTr="007F5937">
        <w:trPr>
          <w:trHeight w:val="168"/>
          <w:tblHeader/>
          <w:jc w:val="center"/>
          <w:ins w:id="977"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E415A4C" w14:textId="77777777" w:rsidR="00173932" w:rsidRPr="00752287" w:rsidRDefault="00173932" w:rsidP="007F5937">
            <w:pPr>
              <w:jc w:val="center"/>
              <w:rPr>
                <w:ins w:id="978" w:author="FERNANDA GASPARI" w:date="2021-10-29T10:32:00Z"/>
                <w:rFonts w:ascii="Arial" w:hAnsi="Arial" w:cs="Arial"/>
                <w:color w:val="000000"/>
                <w:sz w:val="18"/>
                <w:szCs w:val="18"/>
                <w:lang w:val="es-CO" w:eastAsia="es-CO"/>
              </w:rPr>
            </w:pPr>
            <w:ins w:id="979" w:author="FERNANDA GASPARI" w:date="2021-10-29T10:32:00Z">
              <w:r w:rsidRPr="00752287">
                <w:rPr>
                  <w:rFonts w:ascii="Arial" w:hAnsi="Arial" w:cs="Arial"/>
                  <w:color w:val="000000"/>
                  <w:sz w:val="18"/>
                  <w:szCs w:val="18"/>
                  <w:lang w:eastAsia="es-CO"/>
                </w:rPr>
                <w:t>251</w:t>
              </w:r>
            </w:ins>
          </w:p>
        </w:tc>
        <w:tc>
          <w:tcPr>
            <w:tcW w:w="441" w:type="dxa"/>
            <w:tcBorders>
              <w:top w:val="nil"/>
              <w:left w:val="nil"/>
              <w:bottom w:val="nil"/>
              <w:right w:val="nil"/>
            </w:tcBorders>
            <w:shd w:val="clear" w:color="auto" w:fill="auto"/>
            <w:vAlign w:val="center"/>
            <w:hideMark/>
          </w:tcPr>
          <w:p w14:paraId="4C31D586" w14:textId="77777777" w:rsidR="00173932" w:rsidRPr="00752287" w:rsidRDefault="00173932" w:rsidP="007F5937">
            <w:pPr>
              <w:jc w:val="center"/>
              <w:rPr>
                <w:ins w:id="980" w:author="FERNANDA GASPARI" w:date="2021-10-29T10:32:00Z"/>
                <w:rFonts w:ascii="Arial" w:hAnsi="Arial" w:cs="Arial"/>
                <w:color w:val="000000"/>
                <w:sz w:val="18"/>
                <w:szCs w:val="18"/>
                <w:lang w:val="es-CO" w:eastAsia="es-CO"/>
              </w:rPr>
            </w:pPr>
            <w:ins w:id="981" w:author="FERNANDA GASPARI" w:date="2021-10-29T10:32:00Z">
              <w:r w:rsidRPr="00752287">
                <w:rPr>
                  <w:rFonts w:ascii="Arial" w:hAnsi="Arial" w:cs="Arial"/>
                  <w:color w:val="000000"/>
                  <w:sz w:val="18"/>
                  <w:szCs w:val="18"/>
                  <w:lang w:eastAsia="es-AR"/>
                </w:rPr>
                <w:t>12</w:t>
              </w:r>
            </w:ins>
          </w:p>
        </w:tc>
        <w:tc>
          <w:tcPr>
            <w:tcW w:w="441" w:type="dxa"/>
            <w:tcBorders>
              <w:top w:val="nil"/>
              <w:left w:val="nil"/>
              <w:bottom w:val="nil"/>
              <w:right w:val="nil"/>
            </w:tcBorders>
            <w:shd w:val="clear" w:color="auto" w:fill="auto"/>
            <w:vAlign w:val="center"/>
            <w:hideMark/>
          </w:tcPr>
          <w:p w14:paraId="2ED94D33" w14:textId="77777777" w:rsidR="00173932" w:rsidRPr="00752287" w:rsidRDefault="00173932" w:rsidP="007F5937">
            <w:pPr>
              <w:jc w:val="center"/>
              <w:rPr>
                <w:ins w:id="982" w:author="FERNANDA GASPARI" w:date="2021-10-29T10:32:00Z"/>
                <w:rFonts w:ascii="Arial" w:hAnsi="Arial" w:cs="Arial"/>
                <w:color w:val="000000"/>
                <w:sz w:val="18"/>
                <w:szCs w:val="18"/>
                <w:lang w:val="es-CO" w:eastAsia="es-CO"/>
              </w:rPr>
            </w:pPr>
            <w:ins w:id="983" w:author="FERNANDA GASPARI" w:date="2021-10-29T10:32:00Z">
              <w:r w:rsidRPr="00752287">
                <w:rPr>
                  <w:rFonts w:ascii="Arial" w:hAnsi="Arial" w:cs="Arial"/>
                  <w:color w:val="000000"/>
                  <w:sz w:val="18"/>
                  <w:szCs w:val="18"/>
                  <w:lang w:eastAsia="es-AR"/>
                </w:rPr>
                <w:t>25</w:t>
              </w:r>
            </w:ins>
          </w:p>
        </w:tc>
        <w:tc>
          <w:tcPr>
            <w:tcW w:w="441" w:type="dxa"/>
            <w:tcBorders>
              <w:top w:val="nil"/>
              <w:left w:val="nil"/>
              <w:bottom w:val="nil"/>
              <w:right w:val="single" w:sz="8" w:space="0" w:color="auto"/>
            </w:tcBorders>
            <w:shd w:val="clear" w:color="auto" w:fill="auto"/>
            <w:vAlign w:val="center"/>
            <w:hideMark/>
          </w:tcPr>
          <w:p w14:paraId="617356FF" w14:textId="77777777" w:rsidR="00173932" w:rsidRPr="00752287" w:rsidRDefault="00173932" w:rsidP="007F5937">
            <w:pPr>
              <w:jc w:val="center"/>
              <w:rPr>
                <w:ins w:id="984" w:author="FERNANDA GASPARI" w:date="2021-10-29T10:32:00Z"/>
                <w:rFonts w:ascii="Arial" w:hAnsi="Arial" w:cs="Arial"/>
                <w:color w:val="000000"/>
                <w:sz w:val="18"/>
                <w:szCs w:val="18"/>
                <w:lang w:val="es-CO" w:eastAsia="es-CO"/>
              </w:rPr>
            </w:pPr>
            <w:ins w:id="985" w:author="FERNANDA GASPARI" w:date="2021-10-29T10:32:00Z">
              <w:r w:rsidRPr="00752287">
                <w:rPr>
                  <w:rFonts w:ascii="Arial" w:hAnsi="Arial" w:cs="Arial"/>
                  <w:color w:val="000000"/>
                  <w:sz w:val="18"/>
                  <w:szCs w:val="18"/>
                  <w:lang w:eastAsia="es-AR"/>
                </w:rPr>
                <w:t>43</w:t>
              </w:r>
            </w:ins>
          </w:p>
        </w:tc>
        <w:tc>
          <w:tcPr>
            <w:tcW w:w="580" w:type="dxa"/>
            <w:tcBorders>
              <w:top w:val="nil"/>
              <w:left w:val="nil"/>
              <w:bottom w:val="nil"/>
              <w:right w:val="nil"/>
            </w:tcBorders>
            <w:shd w:val="clear" w:color="000000" w:fill="D9D9D9"/>
            <w:noWrap/>
            <w:vAlign w:val="center"/>
            <w:hideMark/>
          </w:tcPr>
          <w:p w14:paraId="20DD5AB1" w14:textId="77777777" w:rsidR="00173932" w:rsidRPr="00752287" w:rsidRDefault="00173932" w:rsidP="007F5937">
            <w:pPr>
              <w:jc w:val="center"/>
              <w:rPr>
                <w:ins w:id="986" w:author="FERNANDA GASPARI" w:date="2021-10-29T10:32:00Z"/>
                <w:rFonts w:ascii="Arial" w:hAnsi="Arial" w:cs="Arial"/>
                <w:color w:val="000000"/>
                <w:sz w:val="18"/>
                <w:szCs w:val="18"/>
                <w:lang w:val="es-CO" w:eastAsia="es-CO"/>
              </w:rPr>
            </w:pPr>
            <w:ins w:id="987" w:author="FERNANDA GASPARI" w:date="2021-10-29T10:32:00Z">
              <w:r w:rsidRPr="00752287">
                <w:rPr>
                  <w:rFonts w:ascii="Arial" w:hAnsi="Arial" w:cs="Arial"/>
                  <w:color w:val="000000"/>
                  <w:sz w:val="18"/>
                  <w:szCs w:val="18"/>
                  <w:lang w:eastAsia="es-AR"/>
                </w:rPr>
                <w:t>252</w:t>
              </w:r>
            </w:ins>
          </w:p>
        </w:tc>
        <w:tc>
          <w:tcPr>
            <w:tcW w:w="441" w:type="dxa"/>
            <w:tcBorders>
              <w:top w:val="nil"/>
              <w:left w:val="nil"/>
              <w:bottom w:val="nil"/>
              <w:right w:val="nil"/>
            </w:tcBorders>
            <w:shd w:val="clear" w:color="auto" w:fill="auto"/>
            <w:vAlign w:val="center"/>
            <w:hideMark/>
          </w:tcPr>
          <w:p w14:paraId="66ECFAE9" w14:textId="77777777" w:rsidR="00173932" w:rsidRPr="00752287" w:rsidRDefault="00173932" w:rsidP="007F5937">
            <w:pPr>
              <w:jc w:val="center"/>
              <w:rPr>
                <w:ins w:id="988" w:author="FERNANDA GASPARI" w:date="2021-10-29T10:32:00Z"/>
                <w:rFonts w:ascii="Arial" w:hAnsi="Arial" w:cs="Arial"/>
                <w:color w:val="000000"/>
                <w:sz w:val="18"/>
                <w:szCs w:val="18"/>
                <w:lang w:val="es-CO" w:eastAsia="es-CO"/>
              </w:rPr>
            </w:pPr>
            <w:ins w:id="989" w:author="FERNANDA GASPARI" w:date="2021-10-29T10:32:00Z">
              <w:r w:rsidRPr="00752287">
                <w:rPr>
                  <w:rFonts w:ascii="Arial" w:hAnsi="Arial" w:cs="Arial"/>
                  <w:color w:val="000000"/>
                  <w:sz w:val="18"/>
                  <w:szCs w:val="18"/>
                  <w:lang w:eastAsia="es-AR"/>
                </w:rPr>
                <w:t>34</w:t>
              </w:r>
            </w:ins>
          </w:p>
        </w:tc>
        <w:tc>
          <w:tcPr>
            <w:tcW w:w="441" w:type="dxa"/>
            <w:tcBorders>
              <w:top w:val="nil"/>
              <w:left w:val="nil"/>
              <w:bottom w:val="nil"/>
              <w:right w:val="nil"/>
            </w:tcBorders>
            <w:shd w:val="clear" w:color="auto" w:fill="auto"/>
            <w:vAlign w:val="center"/>
            <w:hideMark/>
          </w:tcPr>
          <w:p w14:paraId="2C62A8D8" w14:textId="77777777" w:rsidR="00173932" w:rsidRPr="00752287" w:rsidRDefault="00173932" w:rsidP="007F5937">
            <w:pPr>
              <w:jc w:val="center"/>
              <w:rPr>
                <w:ins w:id="990" w:author="FERNANDA GASPARI" w:date="2021-10-29T10:32:00Z"/>
                <w:rFonts w:ascii="Arial" w:hAnsi="Arial" w:cs="Arial"/>
                <w:color w:val="000000"/>
                <w:sz w:val="18"/>
                <w:szCs w:val="18"/>
                <w:lang w:val="es-CO" w:eastAsia="es-CO"/>
              </w:rPr>
            </w:pPr>
            <w:ins w:id="991" w:author="FERNANDA GASPARI" w:date="2021-10-29T10:32:00Z">
              <w:r w:rsidRPr="00752287">
                <w:rPr>
                  <w:rFonts w:ascii="Arial" w:hAnsi="Arial" w:cs="Arial"/>
                  <w:color w:val="000000"/>
                  <w:sz w:val="18"/>
                  <w:szCs w:val="18"/>
                  <w:lang w:eastAsia="es-AR"/>
                </w:rPr>
                <w:t>55</w:t>
              </w:r>
            </w:ins>
          </w:p>
        </w:tc>
        <w:tc>
          <w:tcPr>
            <w:tcW w:w="441" w:type="dxa"/>
            <w:tcBorders>
              <w:top w:val="nil"/>
              <w:left w:val="nil"/>
              <w:bottom w:val="nil"/>
              <w:right w:val="single" w:sz="8" w:space="0" w:color="auto"/>
            </w:tcBorders>
            <w:shd w:val="clear" w:color="auto" w:fill="auto"/>
            <w:vAlign w:val="center"/>
            <w:hideMark/>
          </w:tcPr>
          <w:p w14:paraId="5FF42508" w14:textId="77777777" w:rsidR="00173932" w:rsidRPr="00752287" w:rsidRDefault="00173932" w:rsidP="007F5937">
            <w:pPr>
              <w:jc w:val="center"/>
              <w:rPr>
                <w:ins w:id="992" w:author="FERNANDA GASPARI" w:date="2021-10-29T10:32:00Z"/>
                <w:rFonts w:ascii="Arial" w:hAnsi="Arial" w:cs="Arial"/>
                <w:color w:val="000000"/>
                <w:sz w:val="18"/>
                <w:szCs w:val="18"/>
                <w:lang w:val="es-CO" w:eastAsia="es-CO"/>
              </w:rPr>
            </w:pPr>
            <w:ins w:id="993" w:author="FERNANDA GASPARI" w:date="2021-10-29T10:32:00Z">
              <w:r w:rsidRPr="00752287">
                <w:rPr>
                  <w:rFonts w:ascii="Arial" w:hAnsi="Arial" w:cs="Arial"/>
                  <w:color w:val="000000"/>
                  <w:sz w:val="18"/>
                  <w:szCs w:val="18"/>
                  <w:lang w:eastAsia="es-AR"/>
                </w:rPr>
                <w:t>74</w:t>
              </w:r>
            </w:ins>
          </w:p>
        </w:tc>
        <w:tc>
          <w:tcPr>
            <w:tcW w:w="580" w:type="dxa"/>
            <w:tcBorders>
              <w:top w:val="nil"/>
              <w:left w:val="nil"/>
              <w:bottom w:val="nil"/>
              <w:right w:val="nil"/>
            </w:tcBorders>
            <w:shd w:val="clear" w:color="000000" w:fill="D9D9D9"/>
            <w:vAlign w:val="center"/>
            <w:hideMark/>
          </w:tcPr>
          <w:p w14:paraId="343D9772" w14:textId="77777777" w:rsidR="00173932" w:rsidRPr="00752287" w:rsidRDefault="00173932" w:rsidP="007F5937">
            <w:pPr>
              <w:jc w:val="center"/>
              <w:rPr>
                <w:ins w:id="994" w:author="FERNANDA GASPARI" w:date="2021-10-29T10:32:00Z"/>
                <w:rFonts w:ascii="Arial" w:hAnsi="Arial" w:cs="Arial"/>
                <w:color w:val="000000"/>
                <w:sz w:val="18"/>
                <w:szCs w:val="18"/>
                <w:lang w:val="es-CO" w:eastAsia="es-CO"/>
              </w:rPr>
            </w:pPr>
            <w:ins w:id="995" w:author="FERNANDA GASPARI" w:date="2021-10-29T10:32:00Z">
              <w:r w:rsidRPr="00752287">
                <w:rPr>
                  <w:rFonts w:ascii="Arial" w:hAnsi="Arial" w:cs="Arial"/>
                  <w:color w:val="000000"/>
                  <w:sz w:val="18"/>
                  <w:szCs w:val="18"/>
                  <w:lang w:eastAsia="es-CO"/>
                </w:rPr>
                <w:t>253</w:t>
              </w:r>
            </w:ins>
          </w:p>
        </w:tc>
        <w:tc>
          <w:tcPr>
            <w:tcW w:w="441" w:type="dxa"/>
            <w:tcBorders>
              <w:top w:val="nil"/>
              <w:left w:val="nil"/>
              <w:bottom w:val="nil"/>
              <w:right w:val="nil"/>
            </w:tcBorders>
            <w:shd w:val="clear" w:color="auto" w:fill="auto"/>
            <w:vAlign w:val="center"/>
            <w:hideMark/>
          </w:tcPr>
          <w:p w14:paraId="39E7CDB3" w14:textId="77777777" w:rsidR="00173932" w:rsidRPr="00752287" w:rsidRDefault="00173932" w:rsidP="007F5937">
            <w:pPr>
              <w:jc w:val="center"/>
              <w:rPr>
                <w:ins w:id="996" w:author="FERNANDA GASPARI" w:date="2021-10-29T10:32:00Z"/>
                <w:rFonts w:ascii="Arial" w:hAnsi="Arial" w:cs="Arial"/>
                <w:color w:val="000000"/>
                <w:sz w:val="18"/>
                <w:szCs w:val="18"/>
                <w:lang w:val="es-CO" w:eastAsia="es-CO"/>
              </w:rPr>
            </w:pPr>
            <w:ins w:id="997"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0CCB2B57" w14:textId="77777777" w:rsidR="00173932" w:rsidRPr="00752287" w:rsidRDefault="00173932" w:rsidP="007F5937">
            <w:pPr>
              <w:jc w:val="center"/>
              <w:rPr>
                <w:ins w:id="998" w:author="FERNANDA GASPARI" w:date="2021-10-29T10:32:00Z"/>
                <w:rFonts w:ascii="Arial" w:hAnsi="Arial" w:cs="Arial"/>
                <w:color w:val="000000"/>
                <w:sz w:val="18"/>
                <w:szCs w:val="18"/>
                <w:lang w:val="es-CO" w:eastAsia="es-CO"/>
              </w:rPr>
            </w:pPr>
            <w:ins w:id="999"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694A5DE1" w14:textId="77777777" w:rsidR="00173932" w:rsidRPr="00752287" w:rsidRDefault="00173932" w:rsidP="007F5937">
            <w:pPr>
              <w:jc w:val="center"/>
              <w:rPr>
                <w:ins w:id="1000" w:author="FERNANDA GASPARI" w:date="2021-10-29T10:32:00Z"/>
                <w:rFonts w:ascii="Arial" w:hAnsi="Arial" w:cs="Arial"/>
                <w:color w:val="000000"/>
                <w:sz w:val="18"/>
                <w:szCs w:val="18"/>
                <w:lang w:val="es-CO" w:eastAsia="es-CO"/>
              </w:rPr>
            </w:pPr>
            <w:ins w:id="1001"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65006032" w14:textId="77777777" w:rsidR="00173932" w:rsidRPr="00752287" w:rsidRDefault="00173932" w:rsidP="007F5937">
            <w:pPr>
              <w:jc w:val="center"/>
              <w:rPr>
                <w:ins w:id="1002" w:author="FERNANDA GASPARI" w:date="2021-10-29T10:32:00Z"/>
                <w:rFonts w:ascii="Arial" w:hAnsi="Arial" w:cs="Arial"/>
                <w:color w:val="000000"/>
                <w:sz w:val="18"/>
                <w:szCs w:val="18"/>
                <w:lang w:val="es-CO" w:eastAsia="es-CO"/>
              </w:rPr>
            </w:pPr>
            <w:ins w:id="1003" w:author="FERNANDA GASPARI" w:date="2021-10-29T10:32:00Z">
              <w:r w:rsidRPr="00752287">
                <w:rPr>
                  <w:rFonts w:ascii="Arial" w:hAnsi="Arial" w:cs="Arial"/>
                  <w:color w:val="000000"/>
                  <w:sz w:val="18"/>
                  <w:szCs w:val="18"/>
                  <w:lang w:eastAsia="es-CO"/>
                </w:rPr>
                <w:t>254</w:t>
              </w:r>
            </w:ins>
          </w:p>
        </w:tc>
        <w:tc>
          <w:tcPr>
            <w:tcW w:w="441" w:type="dxa"/>
            <w:tcBorders>
              <w:top w:val="nil"/>
              <w:left w:val="nil"/>
              <w:bottom w:val="nil"/>
              <w:right w:val="nil"/>
            </w:tcBorders>
            <w:shd w:val="clear" w:color="auto" w:fill="auto"/>
            <w:vAlign w:val="center"/>
            <w:hideMark/>
          </w:tcPr>
          <w:p w14:paraId="5A7747BD" w14:textId="77777777" w:rsidR="00173932" w:rsidRPr="00752287" w:rsidRDefault="00173932" w:rsidP="007F5937">
            <w:pPr>
              <w:jc w:val="center"/>
              <w:rPr>
                <w:ins w:id="1004" w:author="FERNANDA GASPARI" w:date="2021-10-29T10:32:00Z"/>
                <w:rFonts w:ascii="Arial" w:hAnsi="Arial" w:cs="Arial"/>
                <w:color w:val="000000"/>
                <w:sz w:val="18"/>
                <w:szCs w:val="18"/>
                <w:lang w:val="es-CO" w:eastAsia="es-CO"/>
              </w:rPr>
            </w:pPr>
            <w:ins w:id="1005"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2D07F4E1" w14:textId="77777777" w:rsidR="00173932" w:rsidRPr="00752287" w:rsidRDefault="00173932" w:rsidP="007F5937">
            <w:pPr>
              <w:jc w:val="center"/>
              <w:rPr>
                <w:ins w:id="1006" w:author="FERNANDA GASPARI" w:date="2021-10-29T10:32:00Z"/>
                <w:rFonts w:ascii="Arial" w:hAnsi="Arial" w:cs="Arial"/>
                <w:color w:val="000000"/>
                <w:sz w:val="18"/>
                <w:szCs w:val="18"/>
                <w:lang w:val="es-CO" w:eastAsia="es-CO"/>
              </w:rPr>
            </w:pPr>
            <w:ins w:id="1007"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254A1FB3" w14:textId="77777777" w:rsidR="00173932" w:rsidRPr="00752287" w:rsidRDefault="00173932" w:rsidP="007F5937">
            <w:pPr>
              <w:jc w:val="center"/>
              <w:rPr>
                <w:ins w:id="1008" w:author="FERNANDA GASPARI" w:date="2021-10-29T10:32:00Z"/>
                <w:rFonts w:ascii="Arial" w:hAnsi="Arial" w:cs="Arial"/>
                <w:color w:val="000000"/>
                <w:sz w:val="18"/>
                <w:szCs w:val="18"/>
                <w:lang w:val="es-CO" w:eastAsia="es-CO"/>
              </w:rPr>
            </w:pPr>
            <w:ins w:id="1009" w:author="FERNANDA GASPARI" w:date="2021-10-29T10:32:00Z">
              <w:r w:rsidRPr="00752287">
                <w:rPr>
                  <w:rFonts w:ascii="Arial" w:hAnsi="Arial" w:cs="Arial"/>
                  <w:color w:val="000000"/>
                  <w:sz w:val="18"/>
                  <w:szCs w:val="18"/>
                  <w:lang w:eastAsia="es-AR"/>
                </w:rPr>
                <w:t>89</w:t>
              </w:r>
            </w:ins>
          </w:p>
        </w:tc>
      </w:tr>
      <w:tr w:rsidR="00173932" w:rsidRPr="00752287" w14:paraId="19DDCF52" w14:textId="77777777" w:rsidTr="007F5937">
        <w:trPr>
          <w:trHeight w:val="168"/>
          <w:tblHeader/>
          <w:jc w:val="center"/>
          <w:ins w:id="1010"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BC21A00" w14:textId="77777777" w:rsidR="00173932" w:rsidRPr="00752287" w:rsidRDefault="00173932" w:rsidP="007F5937">
            <w:pPr>
              <w:jc w:val="center"/>
              <w:rPr>
                <w:ins w:id="1011" w:author="FERNANDA GASPARI" w:date="2021-10-29T10:32:00Z"/>
                <w:rFonts w:ascii="Arial" w:hAnsi="Arial" w:cs="Arial"/>
                <w:color w:val="000000"/>
                <w:sz w:val="18"/>
                <w:szCs w:val="18"/>
                <w:lang w:val="es-CO" w:eastAsia="es-CO"/>
              </w:rPr>
            </w:pPr>
            <w:ins w:id="1012" w:author="FERNANDA GASPARI" w:date="2021-10-29T10:32:00Z">
              <w:r w:rsidRPr="00752287">
                <w:rPr>
                  <w:rFonts w:ascii="Arial" w:hAnsi="Arial" w:cs="Arial"/>
                  <w:color w:val="000000"/>
                  <w:sz w:val="18"/>
                  <w:szCs w:val="18"/>
                  <w:lang w:eastAsia="es-CO"/>
                </w:rPr>
                <w:t>261</w:t>
              </w:r>
            </w:ins>
          </w:p>
        </w:tc>
        <w:tc>
          <w:tcPr>
            <w:tcW w:w="441" w:type="dxa"/>
            <w:tcBorders>
              <w:top w:val="nil"/>
              <w:left w:val="nil"/>
              <w:bottom w:val="nil"/>
              <w:right w:val="nil"/>
            </w:tcBorders>
            <w:shd w:val="clear" w:color="auto" w:fill="auto"/>
            <w:vAlign w:val="center"/>
            <w:hideMark/>
          </w:tcPr>
          <w:p w14:paraId="606C6C48" w14:textId="77777777" w:rsidR="00173932" w:rsidRPr="00752287" w:rsidRDefault="00173932" w:rsidP="007F5937">
            <w:pPr>
              <w:jc w:val="center"/>
              <w:rPr>
                <w:ins w:id="1013" w:author="FERNANDA GASPARI" w:date="2021-10-29T10:32:00Z"/>
                <w:rFonts w:ascii="Arial" w:hAnsi="Arial" w:cs="Arial"/>
                <w:color w:val="000000"/>
                <w:sz w:val="18"/>
                <w:szCs w:val="18"/>
                <w:lang w:val="es-CO" w:eastAsia="es-CO"/>
              </w:rPr>
            </w:pPr>
            <w:ins w:id="1014" w:author="FERNANDA GASPARI" w:date="2021-10-29T10:32:00Z">
              <w:r w:rsidRPr="00752287">
                <w:rPr>
                  <w:rFonts w:ascii="Arial" w:hAnsi="Arial" w:cs="Arial"/>
                  <w:color w:val="000000"/>
                  <w:sz w:val="18"/>
                  <w:szCs w:val="18"/>
                  <w:lang w:eastAsia="es-AR"/>
                </w:rPr>
                <w:t>35</w:t>
              </w:r>
            </w:ins>
          </w:p>
        </w:tc>
        <w:tc>
          <w:tcPr>
            <w:tcW w:w="441" w:type="dxa"/>
            <w:tcBorders>
              <w:top w:val="nil"/>
              <w:left w:val="nil"/>
              <w:bottom w:val="nil"/>
              <w:right w:val="nil"/>
            </w:tcBorders>
            <w:shd w:val="clear" w:color="auto" w:fill="auto"/>
            <w:vAlign w:val="center"/>
            <w:hideMark/>
          </w:tcPr>
          <w:p w14:paraId="3A82F0C8" w14:textId="77777777" w:rsidR="00173932" w:rsidRPr="00752287" w:rsidRDefault="00173932" w:rsidP="007F5937">
            <w:pPr>
              <w:jc w:val="center"/>
              <w:rPr>
                <w:ins w:id="1015" w:author="FERNANDA GASPARI" w:date="2021-10-29T10:32:00Z"/>
                <w:rFonts w:ascii="Arial" w:hAnsi="Arial" w:cs="Arial"/>
                <w:color w:val="000000"/>
                <w:sz w:val="18"/>
                <w:szCs w:val="18"/>
                <w:lang w:val="es-CO" w:eastAsia="es-CO"/>
              </w:rPr>
            </w:pPr>
            <w:ins w:id="1016"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single" w:sz="8" w:space="0" w:color="auto"/>
            </w:tcBorders>
            <w:shd w:val="clear" w:color="auto" w:fill="auto"/>
            <w:vAlign w:val="center"/>
            <w:hideMark/>
          </w:tcPr>
          <w:p w14:paraId="4C5BEE57" w14:textId="77777777" w:rsidR="00173932" w:rsidRPr="00752287" w:rsidRDefault="00173932" w:rsidP="007F5937">
            <w:pPr>
              <w:jc w:val="center"/>
              <w:rPr>
                <w:ins w:id="1017" w:author="FERNANDA GASPARI" w:date="2021-10-29T10:32:00Z"/>
                <w:rFonts w:ascii="Arial" w:hAnsi="Arial" w:cs="Arial"/>
                <w:color w:val="000000"/>
                <w:sz w:val="18"/>
                <w:szCs w:val="18"/>
                <w:lang w:val="es-CO" w:eastAsia="es-CO"/>
              </w:rPr>
            </w:pPr>
            <w:ins w:id="1018" w:author="FERNANDA GASPARI" w:date="2021-10-29T10:32:00Z">
              <w:r w:rsidRPr="00752287">
                <w:rPr>
                  <w:rFonts w:ascii="Arial" w:hAnsi="Arial" w:cs="Arial"/>
                  <w:color w:val="000000"/>
                  <w:sz w:val="18"/>
                  <w:szCs w:val="18"/>
                  <w:lang w:eastAsia="es-AR"/>
                </w:rPr>
                <w:t>75</w:t>
              </w:r>
            </w:ins>
          </w:p>
        </w:tc>
        <w:tc>
          <w:tcPr>
            <w:tcW w:w="580" w:type="dxa"/>
            <w:tcBorders>
              <w:top w:val="nil"/>
              <w:left w:val="nil"/>
              <w:bottom w:val="nil"/>
              <w:right w:val="nil"/>
            </w:tcBorders>
            <w:shd w:val="clear" w:color="000000" w:fill="D9D9D9"/>
            <w:noWrap/>
            <w:vAlign w:val="center"/>
            <w:hideMark/>
          </w:tcPr>
          <w:p w14:paraId="7DD35698" w14:textId="77777777" w:rsidR="00173932" w:rsidRPr="00752287" w:rsidRDefault="00173932" w:rsidP="007F5937">
            <w:pPr>
              <w:jc w:val="center"/>
              <w:rPr>
                <w:ins w:id="1019" w:author="FERNANDA GASPARI" w:date="2021-10-29T10:32:00Z"/>
                <w:rFonts w:ascii="Arial" w:hAnsi="Arial" w:cs="Arial"/>
                <w:color w:val="000000"/>
                <w:sz w:val="18"/>
                <w:szCs w:val="18"/>
                <w:lang w:val="es-CO" w:eastAsia="es-CO"/>
              </w:rPr>
            </w:pPr>
            <w:ins w:id="1020" w:author="FERNANDA GASPARI" w:date="2021-10-29T10:32:00Z">
              <w:r w:rsidRPr="00752287">
                <w:rPr>
                  <w:rFonts w:ascii="Arial" w:hAnsi="Arial" w:cs="Arial"/>
                  <w:color w:val="000000"/>
                  <w:sz w:val="18"/>
                  <w:szCs w:val="18"/>
                  <w:lang w:eastAsia="es-AR"/>
                </w:rPr>
                <w:t>262</w:t>
              </w:r>
            </w:ins>
          </w:p>
        </w:tc>
        <w:tc>
          <w:tcPr>
            <w:tcW w:w="441" w:type="dxa"/>
            <w:tcBorders>
              <w:top w:val="nil"/>
              <w:left w:val="nil"/>
              <w:bottom w:val="nil"/>
              <w:right w:val="nil"/>
            </w:tcBorders>
            <w:shd w:val="clear" w:color="auto" w:fill="auto"/>
            <w:vAlign w:val="center"/>
            <w:hideMark/>
          </w:tcPr>
          <w:p w14:paraId="2FAE0100" w14:textId="77777777" w:rsidR="00173932" w:rsidRPr="00752287" w:rsidRDefault="00173932" w:rsidP="007F5937">
            <w:pPr>
              <w:jc w:val="center"/>
              <w:rPr>
                <w:ins w:id="1021" w:author="FERNANDA GASPARI" w:date="2021-10-29T10:32:00Z"/>
                <w:rFonts w:ascii="Arial" w:hAnsi="Arial" w:cs="Arial"/>
                <w:color w:val="000000"/>
                <w:sz w:val="18"/>
                <w:szCs w:val="18"/>
                <w:lang w:val="es-CO" w:eastAsia="es-CO"/>
              </w:rPr>
            </w:pPr>
            <w:ins w:id="1022"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vAlign w:val="center"/>
            <w:hideMark/>
          </w:tcPr>
          <w:p w14:paraId="41693989" w14:textId="77777777" w:rsidR="00173932" w:rsidRPr="00752287" w:rsidRDefault="00173932" w:rsidP="007F5937">
            <w:pPr>
              <w:jc w:val="center"/>
              <w:rPr>
                <w:ins w:id="1023" w:author="FERNANDA GASPARI" w:date="2021-10-29T10:32:00Z"/>
                <w:rFonts w:ascii="Arial" w:hAnsi="Arial" w:cs="Arial"/>
                <w:color w:val="000000"/>
                <w:sz w:val="18"/>
                <w:szCs w:val="18"/>
                <w:lang w:val="es-CO" w:eastAsia="es-CO"/>
              </w:rPr>
            </w:pPr>
            <w:ins w:id="1024"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7CD1231E" w14:textId="77777777" w:rsidR="00173932" w:rsidRPr="00752287" w:rsidRDefault="00173932" w:rsidP="007F5937">
            <w:pPr>
              <w:jc w:val="center"/>
              <w:rPr>
                <w:ins w:id="1025" w:author="FERNANDA GASPARI" w:date="2021-10-29T10:32:00Z"/>
                <w:rFonts w:ascii="Arial" w:hAnsi="Arial" w:cs="Arial"/>
                <w:color w:val="000000"/>
                <w:sz w:val="18"/>
                <w:szCs w:val="18"/>
                <w:lang w:val="es-CO" w:eastAsia="es-CO"/>
              </w:rPr>
            </w:pPr>
            <w:ins w:id="1026"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7E3D3ABE" w14:textId="77777777" w:rsidR="00173932" w:rsidRPr="00752287" w:rsidRDefault="00173932" w:rsidP="007F5937">
            <w:pPr>
              <w:jc w:val="center"/>
              <w:rPr>
                <w:ins w:id="1027" w:author="FERNANDA GASPARI" w:date="2021-10-29T10:32:00Z"/>
                <w:rFonts w:ascii="Arial" w:hAnsi="Arial" w:cs="Arial"/>
                <w:color w:val="000000"/>
                <w:sz w:val="18"/>
                <w:szCs w:val="18"/>
                <w:lang w:val="es-CO" w:eastAsia="es-CO"/>
              </w:rPr>
            </w:pPr>
            <w:ins w:id="1028" w:author="FERNANDA GASPARI" w:date="2021-10-29T10:32:00Z">
              <w:r w:rsidRPr="00752287">
                <w:rPr>
                  <w:rFonts w:ascii="Arial" w:hAnsi="Arial" w:cs="Arial"/>
                  <w:color w:val="000000"/>
                  <w:sz w:val="18"/>
                  <w:szCs w:val="18"/>
                  <w:lang w:eastAsia="es-CO"/>
                </w:rPr>
                <w:t>263</w:t>
              </w:r>
            </w:ins>
          </w:p>
        </w:tc>
        <w:tc>
          <w:tcPr>
            <w:tcW w:w="441" w:type="dxa"/>
            <w:tcBorders>
              <w:top w:val="nil"/>
              <w:left w:val="nil"/>
              <w:bottom w:val="nil"/>
              <w:right w:val="nil"/>
            </w:tcBorders>
            <w:shd w:val="clear" w:color="auto" w:fill="auto"/>
            <w:vAlign w:val="center"/>
            <w:hideMark/>
          </w:tcPr>
          <w:p w14:paraId="0E038D2D" w14:textId="77777777" w:rsidR="00173932" w:rsidRPr="00752287" w:rsidRDefault="00173932" w:rsidP="007F5937">
            <w:pPr>
              <w:jc w:val="center"/>
              <w:rPr>
                <w:ins w:id="1029" w:author="FERNANDA GASPARI" w:date="2021-10-29T10:32:00Z"/>
                <w:rFonts w:ascii="Arial" w:hAnsi="Arial" w:cs="Arial"/>
                <w:color w:val="000000"/>
                <w:sz w:val="18"/>
                <w:szCs w:val="18"/>
                <w:lang w:val="es-CO" w:eastAsia="es-CO"/>
              </w:rPr>
            </w:pPr>
            <w:ins w:id="1030"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vAlign w:val="center"/>
            <w:hideMark/>
          </w:tcPr>
          <w:p w14:paraId="394BBE75" w14:textId="77777777" w:rsidR="00173932" w:rsidRPr="00752287" w:rsidRDefault="00173932" w:rsidP="007F5937">
            <w:pPr>
              <w:jc w:val="center"/>
              <w:rPr>
                <w:ins w:id="1031" w:author="FERNANDA GASPARI" w:date="2021-10-29T10:32:00Z"/>
                <w:rFonts w:ascii="Arial" w:hAnsi="Arial" w:cs="Arial"/>
                <w:color w:val="000000"/>
                <w:sz w:val="18"/>
                <w:szCs w:val="18"/>
                <w:lang w:val="es-CO" w:eastAsia="es-CO"/>
              </w:rPr>
            </w:pPr>
            <w:ins w:id="1032" w:author="FERNANDA GASPARI" w:date="2021-10-29T10:32:00Z">
              <w:r w:rsidRPr="00752287">
                <w:rPr>
                  <w:rFonts w:ascii="Arial" w:hAnsi="Arial" w:cs="Arial"/>
                  <w:color w:val="000000"/>
                  <w:sz w:val="18"/>
                  <w:szCs w:val="18"/>
                  <w:lang w:eastAsia="es-AR"/>
                </w:rPr>
                <w:t>86</w:t>
              </w:r>
            </w:ins>
          </w:p>
        </w:tc>
        <w:tc>
          <w:tcPr>
            <w:tcW w:w="441" w:type="dxa"/>
            <w:tcBorders>
              <w:top w:val="nil"/>
              <w:left w:val="nil"/>
              <w:bottom w:val="nil"/>
              <w:right w:val="single" w:sz="8" w:space="0" w:color="auto"/>
            </w:tcBorders>
            <w:shd w:val="clear" w:color="auto" w:fill="auto"/>
            <w:vAlign w:val="center"/>
            <w:hideMark/>
          </w:tcPr>
          <w:p w14:paraId="29D65071" w14:textId="77777777" w:rsidR="00173932" w:rsidRPr="00752287" w:rsidRDefault="00173932" w:rsidP="007F5937">
            <w:pPr>
              <w:jc w:val="center"/>
              <w:rPr>
                <w:ins w:id="1033" w:author="FERNANDA GASPARI" w:date="2021-10-29T10:32:00Z"/>
                <w:rFonts w:ascii="Arial" w:hAnsi="Arial" w:cs="Arial"/>
                <w:color w:val="000000"/>
                <w:sz w:val="18"/>
                <w:szCs w:val="18"/>
                <w:lang w:val="es-CO" w:eastAsia="es-CO"/>
              </w:rPr>
            </w:pPr>
            <w:ins w:id="1034" w:author="FERNANDA GASPARI" w:date="2021-10-29T10:32:00Z">
              <w:r w:rsidRPr="00752287">
                <w:rPr>
                  <w:rFonts w:ascii="Arial" w:hAnsi="Arial" w:cs="Arial"/>
                  <w:color w:val="000000"/>
                  <w:sz w:val="18"/>
                  <w:szCs w:val="18"/>
                  <w:lang w:eastAsia="es-AR"/>
                </w:rPr>
                <w:t>93</w:t>
              </w:r>
            </w:ins>
          </w:p>
        </w:tc>
        <w:tc>
          <w:tcPr>
            <w:tcW w:w="580" w:type="dxa"/>
            <w:tcBorders>
              <w:top w:val="nil"/>
              <w:left w:val="nil"/>
              <w:bottom w:val="nil"/>
              <w:right w:val="nil"/>
            </w:tcBorders>
            <w:shd w:val="clear" w:color="000000" w:fill="D9D9D9"/>
            <w:vAlign w:val="center"/>
            <w:hideMark/>
          </w:tcPr>
          <w:p w14:paraId="1DD8D2E6" w14:textId="77777777" w:rsidR="00173932" w:rsidRPr="00752287" w:rsidRDefault="00173932" w:rsidP="007F5937">
            <w:pPr>
              <w:jc w:val="center"/>
              <w:rPr>
                <w:ins w:id="1035" w:author="FERNANDA GASPARI" w:date="2021-10-29T10:32:00Z"/>
                <w:rFonts w:ascii="Arial" w:hAnsi="Arial" w:cs="Arial"/>
                <w:color w:val="000000"/>
                <w:sz w:val="18"/>
                <w:szCs w:val="18"/>
                <w:lang w:val="es-CO" w:eastAsia="es-CO"/>
              </w:rPr>
            </w:pPr>
            <w:ins w:id="1036" w:author="FERNANDA GASPARI" w:date="2021-10-29T10:32:00Z">
              <w:r w:rsidRPr="00752287">
                <w:rPr>
                  <w:rFonts w:ascii="Arial" w:hAnsi="Arial" w:cs="Arial"/>
                  <w:color w:val="000000"/>
                  <w:sz w:val="18"/>
                  <w:szCs w:val="18"/>
                  <w:lang w:eastAsia="es-CO"/>
                </w:rPr>
                <w:t>264</w:t>
              </w:r>
            </w:ins>
          </w:p>
        </w:tc>
        <w:tc>
          <w:tcPr>
            <w:tcW w:w="441" w:type="dxa"/>
            <w:tcBorders>
              <w:top w:val="nil"/>
              <w:left w:val="nil"/>
              <w:bottom w:val="nil"/>
              <w:right w:val="nil"/>
            </w:tcBorders>
            <w:shd w:val="clear" w:color="auto" w:fill="auto"/>
            <w:vAlign w:val="center"/>
            <w:hideMark/>
          </w:tcPr>
          <w:p w14:paraId="221F7ED9" w14:textId="77777777" w:rsidR="00173932" w:rsidRPr="00752287" w:rsidRDefault="00173932" w:rsidP="007F5937">
            <w:pPr>
              <w:jc w:val="center"/>
              <w:rPr>
                <w:ins w:id="1037" w:author="FERNANDA GASPARI" w:date="2021-10-29T10:32:00Z"/>
                <w:rFonts w:ascii="Arial" w:hAnsi="Arial" w:cs="Arial"/>
                <w:color w:val="000000"/>
                <w:sz w:val="18"/>
                <w:szCs w:val="18"/>
                <w:lang w:val="es-CO" w:eastAsia="es-CO"/>
              </w:rPr>
            </w:pPr>
            <w:ins w:id="1038"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nil"/>
            </w:tcBorders>
            <w:shd w:val="clear" w:color="auto" w:fill="auto"/>
            <w:vAlign w:val="center"/>
            <w:hideMark/>
          </w:tcPr>
          <w:p w14:paraId="2D5214A3" w14:textId="77777777" w:rsidR="00173932" w:rsidRPr="00752287" w:rsidRDefault="00173932" w:rsidP="007F5937">
            <w:pPr>
              <w:jc w:val="center"/>
              <w:rPr>
                <w:ins w:id="1039" w:author="FERNANDA GASPARI" w:date="2021-10-29T10:32:00Z"/>
                <w:rFonts w:ascii="Arial" w:hAnsi="Arial" w:cs="Arial"/>
                <w:color w:val="000000"/>
                <w:sz w:val="18"/>
                <w:szCs w:val="18"/>
                <w:lang w:val="es-CO" w:eastAsia="es-CO"/>
              </w:rPr>
            </w:pPr>
            <w:ins w:id="1040"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single" w:sz="8" w:space="0" w:color="auto"/>
            </w:tcBorders>
            <w:shd w:val="clear" w:color="auto" w:fill="auto"/>
            <w:vAlign w:val="center"/>
            <w:hideMark/>
          </w:tcPr>
          <w:p w14:paraId="40EE87D5" w14:textId="77777777" w:rsidR="00173932" w:rsidRPr="00752287" w:rsidRDefault="00173932" w:rsidP="007F5937">
            <w:pPr>
              <w:jc w:val="center"/>
              <w:rPr>
                <w:ins w:id="1041" w:author="FERNANDA GASPARI" w:date="2021-10-29T10:32:00Z"/>
                <w:rFonts w:ascii="Arial" w:hAnsi="Arial" w:cs="Arial"/>
                <w:color w:val="000000"/>
                <w:sz w:val="18"/>
                <w:szCs w:val="18"/>
                <w:lang w:val="es-CO" w:eastAsia="es-CO"/>
              </w:rPr>
            </w:pPr>
            <w:ins w:id="1042" w:author="FERNANDA GASPARI" w:date="2021-10-29T10:32:00Z">
              <w:r w:rsidRPr="00752287">
                <w:rPr>
                  <w:rFonts w:ascii="Arial" w:hAnsi="Arial" w:cs="Arial"/>
                  <w:color w:val="000000"/>
                  <w:sz w:val="18"/>
                  <w:szCs w:val="18"/>
                  <w:lang w:eastAsia="es-AR"/>
                </w:rPr>
                <w:t>96</w:t>
              </w:r>
            </w:ins>
          </w:p>
        </w:tc>
      </w:tr>
      <w:tr w:rsidR="00173932" w:rsidRPr="00752287" w14:paraId="60E1D449" w14:textId="77777777" w:rsidTr="007F5937">
        <w:trPr>
          <w:trHeight w:val="168"/>
          <w:tblHeader/>
          <w:jc w:val="center"/>
          <w:ins w:id="1043"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6D674791" w14:textId="77777777" w:rsidR="00173932" w:rsidRPr="00752287" w:rsidRDefault="00173932" w:rsidP="007F5937">
            <w:pPr>
              <w:jc w:val="center"/>
              <w:rPr>
                <w:ins w:id="1044" w:author="FERNANDA GASPARI" w:date="2021-10-29T10:32:00Z"/>
                <w:rFonts w:ascii="Arial" w:hAnsi="Arial" w:cs="Arial"/>
                <w:color w:val="000000"/>
                <w:sz w:val="18"/>
                <w:szCs w:val="18"/>
                <w:lang w:val="es-CO" w:eastAsia="es-CO"/>
              </w:rPr>
            </w:pPr>
            <w:ins w:id="1045" w:author="FERNANDA GASPARI" w:date="2021-10-29T10:32:00Z">
              <w:r w:rsidRPr="00752287">
                <w:rPr>
                  <w:rFonts w:ascii="Arial" w:hAnsi="Arial" w:cs="Arial"/>
                  <w:color w:val="000000"/>
                  <w:sz w:val="18"/>
                  <w:szCs w:val="18"/>
                  <w:lang w:eastAsia="es-CO"/>
                </w:rPr>
                <w:t>271</w:t>
              </w:r>
            </w:ins>
          </w:p>
        </w:tc>
        <w:tc>
          <w:tcPr>
            <w:tcW w:w="441" w:type="dxa"/>
            <w:tcBorders>
              <w:top w:val="nil"/>
              <w:left w:val="nil"/>
              <w:bottom w:val="nil"/>
              <w:right w:val="nil"/>
            </w:tcBorders>
            <w:shd w:val="clear" w:color="auto" w:fill="auto"/>
            <w:vAlign w:val="center"/>
            <w:hideMark/>
          </w:tcPr>
          <w:p w14:paraId="2E316A28" w14:textId="77777777" w:rsidR="00173932" w:rsidRPr="00752287" w:rsidRDefault="00173932" w:rsidP="007F5937">
            <w:pPr>
              <w:jc w:val="center"/>
              <w:rPr>
                <w:ins w:id="1046" w:author="FERNANDA GASPARI" w:date="2021-10-29T10:32:00Z"/>
                <w:rFonts w:ascii="Arial" w:hAnsi="Arial" w:cs="Arial"/>
                <w:color w:val="000000"/>
                <w:sz w:val="18"/>
                <w:szCs w:val="18"/>
                <w:lang w:val="es-CO" w:eastAsia="es-CO"/>
              </w:rPr>
            </w:pPr>
            <w:ins w:id="1047" w:author="FERNANDA GASPARI" w:date="2021-10-29T10:32:00Z">
              <w:r w:rsidRPr="00752287">
                <w:rPr>
                  <w:rFonts w:ascii="Arial" w:hAnsi="Arial" w:cs="Arial"/>
                  <w:color w:val="000000"/>
                  <w:sz w:val="18"/>
                  <w:szCs w:val="18"/>
                  <w:lang w:eastAsia="es-AR"/>
                </w:rPr>
                <w:t>26</w:t>
              </w:r>
            </w:ins>
          </w:p>
        </w:tc>
        <w:tc>
          <w:tcPr>
            <w:tcW w:w="441" w:type="dxa"/>
            <w:tcBorders>
              <w:top w:val="nil"/>
              <w:left w:val="nil"/>
              <w:bottom w:val="nil"/>
              <w:right w:val="nil"/>
            </w:tcBorders>
            <w:shd w:val="clear" w:color="auto" w:fill="auto"/>
            <w:vAlign w:val="center"/>
            <w:hideMark/>
          </w:tcPr>
          <w:p w14:paraId="38C24A56" w14:textId="77777777" w:rsidR="00173932" w:rsidRPr="00752287" w:rsidRDefault="00173932" w:rsidP="007F5937">
            <w:pPr>
              <w:jc w:val="center"/>
              <w:rPr>
                <w:ins w:id="1048" w:author="FERNANDA GASPARI" w:date="2021-10-29T10:32:00Z"/>
                <w:rFonts w:ascii="Arial" w:hAnsi="Arial" w:cs="Arial"/>
                <w:color w:val="000000"/>
                <w:sz w:val="18"/>
                <w:szCs w:val="18"/>
                <w:lang w:val="es-CO" w:eastAsia="es-CO"/>
              </w:rPr>
            </w:pPr>
            <w:ins w:id="1049" w:author="FERNANDA GASPARI" w:date="2021-10-29T10:32:00Z">
              <w:r w:rsidRPr="00752287">
                <w:rPr>
                  <w:rFonts w:ascii="Arial" w:hAnsi="Arial" w:cs="Arial"/>
                  <w:color w:val="000000"/>
                  <w:sz w:val="18"/>
                  <w:szCs w:val="18"/>
                  <w:lang w:eastAsia="es-AR"/>
                </w:rPr>
                <w:t>46</w:t>
              </w:r>
            </w:ins>
          </w:p>
        </w:tc>
        <w:tc>
          <w:tcPr>
            <w:tcW w:w="441" w:type="dxa"/>
            <w:tcBorders>
              <w:top w:val="nil"/>
              <w:left w:val="nil"/>
              <w:bottom w:val="nil"/>
              <w:right w:val="single" w:sz="8" w:space="0" w:color="auto"/>
            </w:tcBorders>
            <w:shd w:val="clear" w:color="auto" w:fill="auto"/>
            <w:vAlign w:val="center"/>
            <w:hideMark/>
          </w:tcPr>
          <w:p w14:paraId="10AA9BDD" w14:textId="77777777" w:rsidR="00173932" w:rsidRPr="00752287" w:rsidRDefault="00173932" w:rsidP="007F5937">
            <w:pPr>
              <w:jc w:val="center"/>
              <w:rPr>
                <w:ins w:id="1050" w:author="FERNANDA GASPARI" w:date="2021-10-29T10:32:00Z"/>
                <w:rFonts w:ascii="Arial" w:hAnsi="Arial" w:cs="Arial"/>
                <w:color w:val="000000"/>
                <w:sz w:val="18"/>
                <w:szCs w:val="18"/>
                <w:lang w:val="es-CO" w:eastAsia="es-CO"/>
              </w:rPr>
            </w:pPr>
            <w:ins w:id="1051" w:author="FERNANDA GASPARI" w:date="2021-10-29T10:32:00Z">
              <w:r w:rsidRPr="00752287">
                <w:rPr>
                  <w:rFonts w:ascii="Arial" w:hAnsi="Arial" w:cs="Arial"/>
                  <w:color w:val="000000"/>
                  <w:sz w:val="18"/>
                  <w:szCs w:val="18"/>
                  <w:lang w:eastAsia="es-AR"/>
                </w:rPr>
                <w:t>66</w:t>
              </w:r>
            </w:ins>
          </w:p>
        </w:tc>
        <w:tc>
          <w:tcPr>
            <w:tcW w:w="580" w:type="dxa"/>
            <w:tcBorders>
              <w:top w:val="nil"/>
              <w:left w:val="nil"/>
              <w:bottom w:val="nil"/>
              <w:right w:val="nil"/>
            </w:tcBorders>
            <w:shd w:val="clear" w:color="000000" w:fill="D9D9D9"/>
            <w:noWrap/>
            <w:vAlign w:val="center"/>
            <w:hideMark/>
          </w:tcPr>
          <w:p w14:paraId="7C2A1FDC" w14:textId="77777777" w:rsidR="00173932" w:rsidRPr="00752287" w:rsidRDefault="00173932" w:rsidP="007F5937">
            <w:pPr>
              <w:jc w:val="center"/>
              <w:rPr>
                <w:ins w:id="1052" w:author="FERNANDA GASPARI" w:date="2021-10-29T10:32:00Z"/>
                <w:rFonts w:ascii="Arial" w:hAnsi="Arial" w:cs="Arial"/>
                <w:color w:val="000000"/>
                <w:sz w:val="18"/>
                <w:szCs w:val="18"/>
                <w:lang w:val="es-CO" w:eastAsia="es-CO"/>
              </w:rPr>
            </w:pPr>
            <w:ins w:id="1053" w:author="FERNANDA GASPARI" w:date="2021-10-29T10:32:00Z">
              <w:r w:rsidRPr="00752287">
                <w:rPr>
                  <w:rFonts w:ascii="Arial" w:hAnsi="Arial" w:cs="Arial"/>
                  <w:color w:val="000000"/>
                  <w:sz w:val="18"/>
                  <w:szCs w:val="18"/>
                  <w:lang w:eastAsia="es-AR"/>
                </w:rPr>
                <w:t>272</w:t>
              </w:r>
            </w:ins>
          </w:p>
        </w:tc>
        <w:tc>
          <w:tcPr>
            <w:tcW w:w="441" w:type="dxa"/>
            <w:tcBorders>
              <w:top w:val="nil"/>
              <w:left w:val="nil"/>
              <w:bottom w:val="nil"/>
              <w:right w:val="nil"/>
            </w:tcBorders>
            <w:shd w:val="clear" w:color="auto" w:fill="auto"/>
            <w:vAlign w:val="center"/>
            <w:hideMark/>
          </w:tcPr>
          <w:p w14:paraId="77152C10" w14:textId="77777777" w:rsidR="00173932" w:rsidRPr="00752287" w:rsidRDefault="00173932" w:rsidP="007F5937">
            <w:pPr>
              <w:jc w:val="center"/>
              <w:rPr>
                <w:ins w:id="1054" w:author="FERNANDA GASPARI" w:date="2021-10-29T10:32:00Z"/>
                <w:rFonts w:ascii="Arial" w:hAnsi="Arial" w:cs="Arial"/>
                <w:color w:val="000000"/>
                <w:sz w:val="18"/>
                <w:szCs w:val="18"/>
                <w:lang w:val="es-CO" w:eastAsia="es-CO"/>
              </w:rPr>
            </w:pPr>
            <w:ins w:id="1055" w:author="FERNANDA GASPARI" w:date="2021-10-29T10:32:00Z">
              <w:r w:rsidRPr="00752287">
                <w:rPr>
                  <w:rFonts w:ascii="Arial" w:hAnsi="Arial" w:cs="Arial"/>
                  <w:color w:val="000000"/>
                  <w:sz w:val="18"/>
                  <w:szCs w:val="18"/>
                  <w:lang w:eastAsia="es-AR"/>
                </w:rPr>
                <w:t>47</w:t>
              </w:r>
            </w:ins>
          </w:p>
        </w:tc>
        <w:tc>
          <w:tcPr>
            <w:tcW w:w="441" w:type="dxa"/>
            <w:tcBorders>
              <w:top w:val="nil"/>
              <w:left w:val="nil"/>
              <w:bottom w:val="nil"/>
              <w:right w:val="nil"/>
            </w:tcBorders>
            <w:shd w:val="clear" w:color="auto" w:fill="auto"/>
            <w:vAlign w:val="center"/>
            <w:hideMark/>
          </w:tcPr>
          <w:p w14:paraId="02484672" w14:textId="77777777" w:rsidR="00173932" w:rsidRPr="00752287" w:rsidRDefault="00173932" w:rsidP="007F5937">
            <w:pPr>
              <w:jc w:val="center"/>
              <w:rPr>
                <w:ins w:id="1056" w:author="FERNANDA GASPARI" w:date="2021-10-29T10:32:00Z"/>
                <w:rFonts w:ascii="Arial" w:hAnsi="Arial" w:cs="Arial"/>
                <w:color w:val="000000"/>
                <w:sz w:val="18"/>
                <w:szCs w:val="18"/>
                <w:lang w:val="es-CO" w:eastAsia="es-CO"/>
              </w:rPr>
            </w:pPr>
            <w:ins w:id="1057" w:author="FERNANDA GASPARI" w:date="2021-10-29T10:32:00Z">
              <w:r w:rsidRPr="00752287">
                <w:rPr>
                  <w:rFonts w:ascii="Arial" w:hAnsi="Arial" w:cs="Arial"/>
                  <w:color w:val="000000"/>
                  <w:sz w:val="18"/>
                  <w:szCs w:val="18"/>
                  <w:lang w:eastAsia="es-AR"/>
                </w:rPr>
                <w:t>68</w:t>
              </w:r>
            </w:ins>
          </w:p>
        </w:tc>
        <w:tc>
          <w:tcPr>
            <w:tcW w:w="441" w:type="dxa"/>
            <w:tcBorders>
              <w:top w:val="nil"/>
              <w:left w:val="nil"/>
              <w:bottom w:val="nil"/>
              <w:right w:val="single" w:sz="8" w:space="0" w:color="auto"/>
            </w:tcBorders>
            <w:shd w:val="clear" w:color="auto" w:fill="auto"/>
            <w:vAlign w:val="center"/>
            <w:hideMark/>
          </w:tcPr>
          <w:p w14:paraId="29C334CB" w14:textId="77777777" w:rsidR="00173932" w:rsidRPr="00752287" w:rsidRDefault="00173932" w:rsidP="007F5937">
            <w:pPr>
              <w:jc w:val="center"/>
              <w:rPr>
                <w:ins w:id="1058" w:author="FERNANDA GASPARI" w:date="2021-10-29T10:32:00Z"/>
                <w:rFonts w:ascii="Arial" w:hAnsi="Arial" w:cs="Arial"/>
                <w:color w:val="000000"/>
                <w:sz w:val="18"/>
                <w:szCs w:val="18"/>
                <w:lang w:val="es-CO" w:eastAsia="es-CO"/>
              </w:rPr>
            </w:pPr>
            <w:ins w:id="1059" w:author="FERNANDA GASPARI" w:date="2021-10-29T10:32:00Z">
              <w:r w:rsidRPr="00752287">
                <w:rPr>
                  <w:rFonts w:ascii="Arial" w:hAnsi="Arial" w:cs="Arial"/>
                  <w:color w:val="000000"/>
                  <w:sz w:val="18"/>
                  <w:szCs w:val="18"/>
                  <w:lang w:eastAsia="es-AR"/>
                </w:rPr>
                <w:t>83</w:t>
              </w:r>
            </w:ins>
          </w:p>
        </w:tc>
        <w:tc>
          <w:tcPr>
            <w:tcW w:w="580" w:type="dxa"/>
            <w:tcBorders>
              <w:top w:val="nil"/>
              <w:left w:val="nil"/>
              <w:bottom w:val="nil"/>
              <w:right w:val="nil"/>
            </w:tcBorders>
            <w:shd w:val="clear" w:color="000000" w:fill="D9D9D9"/>
            <w:vAlign w:val="center"/>
            <w:hideMark/>
          </w:tcPr>
          <w:p w14:paraId="40CD1E20" w14:textId="77777777" w:rsidR="00173932" w:rsidRPr="00752287" w:rsidRDefault="00173932" w:rsidP="007F5937">
            <w:pPr>
              <w:jc w:val="center"/>
              <w:rPr>
                <w:ins w:id="1060" w:author="FERNANDA GASPARI" w:date="2021-10-29T10:32:00Z"/>
                <w:rFonts w:ascii="Arial" w:hAnsi="Arial" w:cs="Arial"/>
                <w:color w:val="000000"/>
                <w:sz w:val="18"/>
                <w:szCs w:val="18"/>
                <w:lang w:val="es-CO" w:eastAsia="es-CO"/>
              </w:rPr>
            </w:pPr>
            <w:ins w:id="1061" w:author="FERNANDA GASPARI" w:date="2021-10-29T10:32:00Z">
              <w:r w:rsidRPr="00752287">
                <w:rPr>
                  <w:rFonts w:ascii="Arial" w:hAnsi="Arial" w:cs="Arial"/>
                  <w:color w:val="000000"/>
                  <w:sz w:val="18"/>
                  <w:szCs w:val="18"/>
                  <w:lang w:eastAsia="es-CO"/>
                </w:rPr>
                <w:t>273</w:t>
              </w:r>
            </w:ins>
          </w:p>
        </w:tc>
        <w:tc>
          <w:tcPr>
            <w:tcW w:w="441" w:type="dxa"/>
            <w:tcBorders>
              <w:top w:val="nil"/>
              <w:left w:val="nil"/>
              <w:bottom w:val="nil"/>
              <w:right w:val="nil"/>
            </w:tcBorders>
            <w:shd w:val="clear" w:color="auto" w:fill="auto"/>
            <w:vAlign w:val="center"/>
            <w:hideMark/>
          </w:tcPr>
          <w:p w14:paraId="18097BF5" w14:textId="77777777" w:rsidR="00173932" w:rsidRPr="00752287" w:rsidRDefault="00173932" w:rsidP="007F5937">
            <w:pPr>
              <w:jc w:val="center"/>
              <w:rPr>
                <w:ins w:id="1062" w:author="FERNANDA GASPARI" w:date="2021-10-29T10:32:00Z"/>
                <w:rFonts w:ascii="Arial" w:hAnsi="Arial" w:cs="Arial"/>
                <w:color w:val="000000"/>
                <w:sz w:val="18"/>
                <w:szCs w:val="18"/>
                <w:lang w:val="es-CO" w:eastAsia="es-CO"/>
              </w:rPr>
            </w:pPr>
            <w:ins w:id="1063"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vAlign w:val="center"/>
            <w:hideMark/>
          </w:tcPr>
          <w:p w14:paraId="3EE520AC" w14:textId="77777777" w:rsidR="00173932" w:rsidRPr="00752287" w:rsidRDefault="00173932" w:rsidP="007F5937">
            <w:pPr>
              <w:jc w:val="center"/>
              <w:rPr>
                <w:ins w:id="1064" w:author="FERNANDA GASPARI" w:date="2021-10-29T10:32:00Z"/>
                <w:rFonts w:ascii="Arial" w:hAnsi="Arial" w:cs="Arial"/>
                <w:color w:val="000000"/>
                <w:sz w:val="18"/>
                <w:szCs w:val="18"/>
                <w:lang w:val="es-CO" w:eastAsia="es-CO"/>
              </w:rPr>
            </w:pPr>
            <w:ins w:id="1065"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772348F0" w14:textId="77777777" w:rsidR="00173932" w:rsidRPr="00752287" w:rsidRDefault="00173932" w:rsidP="007F5937">
            <w:pPr>
              <w:jc w:val="center"/>
              <w:rPr>
                <w:ins w:id="1066" w:author="FERNANDA GASPARI" w:date="2021-10-29T10:32:00Z"/>
                <w:rFonts w:ascii="Arial" w:hAnsi="Arial" w:cs="Arial"/>
                <w:color w:val="000000"/>
                <w:sz w:val="18"/>
                <w:szCs w:val="18"/>
                <w:lang w:val="es-CO" w:eastAsia="es-CO"/>
              </w:rPr>
            </w:pPr>
            <w:ins w:id="1067"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1FB212F4" w14:textId="77777777" w:rsidR="00173932" w:rsidRPr="00752287" w:rsidRDefault="00173932" w:rsidP="007F5937">
            <w:pPr>
              <w:jc w:val="center"/>
              <w:rPr>
                <w:ins w:id="1068" w:author="FERNANDA GASPARI" w:date="2021-10-29T10:32:00Z"/>
                <w:rFonts w:ascii="Arial" w:hAnsi="Arial" w:cs="Arial"/>
                <w:color w:val="000000"/>
                <w:sz w:val="18"/>
                <w:szCs w:val="18"/>
                <w:lang w:val="es-CO" w:eastAsia="es-CO"/>
              </w:rPr>
            </w:pPr>
            <w:ins w:id="1069" w:author="FERNANDA GASPARI" w:date="2021-10-29T10:32:00Z">
              <w:r w:rsidRPr="00752287">
                <w:rPr>
                  <w:rFonts w:ascii="Arial" w:hAnsi="Arial" w:cs="Arial"/>
                  <w:color w:val="000000"/>
                  <w:sz w:val="18"/>
                  <w:szCs w:val="18"/>
                  <w:lang w:eastAsia="es-CO"/>
                </w:rPr>
                <w:t>274</w:t>
              </w:r>
            </w:ins>
          </w:p>
        </w:tc>
        <w:tc>
          <w:tcPr>
            <w:tcW w:w="441" w:type="dxa"/>
            <w:tcBorders>
              <w:top w:val="nil"/>
              <w:left w:val="nil"/>
              <w:bottom w:val="nil"/>
              <w:right w:val="nil"/>
            </w:tcBorders>
            <w:shd w:val="clear" w:color="auto" w:fill="auto"/>
            <w:vAlign w:val="center"/>
            <w:hideMark/>
          </w:tcPr>
          <w:p w14:paraId="0D8DE68C" w14:textId="77777777" w:rsidR="00173932" w:rsidRPr="00752287" w:rsidRDefault="00173932" w:rsidP="007F5937">
            <w:pPr>
              <w:jc w:val="center"/>
              <w:rPr>
                <w:ins w:id="1070" w:author="FERNANDA GASPARI" w:date="2021-10-29T10:32:00Z"/>
                <w:rFonts w:ascii="Arial" w:hAnsi="Arial" w:cs="Arial"/>
                <w:color w:val="000000"/>
                <w:sz w:val="18"/>
                <w:szCs w:val="18"/>
                <w:lang w:val="es-CO" w:eastAsia="es-CO"/>
              </w:rPr>
            </w:pPr>
            <w:ins w:id="1071"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17D23C6A" w14:textId="77777777" w:rsidR="00173932" w:rsidRPr="00752287" w:rsidRDefault="00173932" w:rsidP="007F5937">
            <w:pPr>
              <w:jc w:val="center"/>
              <w:rPr>
                <w:ins w:id="1072" w:author="FERNANDA GASPARI" w:date="2021-10-29T10:32:00Z"/>
                <w:rFonts w:ascii="Arial" w:hAnsi="Arial" w:cs="Arial"/>
                <w:color w:val="000000"/>
                <w:sz w:val="18"/>
                <w:szCs w:val="18"/>
                <w:lang w:val="es-CO" w:eastAsia="es-CO"/>
              </w:rPr>
            </w:pPr>
            <w:ins w:id="1073"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776460C8" w14:textId="77777777" w:rsidR="00173932" w:rsidRPr="00752287" w:rsidRDefault="00173932" w:rsidP="007F5937">
            <w:pPr>
              <w:jc w:val="center"/>
              <w:rPr>
                <w:ins w:id="1074" w:author="FERNANDA GASPARI" w:date="2021-10-29T10:32:00Z"/>
                <w:rFonts w:ascii="Arial" w:hAnsi="Arial" w:cs="Arial"/>
                <w:color w:val="000000"/>
                <w:sz w:val="18"/>
                <w:szCs w:val="18"/>
                <w:lang w:val="es-CO" w:eastAsia="es-CO"/>
              </w:rPr>
            </w:pPr>
            <w:ins w:id="1075" w:author="FERNANDA GASPARI" w:date="2021-10-29T10:32:00Z">
              <w:r w:rsidRPr="00752287">
                <w:rPr>
                  <w:rFonts w:ascii="Arial" w:hAnsi="Arial" w:cs="Arial"/>
                  <w:color w:val="000000"/>
                  <w:sz w:val="18"/>
                  <w:szCs w:val="18"/>
                  <w:lang w:eastAsia="es-AR"/>
                </w:rPr>
                <w:t>92</w:t>
              </w:r>
            </w:ins>
          </w:p>
        </w:tc>
      </w:tr>
      <w:tr w:rsidR="00173932" w:rsidRPr="00752287" w14:paraId="0A9B8157" w14:textId="77777777" w:rsidTr="007F5937">
        <w:trPr>
          <w:trHeight w:val="168"/>
          <w:tblHeader/>
          <w:jc w:val="center"/>
          <w:ins w:id="1076"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5299E9A2" w14:textId="77777777" w:rsidR="00173932" w:rsidRPr="00752287" w:rsidRDefault="00173932" w:rsidP="007F5937">
            <w:pPr>
              <w:jc w:val="center"/>
              <w:rPr>
                <w:ins w:id="1077" w:author="FERNANDA GASPARI" w:date="2021-10-29T10:32:00Z"/>
                <w:rFonts w:ascii="Arial" w:hAnsi="Arial" w:cs="Arial"/>
                <w:color w:val="000000"/>
                <w:sz w:val="18"/>
                <w:szCs w:val="18"/>
                <w:lang w:val="es-CO" w:eastAsia="es-CO"/>
              </w:rPr>
            </w:pPr>
            <w:ins w:id="1078" w:author="FERNANDA GASPARI" w:date="2021-10-29T10:32:00Z">
              <w:r w:rsidRPr="00752287">
                <w:rPr>
                  <w:rFonts w:ascii="Arial" w:hAnsi="Arial" w:cs="Arial"/>
                  <w:color w:val="000000"/>
                  <w:sz w:val="18"/>
                  <w:szCs w:val="18"/>
                  <w:lang w:eastAsia="es-CO"/>
                </w:rPr>
                <w:t>281</w:t>
              </w:r>
            </w:ins>
          </w:p>
        </w:tc>
        <w:tc>
          <w:tcPr>
            <w:tcW w:w="441" w:type="dxa"/>
            <w:tcBorders>
              <w:top w:val="nil"/>
              <w:left w:val="nil"/>
              <w:bottom w:val="nil"/>
              <w:right w:val="nil"/>
            </w:tcBorders>
            <w:shd w:val="clear" w:color="auto" w:fill="auto"/>
            <w:vAlign w:val="center"/>
            <w:hideMark/>
          </w:tcPr>
          <w:p w14:paraId="75A4C204" w14:textId="77777777" w:rsidR="00173932" w:rsidRPr="00752287" w:rsidRDefault="00173932" w:rsidP="007F5937">
            <w:pPr>
              <w:jc w:val="center"/>
              <w:rPr>
                <w:ins w:id="1079" w:author="FERNANDA GASPARI" w:date="2021-10-29T10:32:00Z"/>
                <w:rFonts w:ascii="Arial" w:hAnsi="Arial" w:cs="Arial"/>
                <w:color w:val="000000"/>
                <w:sz w:val="18"/>
                <w:szCs w:val="18"/>
                <w:lang w:val="es-CO" w:eastAsia="es-CO"/>
              </w:rPr>
            </w:pPr>
            <w:ins w:id="1080" w:author="FERNANDA GASPARI" w:date="2021-10-29T10:32:00Z">
              <w:r w:rsidRPr="00752287">
                <w:rPr>
                  <w:rFonts w:ascii="Arial" w:hAnsi="Arial" w:cs="Arial"/>
                  <w:color w:val="000000"/>
                  <w:sz w:val="18"/>
                  <w:szCs w:val="18"/>
                  <w:lang w:eastAsia="es-AR"/>
                </w:rPr>
                <w:t>19</w:t>
              </w:r>
            </w:ins>
          </w:p>
        </w:tc>
        <w:tc>
          <w:tcPr>
            <w:tcW w:w="441" w:type="dxa"/>
            <w:tcBorders>
              <w:top w:val="nil"/>
              <w:left w:val="nil"/>
              <w:bottom w:val="nil"/>
              <w:right w:val="nil"/>
            </w:tcBorders>
            <w:shd w:val="clear" w:color="auto" w:fill="auto"/>
            <w:vAlign w:val="center"/>
            <w:hideMark/>
          </w:tcPr>
          <w:p w14:paraId="4CB40F4F" w14:textId="77777777" w:rsidR="00173932" w:rsidRPr="00752287" w:rsidRDefault="00173932" w:rsidP="007F5937">
            <w:pPr>
              <w:jc w:val="center"/>
              <w:rPr>
                <w:ins w:id="1081" w:author="FERNANDA GASPARI" w:date="2021-10-29T10:32:00Z"/>
                <w:rFonts w:ascii="Arial" w:hAnsi="Arial" w:cs="Arial"/>
                <w:color w:val="000000"/>
                <w:sz w:val="18"/>
                <w:szCs w:val="18"/>
                <w:lang w:val="es-CO" w:eastAsia="es-CO"/>
              </w:rPr>
            </w:pPr>
            <w:ins w:id="1082" w:author="FERNANDA GASPARI" w:date="2021-10-29T10:32:00Z">
              <w:r w:rsidRPr="00752287">
                <w:rPr>
                  <w:rFonts w:ascii="Arial" w:hAnsi="Arial" w:cs="Arial"/>
                  <w:color w:val="000000"/>
                  <w:sz w:val="18"/>
                  <w:szCs w:val="18"/>
                  <w:lang w:eastAsia="es-AR"/>
                </w:rPr>
                <w:t>36</w:t>
              </w:r>
            </w:ins>
          </w:p>
        </w:tc>
        <w:tc>
          <w:tcPr>
            <w:tcW w:w="441" w:type="dxa"/>
            <w:tcBorders>
              <w:top w:val="nil"/>
              <w:left w:val="nil"/>
              <w:bottom w:val="nil"/>
              <w:right w:val="single" w:sz="8" w:space="0" w:color="auto"/>
            </w:tcBorders>
            <w:shd w:val="clear" w:color="auto" w:fill="auto"/>
            <w:vAlign w:val="center"/>
            <w:hideMark/>
          </w:tcPr>
          <w:p w14:paraId="32BC2D48" w14:textId="77777777" w:rsidR="00173932" w:rsidRPr="00752287" w:rsidRDefault="00173932" w:rsidP="007F5937">
            <w:pPr>
              <w:jc w:val="center"/>
              <w:rPr>
                <w:ins w:id="1083" w:author="FERNANDA GASPARI" w:date="2021-10-29T10:32:00Z"/>
                <w:rFonts w:ascii="Arial" w:hAnsi="Arial" w:cs="Arial"/>
                <w:color w:val="000000"/>
                <w:sz w:val="18"/>
                <w:szCs w:val="18"/>
                <w:lang w:val="es-CO" w:eastAsia="es-CO"/>
              </w:rPr>
            </w:pPr>
            <w:ins w:id="1084" w:author="FERNANDA GASPARI" w:date="2021-10-29T10:32:00Z">
              <w:r w:rsidRPr="00752287">
                <w:rPr>
                  <w:rFonts w:ascii="Arial" w:hAnsi="Arial" w:cs="Arial"/>
                  <w:color w:val="000000"/>
                  <w:sz w:val="18"/>
                  <w:szCs w:val="18"/>
                  <w:lang w:eastAsia="es-AR"/>
                </w:rPr>
                <w:t>56</w:t>
              </w:r>
            </w:ins>
          </w:p>
        </w:tc>
        <w:tc>
          <w:tcPr>
            <w:tcW w:w="580" w:type="dxa"/>
            <w:tcBorders>
              <w:top w:val="nil"/>
              <w:left w:val="nil"/>
              <w:bottom w:val="nil"/>
              <w:right w:val="nil"/>
            </w:tcBorders>
            <w:shd w:val="clear" w:color="000000" w:fill="D9D9D9"/>
            <w:noWrap/>
            <w:vAlign w:val="center"/>
            <w:hideMark/>
          </w:tcPr>
          <w:p w14:paraId="7821E5FD" w14:textId="77777777" w:rsidR="00173932" w:rsidRPr="00752287" w:rsidRDefault="00173932" w:rsidP="007F5937">
            <w:pPr>
              <w:jc w:val="center"/>
              <w:rPr>
                <w:ins w:id="1085" w:author="FERNANDA GASPARI" w:date="2021-10-29T10:32:00Z"/>
                <w:rFonts w:ascii="Arial" w:hAnsi="Arial" w:cs="Arial"/>
                <w:color w:val="000000"/>
                <w:sz w:val="18"/>
                <w:szCs w:val="18"/>
                <w:lang w:val="es-CO" w:eastAsia="es-CO"/>
              </w:rPr>
            </w:pPr>
            <w:ins w:id="1086" w:author="FERNANDA GASPARI" w:date="2021-10-29T10:32:00Z">
              <w:r w:rsidRPr="00752287">
                <w:rPr>
                  <w:rFonts w:ascii="Arial" w:hAnsi="Arial" w:cs="Arial"/>
                  <w:color w:val="000000"/>
                  <w:sz w:val="18"/>
                  <w:szCs w:val="18"/>
                  <w:lang w:eastAsia="es-AR"/>
                </w:rPr>
                <w:t>282</w:t>
              </w:r>
            </w:ins>
          </w:p>
        </w:tc>
        <w:tc>
          <w:tcPr>
            <w:tcW w:w="441" w:type="dxa"/>
            <w:tcBorders>
              <w:top w:val="nil"/>
              <w:left w:val="nil"/>
              <w:bottom w:val="nil"/>
              <w:right w:val="nil"/>
            </w:tcBorders>
            <w:shd w:val="clear" w:color="auto" w:fill="auto"/>
            <w:vAlign w:val="center"/>
            <w:hideMark/>
          </w:tcPr>
          <w:p w14:paraId="47811C03" w14:textId="77777777" w:rsidR="00173932" w:rsidRPr="00752287" w:rsidRDefault="00173932" w:rsidP="007F5937">
            <w:pPr>
              <w:jc w:val="center"/>
              <w:rPr>
                <w:ins w:id="1087" w:author="FERNANDA GASPARI" w:date="2021-10-29T10:32:00Z"/>
                <w:rFonts w:ascii="Arial" w:hAnsi="Arial" w:cs="Arial"/>
                <w:color w:val="000000"/>
                <w:sz w:val="18"/>
                <w:szCs w:val="18"/>
                <w:lang w:val="es-CO" w:eastAsia="es-CO"/>
              </w:rPr>
            </w:pPr>
            <w:ins w:id="1088" w:author="FERNANDA GASPARI" w:date="2021-10-29T10:32:00Z">
              <w:r w:rsidRPr="00752287">
                <w:rPr>
                  <w:rFonts w:ascii="Arial" w:hAnsi="Arial" w:cs="Arial"/>
                  <w:color w:val="000000"/>
                  <w:sz w:val="18"/>
                  <w:szCs w:val="18"/>
                  <w:lang w:eastAsia="es-AR"/>
                </w:rPr>
                <w:t>39</w:t>
              </w:r>
            </w:ins>
          </w:p>
        </w:tc>
        <w:tc>
          <w:tcPr>
            <w:tcW w:w="441" w:type="dxa"/>
            <w:tcBorders>
              <w:top w:val="nil"/>
              <w:left w:val="nil"/>
              <w:bottom w:val="nil"/>
              <w:right w:val="nil"/>
            </w:tcBorders>
            <w:shd w:val="clear" w:color="auto" w:fill="auto"/>
            <w:vAlign w:val="center"/>
            <w:hideMark/>
          </w:tcPr>
          <w:p w14:paraId="3F1C77BB" w14:textId="77777777" w:rsidR="00173932" w:rsidRPr="00752287" w:rsidRDefault="00173932" w:rsidP="007F5937">
            <w:pPr>
              <w:jc w:val="center"/>
              <w:rPr>
                <w:ins w:id="1089" w:author="FERNANDA GASPARI" w:date="2021-10-29T10:32:00Z"/>
                <w:rFonts w:ascii="Arial" w:hAnsi="Arial" w:cs="Arial"/>
                <w:color w:val="000000"/>
                <w:sz w:val="18"/>
                <w:szCs w:val="18"/>
                <w:lang w:val="es-CO" w:eastAsia="es-CO"/>
              </w:rPr>
            </w:pPr>
            <w:ins w:id="1090"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single" w:sz="8" w:space="0" w:color="auto"/>
            </w:tcBorders>
            <w:shd w:val="clear" w:color="auto" w:fill="auto"/>
            <w:vAlign w:val="center"/>
            <w:hideMark/>
          </w:tcPr>
          <w:p w14:paraId="422A1634" w14:textId="77777777" w:rsidR="00173932" w:rsidRPr="00752287" w:rsidRDefault="00173932" w:rsidP="007F5937">
            <w:pPr>
              <w:jc w:val="center"/>
              <w:rPr>
                <w:ins w:id="1091" w:author="FERNANDA GASPARI" w:date="2021-10-29T10:32:00Z"/>
                <w:rFonts w:ascii="Arial" w:hAnsi="Arial" w:cs="Arial"/>
                <w:color w:val="000000"/>
                <w:sz w:val="18"/>
                <w:szCs w:val="18"/>
                <w:lang w:val="es-CO" w:eastAsia="es-CO"/>
              </w:rPr>
            </w:pPr>
            <w:ins w:id="1092"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vAlign w:val="center"/>
            <w:hideMark/>
          </w:tcPr>
          <w:p w14:paraId="63A2977D" w14:textId="77777777" w:rsidR="00173932" w:rsidRPr="00752287" w:rsidRDefault="00173932" w:rsidP="007F5937">
            <w:pPr>
              <w:jc w:val="center"/>
              <w:rPr>
                <w:ins w:id="1093" w:author="FERNANDA GASPARI" w:date="2021-10-29T10:32:00Z"/>
                <w:rFonts w:ascii="Arial" w:hAnsi="Arial" w:cs="Arial"/>
                <w:color w:val="000000"/>
                <w:sz w:val="18"/>
                <w:szCs w:val="18"/>
                <w:lang w:val="es-CO" w:eastAsia="es-CO"/>
              </w:rPr>
            </w:pPr>
            <w:ins w:id="1094" w:author="FERNANDA GASPARI" w:date="2021-10-29T10:32:00Z">
              <w:r w:rsidRPr="00752287">
                <w:rPr>
                  <w:rFonts w:ascii="Arial" w:hAnsi="Arial" w:cs="Arial"/>
                  <w:color w:val="000000"/>
                  <w:sz w:val="18"/>
                  <w:szCs w:val="18"/>
                  <w:lang w:eastAsia="es-CO"/>
                </w:rPr>
                <w:t>283</w:t>
              </w:r>
            </w:ins>
          </w:p>
        </w:tc>
        <w:tc>
          <w:tcPr>
            <w:tcW w:w="441" w:type="dxa"/>
            <w:tcBorders>
              <w:top w:val="nil"/>
              <w:left w:val="nil"/>
              <w:bottom w:val="nil"/>
              <w:right w:val="nil"/>
            </w:tcBorders>
            <w:shd w:val="clear" w:color="auto" w:fill="auto"/>
            <w:vAlign w:val="center"/>
            <w:hideMark/>
          </w:tcPr>
          <w:p w14:paraId="6F9A8500" w14:textId="77777777" w:rsidR="00173932" w:rsidRPr="00752287" w:rsidRDefault="00173932" w:rsidP="007F5937">
            <w:pPr>
              <w:jc w:val="center"/>
              <w:rPr>
                <w:ins w:id="1095" w:author="FERNANDA GASPARI" w:date="2021-10-29T10:32:00Z"/>
                <w:rFonts w:ascii="Arial" w:hAnsi="Arial" w:cs="Arial"/>
                <w:color w:val="000000"/>
                <w:sz w:val="18"/>
                <w:szCs w:val="18"/>
                <w:lang w:val="es-CO" w:eastAsia="es-CO"/>
              </w:rPr>
            </w:pPr>
            <w:ins w:id="1096"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15ED551A" w14:textId="77777777" w:rsidR="00173932" w:rsidRPr="00752287" w:rsidRDefault="00173932" w:rsidP="007F5937">
            <w:pPr>
              <w:jc w:val="center"/>
              <w:rPr>
                <w:ins w:id="1097" w:author="FERNANDA GASPARI" w:date="2021-10-29T10:32:00Z"/>
                <w:rFonts w:ascii="Arial" w:hAnsi="Arial" w:cs="Arial"/>
                <w:color w:val="000000"/>
                <w:sz w:val="18"/>
                <w:szCs w:val="18"/>
                <w:lang w:val="es-CO" w:eastAsia="es-CO"/>
              </w:rPr>
            </w:pPr>
            <w:ins w:id="1098"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4CE682E9" w14:textId="77777777" w:rsidR="00173932" w:rsidRPr="00752287" w:rsidRDefault="00173932" w:rsidP="007F5937">
            <w:pPr>
              <w:jc w:val="center"/>
              <w:rPr>
                <w:ins w:id="1099" w:author="FERNANDA GASPARI" w:date="2021-10-29T10:32:00Z"/>
                <w:rFonts w:ascii="Arial" w:hAnsi="Arial" w:cs="Arial"/>
                <w:color w:val="000000"/>
                <w:sz w:val="18"/>
                <w:szCs w:val="18"/>
                <w:lang w:val="es-CO" w:eastAsia="es-CO"/>
              </w:rPr>
            </w:pPr>
            <w:ins w:id="1100"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423914E3" w14:textId="77777777" w:rsidR="00173932" w:rsidRPr="00752287" w:rsidRDefault="00173932" w:rsidP="007F5937">
            <w:pPr>
              <w:jc w:val="center"/>
              <w:rPr>
                <w:ins w:id="1101" w:author="FERNANDA GASPARI" w:date="2021-10-29T10:32:00Z"/>
                <w:rFonts w:ascii="Arial" w:hAnsi="Arial" w:cs="Arial"/>
                <w:color w:val="000000"/>
                <w:sz w:val="18"/>
                <w:szCs w:val="18"/>
                <w:lang w:val="es-CO" w:eastAsia="es-CO"/>
              </w:rPr>
            </w:pPr>
            <w:ins w:id="1102" w:author="FERNANDA GASPARI" w:date="2021-10-29T10:32:00Z">
              <w:r w:rsidRPr="00752287">
                <w:rPr>
                  <w:rFonts w:ascii="Arial" w:hAnsi="Arial" w:cs="Arial"/>
                  <w:color w:val="000000"/>
                  <w:sz w:val="18"/>
                  <w:szCs w:val="18"/>
                  <w:lang w:eastAsia="es-CO"/>
                </w:rPr>
                <w:t>284</w:t>
              </w:r>
            </w:ins>
          </w:p>
        </w:tc>
        <w:tc>
          <w:tcPr>
            <w:tcW w:w="441" w:type="dxa"/>
            <w:tcBorders>
              <w:top w:val="nil"/>
              <w:left w:val="nil"/>
              <w:bottom w:val="nil"/>
              <w:right w:val="nil"/>
            </w:tcBorders>
            <w:shd w:val="clear" w:color="auto" w:fill="auto"/>
            <w:vAlign w:val="center"/>
            <w:hideMark/>
          </w:tcPr>
          <w:p w14:paraId="22E3260D" w14:textId="77777777" w:rsidR="00173932" w:rsidRPr="00752287" w:rsidRDefault="00173932" w:rsidP="007F5937">
            <w:pPr>
              <w:jc w:val="center"/>
              <w:rPr>
                <w:ins w:id="1103" w:author="FERNANDA GASPARI" w:date="2021-10-29T10:32:00Z"/>
                <w:rFonts w:ascii="Arial" w:hAnsi="Arial" w:cs="Arial"/>
                <w:color w:val="000000"/>
                <w:sz w:val="18"/>
                <w:szCs w:val="18"/>
                <w:lang w:val="es-CO" w:eastAsia="es-CO"/>
              </w:rPr>
            </w:pPr>
            <w:ins w:id="1104" w:author="FERNANDA GASPARI" w:date="2021-10-29T10:32:00Z">
              <w:r w:rsidRPr="00752287">
                <w:rPr>
                  <w:rFonts w:ascii="Arial" w:hAnsi="Arial" w:cs="Arial"/>
                  <w:color w:val="000000"/>
                  <w:sz w:val="18"/>
                  <w:szCs w:val="18"/>
                  <w:lang w:eastAsia="es-AR"/>
                </w:rPr>
                <w:t>57</w:t>
              </w:r>
            </w:ins>
          </w:p>
        </w:tc>
        <w:tc>
          <w:tcPr>
            <w:tcW w:w="441" w:type="dxa"/>
            <w:tcBorders>
              <w:top w:val="nil"/>
              <w:left w:val="nil"/>
              <w:bottom w:val="nil"/>
              <w:right w:val="nil"/>
            </w:tcBorders>
            <w:shd w:val="clear" w:color="auto" w:fill="auto"/>
            <w:vAlign w:val="center"/>
            <w:hideMark/>
          </w:tcPr>
          <w:p w14:paraId="7F37958A" w14:textId="77777777" w:rsidR="00173932" w:rsidRPr="00752287" w:rsidRDefault="00173932" w:rsidP="007F5937">
            <w:pPr>
              <w:jc w:val="center"/>
              <w:rPr>
                <w:ins w:id="1105" w:author="FERNANDA GASPARI" w:date="2021-10-29T10:32:00Z"/>
                <w:rFonts w:ascii="Arial" w:hAnsi="Arial" w:cs="Arial"/>
                <w:color w:val="000000"/>
                <w:sz w:val="18"/>
                <w:szCs w:val="18"/>
                <w:lang w:val="es-CO" w:eastAsia="es-CO"/>
              </w:rPr>
            </w:pPr>
            <w:ins w:id="1106" w:author="FERNANDA GASPARI" w:date="2021-10-29T10:32:00Z">
              <w:r w:rsidRPr="00752287">
                <w:rPr>
                  <w:rFonts w:ascii="Arial" w:hAnsi="Arial" w:cs="Arial"/>
                  <w:color w:val="000000"/>
                  <w:sz w:val="18"/>
                  <w:szCs w:val="18"/>
                  <w:lang w:eastAsia="es-AR"/>
                </w:rPr>
                <w:t>76</w:t>
              </w:r>
            </w:ins>
          </w:p>
        </w:tc>
        <w:tc>
          <w:tcPr>
            <w:tcW w:w="441" w:type="dxa"/>
            <w:tcBorders>
              <w:top w:val="nil"/>
              <w:left w:val="nil"/>
              <w:bottom w:val="nil"/>
              <w:right w:val="single" w:sz="8" w:space="0" w:color="auto"/>
            </w:tcBorders>
            <w:shd w:val="clear" w:color="auto" w:fill="auto"/>
            <w:vAlign w:val="center"/>
            <w:hideMark/>
          </w:tcPr>
          <w:p w14:paraId="1270C0A7" w14:textId="77777777" w:rsidR="00173932" w:rsidRPr="00752287" w:rsidRDefault="00173932" w:rsidP="007F5937">
            <w:pPr>
              <w:jc w:val="center"/>
              <w:rPr>
                <w:ins w:id="1107" w:author="FERNANDA GASPARI" w:date="2021-10-29T10:32:00Z"/>
                <w:rFonts w:ascii="Arial" w:hAnsi="Arial" w:cs="Arial"/>
                <w:color w:val="000000"/>
                <w:sz w:val="18"/>
                <w:szCs w:val="18"/>
                <w:lang w:val="es-CO" w:eastAsia="es-CO"/>
              </w:rPr>
            </w:pPr>
            <w:ins w:id="1108" w:author="FERNANDA GASPARI" w:date="2021-10-29T10:32:00Z">
              <w:r w:rsidRPr="00752287">
                <w:rPr>
                  <w:rFonts w:ascii="Arial" w:hAnsi="Arial" w:cs="Arial"/>
                  <w:color w:val="000000"/>
                  <w:sz w:val="18"/>
                  <w:szCs w:val="18"/>
                  <w:lang w:eastAsia="es-AR"/>
                </w:rPr>
                <w:t>88</w:t>
              </w:r>
            </w:ins>
          </w:p>
        </w:tc>
      </w:tr>
      <w:tr w:rsidR="00173932" w:rsidRPr="00752287" w14:paraId="6E4E92BC" w14:textId="77777777" w:rsidTr="007F5937">
        <w:trPr>
          <w:trHeight w:val="168"/>
          <w:tblHeader/>
          <w:jc w:val="center"/>
          <w:ins w:id="1109"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0ABDA2B4" w14:textId="77777777" w:rsidR="00173932" w:rsidRPr="00752287" w:rsidRDefault="00173932" w:rsidP="007F5937">
            <w:pPr>
              <w:jc w:val="center"/>
              <w:rPr>
                <w:ins w:id="1110" w:author="FERNANDA GASPARI" w:date="2021-10-29T10:32:00Z"/>
                <w:rFonts w:ascii="Arial" w:hAnsi="Arial" w:cs="Arial"/>
                <w:color w:val="000000"/>
                <w:sz w:val="18"/>
                <w:szCs w:val="18"/>
                <w:lang w:val="es-CO" w:eastAsia="es-CO"/>
              </w:rPr>
            </w:pPr>
            <w:ins w:id="1111" w:author="FERNANDA GASPARI" w:date="2021-10-29T10:32:00Z">
              <w:r w:rsidRPr="00752287">
                <w:rPr>
                  <w:rFonts w:ascii="Arial" w:hAnsi="Arial" w:cs="Arial"/>
                  <w:color w:val="000000"/>
                  <w:sz w:val="18"/>
                  <w:szCs w:val="18"/>
                  <w:lang w:eastAsia="es-CO"/>
                </w:rPr>
                <w:t>291</w:t>
              </w:r>
            </w:ins>
          </w:p>
        </w:tc>
        <w:tc>
          <w:tcPr>
            <w:tcW w:w="441" w:type="dxa"/>
            <w:tcBorders>
              <w:top w:val="nil"/>
              <w:left w:val="nil"/>
              <w:bottom w:val="nil"/>
              <w:right w:val="nil"/>
            </w:tcBorders>
            <w:shd w:val="clear" w:color="auto" w:fill="auto"/>
            <w:vAlign w:val="center"/>
            <w:hideMark/>
          </w:tcPr>
          <w:p w14:paraId="28177A6E" w14:textId="77777777" w:rsidR="00173932" w:rsidRPr="00752287" w:rsidRDefault="00173932" w:rsidP="007F5937">
            <w:pPr>
              <w:jc w:val="center"/>
              <w:rPr>
                <w:ins w:id="1112" w:author="FERNANDA GASPARI" w:date="2021-10-29T10:32:00Z"/>
                <w:rFonts w:ascii="Arial" w:hAnsi="Arial" w:cs="Arial"/>
                <w:color w:val="000000"/>
                <w:sz w:val="18"/>
                <w:szCs w:val="18"/>
                <w:lang w:val="es-CO" w:eastAsia="es-CO"/>
              </w:rPr>
            </w:pPr>
            <w:ins w:id="1113" w:author="FERNANDA GASPARI" w:date="2021-10-29T10:32:00Z">
              <w:r w:rsidRPr="00752287">
                <w:rPr>
                  <w:rFonts w:ascii="Arial" w:hAnsi="Arial" w:cs="Arial"/>
                  <w:color w:val="000000"/>
                  <w:sz w:val="18"/>
                  <w:szCs w:val="18"/>
                  <w:lang w:eastAsia="es-AR"/>
                </w:rPr>
                <w:t>13</w:t>
              </w:r>
            </w:ins>
          </w:p>
        </w:tc>
        <w:tc>
          <w:tcPr>
            <w:tcW w:w="441" w:type="dxa"/>
            <w:tcBorders>
              <w:top w:val="nil"/>
              <w:left w:val="nil"/>
              <w:bottom w:val="nil"/>
              <w:right w:val="nil"/>
            </w:tcBorders>
            <w:shd w:val="clear" w:color="auto" w:fill="auto"/>
            <w:vAlign w:val="center"/>
            <w:hideMark/>
          </w:tcPr>
          <w:p w14:paraId="27C099CA" w14:textId="77777777" w:rsidR="00173932" w:rsidRPr="00752287" w:rsidRDefault="00173932" w:rsidP="007F5937">
            <w:pPr>
              <w:jc w:val="center"/>
              <w:rPr>
                <w:ins w:id="1114" w:author="FERNANDA GASPARI" w:date="2021-10-29T10:32:00Z"/>
                <w:rFonts w:ascii="Arial" w:hAnsi="Arial" w:cs="Arial"/>
                <w:color w:val="000000"/>
                <w:sz w:val="18"/>
                <w:szCs w:val="18"/>
                <w:lang w:val="es-CO" w:eastAsia="es-CO"/>
              </w:rPr>
            </w:pPr>
            <w:ins w:id="1115" w:author="FERNANDA GASPARI" w:date="2021-10-29T10:32:00Z">
              <w:r w:rsidRPr="00752287">
                <w:rPr>
                  <w:rFonts w:ascii="Arial" w:hAnsi="Arial" w:cs="Arial"/>
                  <w:color w:val="000000"/>
                  <w:sz w:val="18"/>
                  <w:szCs w:val="18"/>
                  <w:lang w:eastAsia="es-AR"/>
                </w:rPr>
                <w:t>26</w:t>
              </w:r>
            </w:ins>
          </w:p>
        </w:tc>
        <w:tc>
          <w:tcPr>
            <w:tcW w:w="441" w:type="dxa"/>
            <w:tcBorders>
              <w:top w:val="nil"/>
              <w:left w:val="nil"/>
              <w:bottom w:val="nil"/>
              <w:right w:val="single" w:sz="8" w:space="0" w:color="auto"/>
            </w:tcBorders>
            <w:shd w:val="clear" w:color="auto" w:fill="auto"/>
            <w:vAlign w:val="center"/>
            <w:hideMark/>
          </w:tcPr>
          <w:p w14:paraId="22D8AD55" w14:textId="77777777" w:rsidR="00173932" w:rsidRPr="00752287" w:rsidRDefault="00173932" w:rsidP="007F5937">
            <w:pPr>
              <w:jc w:val="center"/>
              <w:rPr>
                <w:ins w:id="1116" w:author="FERNANDA GASPARI" w:date="2021-10-29T10:32:00Z"/>
                <w:rFonts w:ascii="Arial" w:hAnsi="Arial" w:cs="Arial"/>
                <w:color w:val="000000"/>
                <w:sz w:val="18"/>
                <w:szCs w:val="18"/>
                <w:lang w:val="es-CO" w:eastAsia="es-CO"/>
              </w:rPr>
            </w:pPr>
            <w:ins w:id="1117" w:author="FERNANDA GASPARI" w:date="2021-10-29T10:32:00Z">
              <w:r w:rsidRPr="00752287">
                <w:rPr>
                  <w:rFonts w:ascii="Arial" w:hAnsi="Arial" w:cs="Arial"/>
                  <w:color w:val="000000"/>
                  <w:sz w:val="18"/>
                  <w:szCs w:val="18"/>
                  <w:lang w:eastAsia="es-AR"/>
                </w:rPr>
                <w:t>45</w:t>
              </w:r>
            </w:ins>
          </w:p>
        </w:tc>
        <w:tc>
          <w:tcPr>
            <w:tcW w:w="580" w:type="dxa"/>
            <w:tcBorders>
              <w:top w:val="nil"/>
              <w:left w:val="nil"/>
              <w:bottom w:val="nil"/>
              <w:right w:val="nil"/>
            </w:tcBorders>
            <w:shd w:val="clear" w:color="000000" w:fill="D9D9D9"/>
            <w:noWrap/>
            <w:vAlign w:val="center"/>
            <w:hideMark/>
          </w:tcPr>
          <w:p w14:paraId="6D7E4C46" w14:textId="77777777" w:rsidR="00173932" w:rsidRPr="00752287" w:rsidRDefault="00173932" w:rsidP="007F5937">
            <w:pPr>
              <w:jc w:val="center"/>
              <w:rPr>
                <w:ins w:id="1118" w:author="FERNANDA GASPARI" w:date="2021-10-29T10:32:00Z"/>
                <w:rFonts w:ascii="Arial" w:hAnsi="Arial" w:cs="Arial"/>
                <w:color w:val="000000"/>
                <w:sz w:val="18"/>
                <w:szCs w:val="18"/>
                <w:lang w:val="es-CO" w:eastAsia="es-CO"/>
              </w:rPr>
            </w:pPr>
            <w:ins w:id="1119" w:author="FERNANDA GASPARI" w:date="2021-10-29T10:32:00Z">
              <w:r w:rsidRPr="00752287">
                <w:rPr>
                  <w:rFonts w:ascii="Arial" w:hAnsi="Arial" w:cs="Arial"/>
                  <w:color w:val="000000"/>
                  <w:sz w:val="18"/>
                  <w:szCs w:val="18"/>
                  <w:lang w:eastAsia="es-AR"/>
                </w:rPr>
                <w:t>292</w:t>
              </w:r>
            </w:ins>
          </w:p>
        </w:tc>
        <w:tc>
          <w:tcPr>
            <w:tcW w:w="441" w:type="dxa"/>
            <w:tcBorders>
              <w:top w:val="nil"/>
              <w:left w:val="nil"/>
              <w:bottom w:val="nil"/>
              <w:right w:val="nil"/>
            </w:tcBorders>
            <w:shd w:val="clear" w:color="auto" w:fill="auto"/>
            <w:vAlign w:val="center"/>
            <w:hideMark/>
          </w:tcPr>
          <w:p w14:paraId="214114B0" w14:textId="77777777" w:rsidR="00173932" w:rsidRPr="00752287" w:rsidRDefault="00173932" w:rsidP="007F5937">
            <w:pPr>
              <w:jc w:val="center"/>
              <w:rPr>
                <w:ins w:id="1120" w:author="FERNANDA GASPARI" w:date="2021-10-29T10:32:00Z"/>
                <w:rFonts w:ascii="Arial" w:hAnsi="Arial" w:cs="Arial"/>
                <w:color w:val="000000"/>
                <w:sz w:val="18"/>
                <w:szCs w:val="18"/>
                <w:lang w:val="es-CO" w:eastAsia="es-CO"/>
              </w:rPr>
            </w:pPr>
            <w:ins w:id="1121" w:author="FERNANDA GASPARI" w:date="2021-10-29T10:32:00Z">
              <w:r w:rsidRPr="00752287">
                <w:rPr>
                  <w:rFonts w:ascii="Arial" w:hAnsi="Arial" w:cs="Arial"/>
                  <w:color w:val="000000"/>
                  <w:sz w:val="18"/>
                  <w:szCs w:val="18"/>
                  <w:lang w:eastAsia="es-AR"/>
                </w:rPr>
                <w:t>31</w:t>
              </w:r>
            </w:ins>
          </w:p>
        </w:tc>
        <w:tc>
          <w:tcPr>
            <w:tcW w:w="441" w:type="dxa"/>
            <w:tcBorders>
              <w:top w:val="nil"/>
              <w:left w:val="nil"/>
              <w:bottom w:val="nil"/>
              <w:right w:val="nil"/>
            </w:tcBorders>
            <w:shd w:val="clear" w:color="auto" w:fill="auto"/>
            <w:vAlign w:val="center"/>
            <w:hideMark/>
          </w:tcPr>
          <w:p w14:paraId="58C37622" w14:textId="77777777" w:rsidR="00173932" w:rsidRPr="00752287" w:rsidRDefault="00173932" w:rsidP="007F5937">
            <w:pPr>
              <w:jc w:val="center"/>
              <w:rPr>
                <w:ins w:id="1122" w:author="FERNANDA GASPARI" w:date="2021-10-29T10:32:00Z"/>
                <w:rFonts w:ascii="Arial" w:hAnsi="Arial" w:cs="Arial"/>
                <w:color w:val="000000"/>
                <w:sz w:val="18"/>
                <w:szCs w:val="18"/>
                <w:lang w:val="es-CO" w:eastAsia="es-CO"/>
              </w:rPr>
            </w:pPr>
            <w:ins w:id="1123"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single" w:sz="8" w:space="0" w:color="auto"/>
            </w:tcBorders>
            <w:shd w:val="clear" w:color="auto" w:fill="auto"/>
            <w:vAlign w:val="center"/>
            <w:hideMark/>
          </w:tcPr>
          <w:p w14:paraId="5D97DA28" w14:textId="77777777" w:rsidR="00173932" w:rsidRPr="00752287" w:rsidRDefault="00173932" w:rsidP="007F5937">
            <w:pPr>
              <w:jc w:val="center"/>
              <w:rPr>
                <w:ins w:id="1124" w:author="FERNANDA GASPARI" w:date="2021-10-29T10:32:00Z"/>
                <w:rFonts w:ascii="Arial" w:hAnsi="Arial" w:cs="Arial"/>
                <w:color w:val="000000"/>
                <w:sz w:val="18"/>
                <w:szCs w:val="18"/>
                <w:lang w:val="es-CO" w:eastAsia="es-CO"/>
              </w:rPr>
            </w:pPr>
            <w:ins w:id="1125" w:author="FERNANDA GASPARI" w:date="2021-10-29T10:32:00Z">
              <w:r w:rsidRPr="00752287">
                <w:rPr>
                  <w:rFonts w:ascii="Arial" w:hAnsi="Arial" w:cs="Arial"/>
                  <w:color w:val="000000"/>
                  <w:sz w:val="18"/>
                  <w:szCs w:val="18"/>
                  <w:lang w:eastAsia="es-AR"/>
                </w:rPr>
                <w:t>71</w:t>
              </w:r>
            </w:ins>
          </w:p>
        </w:tc>
        <w:tc>
          <w:tcPr>
            <w:tcW w:w="580" w:type="dxa"/>
            <w:tcBorders>
              <w:top w:val="nil"/>
              <w:left w:val="nil"/>
              <w:bottom w:val="nil"/>
              <w:right w:val="nil"/>
            </w:tcBorders>
            <w:shd w:val="clear" w:color="000000" w:fill="D9D9D9"/>
            <w:vAlign w:val="center"/>
            <w:hideMark/>
          </w:tcPr>
          <w:p w14:paraId="25990846" w14:textId="77777777" w:rsidR="00173932" w:rsidRPr="00752287" w:rsidRDefault="00173932" w:rsidP="007F5937">
            <w:pPr>
              <w:jc w:val="center"/>
              <w:rPr>
                <w:ins w:id="1126" w:author="FERNANDA GASPARI" w:date="2021-10-29T10:32:00Z"/>
                <w:rFonts w:ascii="Arial" w:hAnsi="Arial" w:cs="Arial"/>
                <w:color w:val="000000"/>
                <w:sz w:val="18"/>
                <w:szCs w:val="18"/>
                <w:lang w:val="es-CO" w:eastAsia="es-CO"/>
              </w:rPr>
            </w:pPr>
            <w:ins w:id="1127" w:author="FERNANDA GASPARI" w:date="2021-10-29T10:32:00Z">
              <w:r w:rsidRPr="00752287">
                <w:rPr>
                  <w:rFonts w:ascii="Arial" w:hAnsi="Arial" w:cs="Arial"/>
                  <w:color w:val="000000"/>
                  <w:sz w:val="18"/>
                  <w:szCs w:val="18"/>
                  <w:lang w:eastAsia="es-CO"/>
                </w:rPr>
                <w:t>293</w:t>
              </w:r>
            </w:ins>
          </w:p>
        </w:tc>
        <w:tc>
          <w:tcPr>
            <w:tcW w:w="441" w:type="dxa"/>
            <w:tcBorders>
              <w:top w:val="nil"/>
              <w:left w:val="nil"/>
              <w:bottom w:val="nil"/>
              <w:right w:val="nil"/>
            </w:tcBorders>
            <w:shd w:val="clear" w:color="auto" w:fill="auto"/>
            <w:vAlign w:val="center"/>
            <w:hideMark/>
          </w:tcPr>
          <w:p w14:paraId="7ADF33CD" w14:textId="77777777" w:rsidR="00173932" w:rsidRPr="00752287" w:rsidRDefault="00173932" w:rsidP="007F5937">
            <w:pPr>
              <w:jc w:val="center"/>
              <w:rPr>
                <w:ins w:id="1128" w:author="FERNANDA GASPARI" w:date="2021-10-29T10:32:00Z"/>
                <w:rFonts w:ascii="Arial" w:hAnsi="Arial" w:cs="Arial"/>
                <w:color w:val="000000"/>
                <w:sz w:val="18"/>
                <w:szCs w:val="18"/>
                <w:lang w:val="es-CO" w:eastAsia="es-CO"/>
              </w:rPr>
            </w:pPr>
            <w:ins w:id="1129"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nil"/>
            </w:tcBorders>
            <w:shd w:val="clear" w:color="auto" w:fill="auto"/>
            <w:vAlign w:val="center"/>
            <w:hideMark/>
          </w:tcPr>
          <w:p w14:paraId="5FD33F86" w14:textId="77777777" w:rsidR="00173932" w:rsidRPr="00752287" w:rsidRDefault="00173932" w:rsidP="007F5937">
            <w:pPr>
              <w:jc w:val="center"/>
              <w:rPr>
                <w:ins w:id="1130" w:author="FERNANDA GASPARI" w:date="2021-10-29T10:32:00Z"/>
                <w:rFonts w:ascii="Arial" w:hAnsi="Arial" w:cs="Arial"/>
                <w:color w:val="000000"/>
                <w:sz w:val="18"/>
                <w:szCs w:val="18"/>
                <w:lang w:val="es-CO" w:eastAsia="es-CO"/>
              </w:rPr>
            </w:pPr>
            <w:ins w:id="1131"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single" w:sz="8" w:space="0" w:color="auto"/>
            </w:tcBorders>
            <w:shd w:val="clear" w:color="auto" w:fill="auto"/>
            <w:vAlign w:val="center"/>
            <w:hideMark/>
          </w:tcPr>
          <w:p w14:paraId="4638E1DA" w14:textId="77777777" w:rsidR="00173932" w:rsidRPr="00752287" w:rsidRDefault="00173932" w:rsidP="007F5937">
            <w:pPr>
              <w:jc w:val="center"/>
              <w:rPr>
                <w:ins w:id="1132" w:author="FERNANDA GASPARI" w:date="2021-10-29T10:32:00Z"/>
                <w:rFonts w:ascii="Arial" w:hAnsi="Arial" w:cs="Arial"/>
                <w:color w:val="000000"/>
                <w:sz w:val="18"/>
                <w:szCs w:val="18"/>
                <w:lang w:val="es-CO" w:eastAsia="es-CO"/>
              </w:rPr>
            </w:pPr>
            <w:ins w:id="1133" w:author="FERNANDA GASPARI" w:date="2021-10-29T10:32:00Z">
              <w:r w:rsidRPr="00752287">
                <w:rPr>
                  <w:rFonts w:ascii="Arial" w:hAnsi="Arial" w:cs="Arial"/>
                  <w:color w:val="000000"/>
                  <w:sz w:val="18"/>
                  <w:szCs w:val="18"/>
                  <w:lang w:eastAsia="es-AR"/>
                </w:rPr>
                <w:t>80</w:t>
              </w:r>
            </w:ins>
          </w:p>
        </w:tc>
        <w:tc>
          <w:tcPr>
            <w:tcW w:w="580" w:type="dxa"/>
            <w:tcBorders>
              <w:top w:val="nil"/>
              <w:left w:val="nil"/>
              <w:bottom w:val="nil"/>
              <w:right w:val="nil"/>
            </w:tcBorders>
            <w:shd w:val="clear" w:color="000000" w:fill="D9D9D9"/>
            <w:vAlign w:val="center"/>
            <w:hideMark/>
          </w:tcPr>
          <w:p w14:paraId="0F3D50CC" w14:textId="77777777" w:rsidR="00173932" w:rsidRPr="00752287" w:rsidRDefault="00173932" w:rsidP="007F5937">
            <w:pPr>
              <w:jc w:val="center"/>
              <w:rPr>
                <w:ins w:id="1134" w:author="FERNANDA GASPARI" w:date="2021-10-29T10:32:00Z"/>
                <w:rFonts w:ascii="Arial" w:hAnsi="Arial" w:cs="Arial"/>
                <w:color w:val="000000"/>
                <w:sz w:val="18"/>
                <w:szCs w:val="18"/>
                <w:lang w:val="es-CO" w:eastAsia="es-CO"/>
              </w:rPr>
            </w:pPr>
            <w:ins w:id="1135" w:author="FERNANDA GASPARI" w:date="2021-10-29T10:32:00Z">
              <w:r w:rsidRPr="00752287">
                <w:rPr>
                  <w:rFonts w:ascii="Arial" w:hAnsi="Arial" w:cs="Arial"/>
                  <w:color w:val="000000"/>
                  <w:sz w:val="18"/>
                  <w:szCs w:val="18"/>
                  <w:lang w:eastAsia="es-CO"/>
                </w:rPr>
                <w:t>294</w:t>
              </w:r>
            </w:ins>
          </w:p>
        </w:tc>
        <w:tc>
          <w:tcPr>
            <w:tcW w:w="441" w:type="dxa"/>
            <w:tcBorders>
              <w:top w:val="nil"/>
              <w:left w:val="nil"/>
              <w:bottom w:val="nil"/>
              <w:right w:val="nil"/>
            </w:tcBorders>
            <w:shd w:val="clear" w:color="auto" w:fill="auto"/>
            <w:vAlign w:val="center"/>
            <w:hideMark/>
          </w:tcPr>
          <w:p w14:paraId="3E516B77" w14:textId="77777777" w:rsidR="00173932" w:rsidRPr="00752287" w:rsidRDefault="00173932" w:rsidP="007F5937">
            <w:pPr>
              <w:jc w:val="center"/>
              <w:rPr>
                <w:ins w:id="1136" w:author="FERNANDA GASPARI" w:date="2021-10-29T10:32:00Z"/>
                <w:rFonts w:ascii="Arial" w:hAnsi="Arial" w:cs="Arial"/>
                <w:color w:val="000000"/>
                <w:sz w:val="18"/>
                <w:szCs w:val="18"/>
                <w:lang w:val="es-CO" w:eastAsia="es-CO"/>
              </w:rPr>
            </w:pPr>
            <w:ins w:id="1137" w:author="FERNANDA GASPARI" w:date="2021-10-29T10:32:00Z">
              <w:r w:rsidRPr="00752287">
                <w:rPr>
                  <w:rFonts w:ascii="Arial" w:hAnsi="Arial" w:cs="Arial"/>
                  <w:color w:val="000000"/>
                  <w:sz w:val="18"/>
                  <w:szCs w:val="18"/>
                  <w:lang w:eastAsia="es-AR"/>
                </w:rPr>
                <w:t>48</w:t>
              </w:r>
            </w:ins>
          </w:p>
        </w:tc>
        <w:tc>
          <w:tcPr>
            <w:tcW w:w="441" w:type="dxa"/>
            <w:tcBorders>
              <w:top w:val="nil"/>
              <w:left w:val="nil"/>
              <w:bottom w:val="nil"/>
              <w:right w:val="nil"/>
            </w:tcBorders>
            <w:shd w:val="clear" w:color="auto" w:fill="auto"/>
            <w:vAlign w:val="center"/>
            <w:hideMark/>
          </w:tcPr>
          <w:p w14:paraId="54948766" w14:textId="77777777" w:rsidR="00173932" w:rsidRPr="00752287" w:rsidRDefault="00173932" w:rsidP="007F5937">
            <w:pPr>
              <w:jc w:val="center"/>
              <w:rPr>
                <w:ins w:id="1138" w:author="FERNANDA GASPARI" w:date="2021-10-29T10:32:00Z"/>
                <w:rFonts w:ascii="Arial" w:hAnsi="Arial" w:cs="Arial"/>
                <w:color w:val="000000"/>
                <w:sz w:val="18"/>
                <w:szCs w:val="18"/>
                <w:lang w:val="es-CO" w:eastAsia="es-CO"/>
              </w:rPr>
            </w:pPr>
            <w:ins w:id="1139"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single" w:sz="8" w:space="0" w:color="auto"/>
            </w:tcBorders>
            <w:shd w:val="clear" w:color="auto" w:fill="auto"/>
            <w:vAlign w:val="center"/>
            <w:hideMark/>
          </w:tcPr>
          <w:p w14:paraId="611B45B8" w14:textId="77777777" w:rsidR="00173932" w:rsidRPr="00752287" w:rsidRDefault="00173932" w:rsidP="007F5937">
            <w:pPr>
              <w:jc w:val="center"/>
              <w:rPr>
                <w:ins w:id="1140" w:author="FERNANDA GASPARI" w:date="2021-10-29T10:32:00Z"/>
                <w:rFonts w:ascii="Arial" w:hAnsi="Arial" w:cs="Arial"/>
                <w:color w:val="000000"/>
                <w:sz w:val="18"/>
                <w:szCs w:val="18"/>
                <w:lang w:val="es-CO" w:eastAsia="es-CO"/>
              </w:rPr>
            </w:pPr>
            <w:ins w:id="1141" w:author="FERNANDA GASPARI" w:date="2021-10-29T10:32:00Z">
              <w:r w:rsidRPr="00752287">
                <w:rPr>
                  <w:rFonts w:ascii="Arial" w:hAnsi="Arial" w:cs="Arial"/>
                  <w:color w:val="000000"/>
                  <w:sz w:val="18"/>
                  <w:szCs w:val="18"/>
                  <w:lang w:eastAsia="es-AR"/>
                </w:rPr>
                <w:t>84</w:t>
              </w:r>
            </w:ins>
          </w:p>
        </w:tc>
      </w:tr>
      <w:tr w:rsidR="00173932" w:rsidRPr="00752287" w14:paraId="4FD14B02" w14:textId="77777777" w:rsidTr="007F5937">
        <w:trPr>
          <w:trHeight w:val="168"/>
          <w:tblHeader/>
          <w:jc w:val="center"/>
          <w:ins w:id="1142"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57602FE8" w14:textId="77777777" w:rsidR="00173932" w:rsidRPr="00752287" w:rsidRDefault="00173932" w:rsidP="007F5937">
            <w:pPr>
              <w:jc w:val="center"/>
              <w:rPr>
                <w:ins w:id="1143" w:author="FERNANDA GASPARI" w:date="2021-10-29T10:32:00Z"/>
                <w:rFonts w:ascii="Arial" w:hAnsi="Arial" w:cs="Arial"/>
                <w:color w:val="000000"/>
                <w:sz w:val="18"/>
                <w:szCs w:val="18"/>
                <w:lang w:val="es-CO" w:eastAsia="es-CO"/>
              </w:rPr>
            </w:pPr>
            <w:ins w:id="1144" w:author="FERNANDA GASPARI" w:date="2021-10-29T10:32:00Z">
              <w:r w:rsidRPr="00752287">
                <w:rPr>
                  <w:rFonts w:ascii="Arial" w:hAnsi="Arial" w:cs="Arial"/>
                  <w:color w:val="000000"/>
                  <w:sz w:val="18"/>
                  <w:szCs w:val="18"/>
                  <w:lang w:eastAsia="es-CO"/>
                </w:rPr>
                <w:t>301</w:t>
              </w:r>
            </w:ins>
          </w:p>
        </w:tc>
        <w:tc>
          <w:tcPr>
            <w:tcW w:w="441" w:type="dxa"/>
            <w:tcBorders>
              <w:top w:val="nil"/>
              <w:left w:val="nil"/>
              <w:bottom w:val="nil"/>
              <w:right w:val="nil"/>
            </w:tcBorders>
            <w:shd w:val="clear" w:color="auto" w:fill="auto"/>
            <w:vAlign w:val="center"/>
            <w:hideMark/>
          </w:tcPr>
          <w:p w14:paraId="201AA9A1" w14:textId="77777777" w:rsidR="00173932" w:rsidRPr="00752287" w:rsidRDefault="00173932" w:rsidP="007F5937">
            <w:pPr>
              <w:jc w:val="center"/>
              <w:rPr>
                <w:ins w:id="1145" w:author="FERNANDA GASPARI" w:date="2021-10-29T10:32:00Z"/>
                <w:rFonts w:ascii="Arial" w:hAnsi="Arial" w:cs="Arial"/>
                <w:color w:val="000000"/>
                <w:sz w:val="18"/>
                <w:szCs w:val="18"/>
                <w:lang w:val="es-CO" w:eastAsia="es-CO"/>
              </w:rPr>
            </w:pPr>
            <w:ins w:id="1146" w:author="FERNANDA GASPARI" w:date="2021-10-29T10:32:00Z">
              <w:r w:rsidRPr="00752287">
                <w:rPr>
                  <w:rFonts w:ascii="Arial" w:hAnsi="Arial" w:cs="Arial"/>
                  <w:color w:val="000000"/>
                  <w:sz w:val="18"/>
                  <w:szCs w:val="18"/>
                  <w:lang w:eastAsia="es-AR"/>
                </w:rPr>
                <w:t>7</w:t>
              </w:r>
            </w:ins>
          </w:p>
        </w:tc>
        <w:tc>
          <w:tcPr>
            <w:tcW w:w="441" w:type="dxa"/>
            <w:tcBorders>
              <w:top w:val="nil"/>
              <w:left w:val="nil"/>
              <w:bottom w:val="nil"/>
              <w:right w:val="nil"/>
            </w:tcBorders>
            <w:shd w:val="clear" w:color="auto" w:fill="auto"/>
            <w:vAlign w:val="center"/>
            <w:hideMark/>
          </w:tcPr>
          <w:p w14:paraId="39EA50DE" w14:textId="77777777" w:rsidR="00173932" w:rsidRPr="00752287" w:rsidRDefault="00173932" w:rsidP="007F5937">
            <w:pPr>
              <w:jc w:val="center"/>
              <w:rPr>
                <w:ins w:id="1147" w:author="FERNANDA GASPARI" w:date="2021-10-29T10:32:00Z"/>
                <w:rFonts w:ascii="Arial" w:hAnsi="Arial" w:cs="Arial"/>
                <w:color w:val="000000"/>
                <w:sz w:val="18"/>
                <w:szCs w:val="18"/>
                <w:lang w:val="es-CO" w:eastAsia="es-CO"/>
              </w:rPr>
            </w:pPr>
            <w:ins w:id="1148" w:author="FERNANDA GASPARI" w:date="2021-10-29T10:32:00Z">
              <w:r w:rsidRPr="00752287">
                <w:rPr>
                  <w:rFonts w:ascii="Arial" w:hAnsi="Arial" w:cs="Arial"/>
                  <w:color w:val="000000"/>
                  <w:sz w:val="18"/>
                  <w:szCs w:val="18"/>
                  <w:lang w:eastAsia="es-AR"/>
                </w:rPr>
                <w:t>15</w:t>
              </w:r>
            </w:ins>
          </w:p>
        </w:tc>
        <w:tc>
          <w:tcPr>
            <w:tcW w:w="441" w:type="dxa"/>
            <w:tcBorders>
              <w:top w:val="nil"/>
              <w:left w:val="nil"/>
              <w:bottom w:val="nil"/>
              <w:right w:val="single" w:sz="8" w:space="0" w:color="auto"/>
            </w:tcBorders>
            <w:shd w:val="clear" w:color="auto" w:fill="auto"/>
            <w:vAlign w:val="center"/>
            <w:hideMark/>
          </w:tcPr>
          <w:p w14:paraId="6D2D2425" w14:textId="77777777" w:rsidR="00173932" w:rsidRPr="00752287" w:rsidRDefault="00173932" w:rsidP="007F5937">
            <w:pPr>
              <w:jc w:val="center"/>
              <w:rPr>
                <w:ins w:id="1149" w:author="FERNANDA GASPARI" w:date="2021-10-29T10:32:00Z"/>
                <w:rFonts w:ascii="Arial" w:hAnsi="Arial" w:cs="Arial"/>
                <w:color w:val="000000"/>
                <w:sz w:val="18"/>
                <w:szCs w:val="18"/>
                <w:lang w:val="es-CO" w:eastAsia="es-CO"/>
              </w:rPr>
            </w:pPr>
            <w:ins w:id="1150" w:author="FERNANDA GASPARI" w:date="2021-10-29T10:32:00Z">
              <w:r w:rsidRPr="00752287">
                <w:rPr>
                  <w:rFonts w:ascii="Arial" w:hAnsi="Arial" w:cs="Arial"/>
                  <w:color w:val="000000"/>
                  <w:sz w:val="18"/>
                  <w:szCs w:val="18"/>
                  <w:lang w:eastAsia="es-AR"/>
                </w:rPr>
                <w:t>29</w:t>
              </w:r>
            </w:ins>
          </w:p>
        </w:tc>
        <w:tc>
          <w:tcPr>
            <w:tcW w:w="580" w:type="dxa"/>
            <w:tcBorders>
              <w:top w:val="nil"/>
              <w:left w:val="nil"/>
              <w:bottom w:val="nil"/>
              <w:right w:val="nil"/>
            </w:tcBorders>
            <w:shd w:val="clear" w:color="000000" w:fill="D9D9D9"/>
            <w:noWrap/>
            <w:vAlign w:val="center"/>
            <w:hideMark/>
          </w:tcPr>
          <w:p w14:paraId="77D094ED" w14:textId="77777777" w:rsidR="00173932" w:rsidRPr="00752287" w:rsidRDefault="00173932" w:rsidP="007F5937">
            <w:pPr>
              <w:jc w:val="center"/>
              <w:rPr>
                <w:ins w:id="1151" w:author="FERNANDA GASPARI" w:date="2021-10-29T10:32:00Z"/>
                <w:rFonts w:ascii="Arial" w:hAnsi="Arial" w:cs="Arial"/>
                <w:color w:val="000000"/>
                <w:sz w:val="18"/>
                <w:szCs w:val="18"/>
                <w:lang w:val="es-CO" w:eastAsia="es-CO"/>
              </w:rPr>
            </w:pPr>
            <w:ins w:id="1152" w:author="FERNANDA GASPARI" w:date="2021-10-29T10:32:00Z">
              <w:r w:rsidRPr="00752287">
                <w:rPr>
                  <w:rFonts w:ascii="Arial" w:hAnsi="Arial" w:cs="Arial"/>
                  <w:color w:val="000000"/>
                  <w:sz w:val="18"/>
                  <w:szCs w:val="18"/>
                  <w:lang w:eastAsia="es-AR"/>
                </w:rPr>
                <w:t>302</w:t>
              </w:r>
            </w:ins>
          </w:p>
        </w:tc>
        <w:tc>
          <w:tcPr>
            <w:tcW w:w="441" w:type="dxa"/>
            <w:tcBorders>
              <w:top w:val="nil"/>
              <w:left w:val="nil"/>
              <w:bottom w:val="nil"/>
              <w:right w:val="nil"/>
            </w:tcBorders>
            <w:shd w:val="clear" w:color="auto" w:fill="auto"/>
            <w:vAlign w:val="center"/>
            <w:hideMark/>
          </w:tcPr>
          <w:p w14:paraId="17EE411C" w14:textId="77777777" w:rsidR="00173932" w:rsidRPr="00752287" w:rsidRDefault="00173932" w:rsidP="007F5937">
            <w:pPr>
              <w:jc w:val="center"/>
              <w:rPr>
                <w:ins w:id="1153" w:author="FERNANDA GASPARI" w:date="2021-10-29T10:32:00Z"/>
                <w:rFonts w:ascii="Arial" w:hAnsi="Arial" w:cs="Arial"/>
                <w:color w:val="000000"/>
                <w:sz w:val="18"/>
                <w:szCs w:val="18"/>
                <w:lang w:val="es-CO" w:eastAsia="es-CO"/>
              </w:rPr>
            </w:pPr>
            <w:ins w:id="1154" w:author="FERNANDA GASPARI" w:date="2021-10-29T10:32:00Z">
              <w:r w:rsidRPr="00752287">
                <w:rPr>
                  <w:rFonts w:ascii="Arial" w:hAnsi="Arial" w:cs="Arial"/>
                  <w:color w:val="000000"/>
                  <w:sz w:val="18"/>
                  <w:szCs w:val="18"/>
                  <w:lang w:eastAsia="es-AR"/>
                </w:rPr>
                <w:t>25</w:t>
              </w:r>
            </w:ins>
          </w:p>
        </w:tc>
        <w:tc>
          <w:tcPr>
            <w:tcW w:w="441" w:type="dxa"/>
            <w:tcBorders>
              <w:top w:val="nil"/>
              <w:left w:val="nil"/>
              <w:bottom w:val="nil"/>
              <w:right w:val="nil"/>
            </w:tcBorders>
            <w:shd w:val="clear" w:color="auto" w:fill="auto"/>
            <w:vAlign w:val="center"/>
            <w:hideMark/>
          </w:tcPr>
          <w:p w14:paraId="2A449023" w14:textId="77777777" w:rsidR="00173932" w:rsidRPr="00752287" w:rsidRDefault="00173932" w:rsidP="007F5937">
            <w:pPr>
              <w:jc w:val="center"/>
              <w:rPr>
                <w:ins w:id="1155" w:author="FERNANDA GASPARI" w:date="2021-10-29T10:32:00Z"/>
                <w:rFonts w:ascii="Arial" w:hAnsi="Arial" w:cs="Arial"/>
                <w:color w:val="000000"/>
                <w:sz w:val="18"/>
                <w:szCs w:val="18"/>
                <w:lang w:val="es-CO" w:eastAsia="es-CO"/>
              </w:rPr>
            </w:pPr>
            <w:ins w:id="1156" w:author="FERNANDA GASPARI" w:date="2021-10-29T10:32:00Z">
              <w:r w:rsidRPr="00752287">
                <w:rPr>
                  <w:rFonts w:ascii="Arial" w:hAnsi="Arial" w:cs="Arial"/>
                  <w:color w:val="000000"/>
                  <w:sz w:val="18"/>
                  <w:szCs w:val="18"/>
                  <w:lang w:eastAsia="es-AR"/>
                </w:rPr>
                <w:t>44</w:t>
              </w:r>
            </w:ins>
          </w:p>
        </w:tc>
        <w:tc>
          <w:tcPr>
            <w:tcW w:w="441" w:type="dxa"/>
            <w:tcBorders>
              <w:top w:val="nil"/>
              <w:left w:val="nil"/>
              <w:bottom w:val="nil"/>
              <w:right w:val="single" w:sz="8" w:space="0" w:color="auto"/>
            </w:tcBorders>
            <w:shd w:val="clear" w:color="auto" w:fill="auto"/>
            <w:vAlign w:val="center"/>
            <w:hideMark/>
          </w:tcPr>
          <w:p w14:paraId="235A54B3" w14:textId="77777777" w:rsidR="00173932" w:rsidRPr="00752287" w:rsidRDefault="00173932" w:rsidP="007F5937">
            <w:pPr>
              <w:jc w:val="center"/>
              <w:rPr>
                <w:ins w:id="1157" w:author="FERNANDA GASPARI" w:date="2021-10-29T10:32:00Z"/>
                <w:rFonts w:ascii="Arial" w:hAnsi="Arial" w:cs="Arial"/>
                <w:color w:val="000000"/>
                <w:sz w:val="18"/>
                <w:szCs w:val="18"/>
                <w:lang w:val="es-CO" w:eastAsia="es-CO"/>
              </w:rPr>
            </w:pPr>
            <w:ins w:id="1158" w:author="FERNANDA GASPARI" w:date="2021-10-29T10:32:00Z">
              <w:r w:rsidRPr="00752287">
                <w:rPr>
                  <w:rFonts w:ascii="Arial" w:hAnsi="Arial" w:cs="Arial"/>
                  <w:color w:val="000000"/>
                  <w:sz w:val="18"/>
                  <w:szCs w:val="18"/>
                  <w:lang w:eastAsia="es-AR"/>
                </w:rPr>
                <w:t>64</w:t>
              </w:r>
            </w:ins>
          </w:p>
        </w:tc>
        <w:tc>
          <w:tcPr>
            <w:tcW w:w="580" w:type="dxa"/>
            <w:tcBorders>
              <w:top w:val="nil"/>
              <w:left w:val="nil"/>
              <w:bottom w:val="nil"/>
              <w:right w:val="nil"/>
            </w:tcBorders>
            <w:shd w:val="clear" w:color="000000" w:fill="D9D9D9"/>
            <w:vAlign w:val="center"/>
            <w:hideMark/>
          </w:tcPr>
          <w:p w14:paraId="5B702387" w14:textId="77777777" w:rsidR="00173932" w:rsidRPr="00752287" w:rsidRDefault="00173932" w:rsidP="007F5937">
            <w:pPr>
              <w:jc w:val="center"/>
              <w:rPr>
                <w:ins w:id="1159" w:author="FERNANDA GASPARI" w:date="2021-10-29T10:32:00Z"/>
                <w:rFonts w:ascii="Arial" w:hAnsi="Arial" w:cs="Arial"/>
                <w:color w:val="000000"/>
                <w:sz w:val="18"/>
                <w:szCs w:val="18"/>
                <w:lang w:val="es-CO" w:eastAsia="es-CO"/>
              </w:rPr>
            </w:pPr>
            <w:ins w:id="1160" w:author="FERNANDA GASPARI" w:date="2021-10-29T10:32:00Z">
              <w:r w:rsidRPr="00752287">
                <w:rPr>
                  <w:rFonts w:ascii="Arial" w:hAnsi="Arial" w:cs="Arial"/>
                  <w:color w:val="000000"/>
                  <w:sz w:val="18"/>
                  <w:szCs w:val="18"/>
                  <w:lang w:eastAsia="es-CO"/>
                </w:rPr>
                <w:t>303</w:t>
              </w:r>
            </w:ins>
          </w:p>
        </w:tc>
        <w:tc>
          <w:tcPr>
            <w:tcW w:w="441" w:type="dxa"/>
            <w:tcBorders>
              <w:top w:val="nil"/>
              <w:left w:val="nil"/>
              <w:bottom w:val="nil"/>
              <w:right w:val="nil"/>
            </w:tcBorders>
            <w:shd w:val="clear" w:color="auto" w:fill="auto"/>
            <w:vAlign w:val="center"/>
            <w:hideMark/>
          </w:tcPr>
          <w:p w14:paraId="780FDD56" w14:textId="77777777" w:rsidR="00173932" w:rsidRPr="00752287" w:rsidRDefault="00173932" w:rsidP="007F5937">
            <w:pPr>
              <w:jc w:val="center"/>
              <w:rPr>
                <w:ins w:id="1161" w:author="FERNANDA GASPARI" w:date="2021-10-29T10:32:00Z"/>
                <w:rFonts w:ascii="Arial" w:hAnsi="Arial" w:cs="Arial"/>
                <w:color w:val="000000"/>
                <w:sz w:val="18"/>
                <w:szCs w:val="18"/>
                <w:lang w:val="es-CO" w:eastAsia="es-CO"/>
              </w:rPr>
            </w:pPr>
            <w:ins w:id="1162" w:author="FERNANDA GASPARI" w:date="2021-10-29T10:32:00Z">
              <w:r w:rsidRPr="00752287">
                <w:rPr>
                  <w:rFonts w:ascii="Arial" w:hAnsi="Arial" w:cs="Arial"/>
                  <w:color w:val="000000"/>
                  <w:sz w:val="18"/>
                  <w:szCs w:val="18"/>
                  <w:lang w:eastAsia="es-AR"/>
                </w:rPr>
                <w:t>33</w:t>
              </w:r>
            </w:ins>
          </w:p>
        </w:tc>
        <w:tc>
          <w:tcPr>
            <w:tcW w:w="441" w:type="dxa"/>
            <w:tcBorders>
              <w:top w:val="nil"/>
              <w:left w:val="nil"/>
              <w:bottom w:val="nil"/>
              <w:right w:val="nil"/>
            </w:tcBorders>
            <w:shd w:val="clear" w:color="auto" w:fill="auto"/>
            <w:vAlign w:val="center"/>
            <w:hideMark/>
          </w:tcPr>
          <w:p w14:paraId="13AB30A5" w14:textId="77777777" w:rsidR="00173932" w:rsidRPr="00752287" w:rsidRDefault="00173932" w:rsidP="007F5937">
            <w:pPr>
              <w:jc w:val="center"/>
              <w:rPr>
                <w:ins w:id="1163" w:author="FERNANDA GASPARI" w:date="2021-10-29T10:32:00Z"/>
                <w:rFonts w:ascii="Arial" w:hAnsi="Arial" w:cs="Arial"/>
                <w:color w:val="000000"/>
                <w:sz w:val="18"/>
                <w:szCs w:val="18"/>
                <w:lang w:val="es-CO" w:eastAsia="es-CO"/>
              </w:rPr>
            </w:pPr>
            <w:ins w:id="1164" w:author="FERNANDA GASPARI" w:date="2021-10-29T10:32:00Z">
              <w:r w:rsidRPr="00752287">
                <w:rPr>
                  <w:rFonts w:ascii="Arial" w:hAnsi="Arial" w:cs="Arial"/>
                  <w:color w:val="000000"/>
                  <w:sz w:val="18"/>
                  <w:szCs w:val="18"/>
                  <w:lang w:eastAsia="es-AR"/>
                </w:rPr>
                <w:t>54</w:t>
              </w:r>
            </w:ins>
          </w:p>
        </w:tc>
        <w:tc>
          <w:tcPr>
            <w:tcW w:w="441" w:type="dxa"/>
            <w:tcBorders>
              <w:top w:val="nil"/>
              <w:left w:val="nil"/>
              <w:bottom w:val="nil"/>
              <w:right w:val="single" w:sz="8" w:space="0" w:color="auto"/>
            </w:tcBorders>
            <w:shd w:val="clear" w:color="auto" w:fill="auto"/>
            <w:vAlign w:val="center"/>
            <w:hideMark/>
          </w:tcPr>
          <w:p w14:paraId="2975DBEC" w14:textId="77777777" w:rsidR="00173932" w:rsidRPr="00752287" w:rsidRDefault="00173932" w:rsidP="007F5937">
            <w:pPr>
              <w:jc w:val="center"/>
              <w:rPr>
                <w:ins w:id="1165" w:author="FERNANDA GASPARI" w:date="2021-10-29T10:32:00Z"/>
                <w:rFonts w:ascii="Arial" w:hAnsi="Arial" w:cs="Arial"/>
                <w:color w:val="000000"/>
                <w:sz w:val="18"/>
                <w:szCs w:val="18"/>
                <w:lang w:val="es-CO" w:eastAsia="es-CO"/>
              </w:rPr>
            </w:pPr>
            <w:ins w:id="1166" w:author="FERNANDA GASPARI" w:date="2021-10-29T10:32:00Z">
              <w:r w:rsidRPr="00752287">
                <w:rPr>
                  <w:rFonts w:ascii="Arial" w:hAnsi="Arial" w:cs="Arial"/>
                  <w:color w:val="000000"/>
                  <w:sz w:val="18"/>
                  <w:szCs w:val="18"/>
                  <w:lang w:eastAsia="es-AR"/>
                </w:rPr>
                <w:t>73</w:t>
              </w:r>
            </w:ins>
          </w:p>
        </w:tc>
        <w:tc>
          <w:tcPr>
            <w:tcW w:w="580" w:type="dxa"/>
            <w:tcBorders>
              <w:top w:val="nil"/>
              <w:left w:val="nil"/>
              <w:bottom w:val="nil"/>
              <w:right w:val="nil"/>
            </w:tcBorders>
            <w:shd w:val="clear" w:color="000000" w:fill="D9D9D9"/>
            <w:vAlign w:val="center"/>
            <w:hideMark/>
          </w:tcPr>
          <w:p w14:paraId="2982A622" w14:textId="77777777" w:rsidR="00173932" w:rsidRPr="00752287" w:rsidRDefault="00173932" w:rsidP="007F5937">
            <w:pPr>
              <w:jc w:val="center"/>
              <w:rPr>
                <w:ins w:id="1167" w:author="FERNANDA GASPARI" w:date="2021-10-29T10:32:00Z"/>
                <w:rFonts w:ascii="Arial" w:hAnsi="Arial" w:cs="Arial"/>
                <w:color w:val="000000"/>
                <w:sz w:val="18"/>
                <w:szCs w:val="18"/>
                <w:lang w:val="es-CO" w:eastAsia="es-CO"/>
              </w:rPr>
            </w:pPr>
            <w:ins w:id="1168" w:author="FERNANDA GASPARI" w:date="2021-10-29T10:32:00Z">
              <w:r w:rsidRPr="00752287">
                <w:rPr>
                  <w:rFonts w:ascii="Arial" w:hAnsi="Arial" w:cs="Arial"/>
                  <w:color w:val="000000"/>
                  <w:sz w:val="18"/>
                  <w:szCs w:val="18"/>
                  <w:lang w:eastAsia="es-CO"/>
                </w:rPr>
                <w:t>304</w:t>
              </w:r>
            </w:ins>
          </w:p>
        </w:tc>
        <w:tc>
          <w:tcPr>
            <w:tcW w:w="441" w:type="dxa"/>
            <w:tcBorders>
              <w:top w:val="nil"/>
              <w:left w:val="nil"/>
              <w:bottom w:val="nil"/>
              <w:right w:val="nil"/>
            </w:tcBorders>
            <w:shd w:val="clear" w:color="auto" w:fill="auto"/>
            <w:vAlign w:val="center"/>
            <w:hideMark/>
          </w:tcPr>
          <w:p w14:paraId="142C1F13" w14:textId="77777777" w:rsidR="00173932" w:rsidRPr="00752287" w:rsidRDefault="00173932" w:rsidP="007F5937">
            <w:pPr>
              <w:jc w:val="center"/>
              <w:rPr>
                <w:ins w:id="1169" w:author="FERNANDA GASPARI" w:date="2021-10-29T10:32:00Z"/>
                <w:rFonts w:ascii="Arial" w:hAnsi="Arial" w:cs="Arial"/>
                <w:color w:val="000000"/>
                <w:sz w:val="18"/>
                <w:szCs w:val="18"/>
                <w:lang w:val="es-CO" w:eastAsia="es-CO"/>
              </w:rPr>
            </w:pPr>
            <w:ins w:id="1170" w:author="FERNANDA GASPARI" w:date="2021-10-29T10:32:00Z">
              <w:r w:rsidRPr="00752287">
                <w:rPr>
                  <w:rFonts w:ascii="Arial" w:hAnsi="Arial" w:cs="Arial"/>
                  <w:color w:val="000000"/>
                  <w:sz w:val="18"/>
                  <w:szCs w:val="18"/>
                  <w:lang w:eastAsia="es-AR"/>
                </w:rPr>
                <w:t>40</w:t>
              </w:r>
            </w:ins>
          </w:p>
        </w:tc>
        <w:tc>
          <w:tcPr>
            <w:tcW w:w="441" w:type="dxa"/>
            <w:tcBorders>
              <w:top w:val="nil"/>
              <w:left w:val="nil"/>
              <w:bottom w:val="nil"/>
              <w:right w:val="nil"/>
            </w:tcBorders>
            <w:shd w:val="clear" w:color="auto" w:fill="auto"/>
            <w:vAlign w:val="center"/>
            <w:hideMark/>
          </w:tcPr>
          <w:p w14:paraId="7BB0E2A2" w14:textId="77777777" w:rsidR="00173932" w:rsidRPr="00752287" w:rsidRDefault="00173932" w:rsidP="007F5937">
            <w:pPr>
              <w:jc w:val="center"/>
              <w:rPr>
                <w:ins w:id="1171" w:author="FERNANDA GASPARI" w:date="2021-10-29T10:32:00Z"/>
                <w:rFonts w:ascii="Arial" w:hAnsi="Arial" w:cs="Arial"/>
                <w:color w:val="000000"/>
                <w:sz w:val="18"/>
                <w:szCs w:val="18"/>
                <w:lang w:val="es-CO" w:eastAsia="es-CO"/>
              </w:rPr>
            </w:pPr>
            <w:ins w:id="1172"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single" w:sz="8" w:space="0" w:color="auto"/>
            </w:tcBorders>
            <w:shd w:val="clear" w:color="auto" w:fill="auto"/>
            <w:vAlign w:val="center"/>
            <w:hideMark/>
          </w:tcPr>
          <w:p w14:paraId="4BF34CAC" w14:textId="77777777" w:rsidR="00173932" w:rsidRPr="00752287" w:rsidRDefault="00173932" w:rsidP="007F5937">
            <w:pPr>
              <w:jc w:val="center"/>
              <w:rPr>
                <w:ins w:id="1173" w:author="FERNANDA GASPARI" w:date="2021-10-29T10:32:00Z"/>
                <w:rFonts w:ascii="Arial" w:hAnsi="Arial" w:cs="Arial"/>
                <w:color w:val="000000"/>
                <w:sz w:val="18"/>
                <w:szCs w:val="18"/>
                <w:lang w:val="es-CO" w:eastAsia="es-CO"/>
              </w:rPr>
            </w:pPr>
            <w:ins w:id="1174" w:author="FERNANDA GASPARI" w:date="2021-10-29T10:32:00Z">
              <w:r w:rsidRPr="00752287">
                <w:rPr>
                  <w:rFonts w:ascii="Arial" w:hAnsi="Arial" w:cs="Arial"/>
                  <w:color w:val="000000"/>
                  <w:sz w:val="18"/>
                  <w:szCs w:val="18"/>
                  <w:lang w:eastAsia="es-AR"/>
                </w:rPr>
                <w:t>78</w:t>
              </w:r>
            </w:ins>
          </w:p>
        </w:tc>
      </w:tr>
      <w:tr w:rsidR="00173932" w:rsidRPr="00752287" w14:paraId="7E9821E2" w14:textId="77777777" w:rsidTr="007F5937">
        <w:trPr>
          <w:trHeight w:val="168"/>
          <w:tblHeader/>
          <w:jc w:val="center"/>
          <w:ins w:id="1175"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B37747A" w14:textId="77777777" w:rsidR="00173932" w:rsidRPr="00752287" w:rsidRDefault="00173932" w:rsidP="007F5937">
            <w:pPr>
              <w:jc w:val="center"/>
              <w:rPr>
                <w:ins w:id="1176" w:author="FERNANDA GASPARI" w:date="2021-10-29T10:32:00Z"/>
                <w:rFonts w:ascii="Arial" w:hAnsi="Arial" w:cs="Arial"/>
                <w:color w:val="000000"/>
                <w:sz w:val="18"/>
                <w:szCs w:val="18"/>
                <w:lang w:val="es-CO" w:eastAsia="es-CO"/>
              </w:rPr>
            </w:pPr>
            <w:ins w:id="1177" w:author="FERNANDA GASPARI" w:date="2021-10-29T10:32:00Z">
              <w:r w:rsidRPr="00752287">
                <w:rPr>
                  <w:rFonts w:ascii="Arial" w:hAnsi="Arial" w:cs="Arial"/>
                  <w:color w:val="000000"/>
                  <w:sz w:val="18"/>
                  <w:szCs w:val="18"/>
                  <w:lang w:eastAsia="es-CO"/>
                </w:rPr>
                <w:t>311</w:t>
              </w:r>
            </w:ins>
          </w:p>
        </w:tc>
        <w:tc>
          <w:tcPr>
            <w:tcW w:w="441" w:type="dxa"/>
            <w:tcBorders>
              <w:top w:val="nil"/>
              <w:left w:val="nil"/>
              <w:bottom w:val="nil"/>
              <w:right w:val="nil"/>
            </w:tcBorders>
            <w:shd w:val="clear" w:color="auto" w:fill="auto"/>
            <w:vAlign w:val="center"/>
            <w:hideMark/>
          </w:tcPr>
          <w:p w14:paraId="097C439E" w14:textId="77777777" w:rsidR="00173932" w:rsidRPr="00752287" w:rsidRDefault="00173932" w:rsidP="007F5937">
            <w:pPr>
              <w:jc w:val="center"/>
              <w:rPr>
                <w:ins w:id="1178" w:author="FERNANDA GASPARI" w:date="2021-10-29T10:32:00Z"/>
                <w:rFonts w:ascii="Arial" w:hAnsi="Arial" w:cs="Arial"/>
                <w:color w:val="000000"/>
                <w:sz w:val="18"/>
                <w:szCs w:val="18"/>
                <w:lang w:val="es-CO" w:eastAsia="es-CO"/>
              </w:rPr>
            </w:pPr>
            <w:ins w:id="1179" w:author="FERNANDA GASPARI" w:date="2021-10-29T10:32:00Z">
              <w:r w:rsidRPr="00752287">
                <w:rPr>
                  <w:rFonts w:ascii="Arial" w:hAnsi="Arial" w:cs="Arial"/>
                  <w:color w:val="000000"/>
                  <w:sz w:val="18"/>
                  <w:szCs w:val="18"/>
                  <w:lang w:eastAsia="es-AR"/>
                </w:rPr>
                <w:t>15</w:t>
              </w:r>
            </w:ins>
          </w:p>
        </w:tc>
        <w:tc>
          <w:tcPr>
            <w:tcW w:w="441" w:type="dxa"/>
            <w:tcBorders>
              <w:top w:val="nil"/>
              <w:left w:val="nil"/>
              <w:bottom w:val="nil"/>
              <w:right w:val="nil"/>
            </w:tcBorders>
            <w:shd w:val="clear" w:color="auto" w:fill="auto"/>
            <w:vAlign w:val="center"/>
            <w:hideMark/>
          </w:tcPr>
          <w:p w14:paraId="7F3AA8F6" w14:textId="77777777" w:rsidR="00173932" w:rsidRPr="00752287" w:rsidRDefault="00173932" w:rsidP="007F5937">
            <w:pPr>
              <w:jc w:val="center"/>
              <w:rPr>
                <w:ins w:id="1180" w:author="FERNANDA GASPARI" w:date="2021-10-29T10:32:00Z"/>
                <w:rFonts w:ascii="Arial" w:hAnsi="Arial" w:cs="Arial"/>
                <w:color w:val="000000"/>
                <w:sz w:val="18"/>
                <w:szCs w:val="18"/>
                <w:lang w:val="es-CO" w:eastAsia="es-CO"/>
              </w:rPr>
            </w:pPr>
            <w:ins w:id="1181" w:author="FERNANDA GASPARI" w:date="2021-10-29T10:32:00Z">
              <w:r w:rsidRPr="00752287">
                <w:rPr>
                  <w:rFonts w:ascii="Arial" w:hAnsi="Arial" w:cs="Arial"/>
                  <w:color w:val="000000"/>
                  <w:sz w:val="18"/>
                  <w:szCs w:val="18"/>
                  <w:lang w:eastAsia="es-AR"/>
                </w:rPr>
                <w:t>30</w:t>
              </w:r>
            </w:ins>
          </w:p>
        </w:tc>
        <w:tc>
          <w:tcPr>
            <w:tcW w:w="441" w:type="dxa"/>
            <w:tcBorders>
              <w:top w:val="nil"/>
              <w:left w:val="nil"/>
              <w:bottom w:val="nil"/>
              <w:right w:val="single" w:sz="8" w:space="0" w:color="auto"/>
            </w:tcBorders>
            <w:shd w:val="clear" w:color="auto" w:fill="auto"/>
            <w:vAlign w:val="center"/>
            <w:hideMark/>
          </w:tcPr>
          <w:p w14:paraId="0870D7C9" w14:textId="77777777" w:rsidR="00173932" w:rsidRPr="00752287" w:rsidRDefault="00173932" w:rsidP="007F5937">
            <w:pPr>
              <w:jc w:val="center"/>
              <w:rPr>
                <w:ins w:id="1182" w:author="FERNANDA GASPARI" w:date="2021-10-29T10:32:00Z"/>
                <w:rFonts w:ascii="Arial" w:hAnsi="Arial" w:cs="Arial"/>
                <w:color w:val="000000"/>
                <w:sz w:val="18"/>
                <w:szCs w:val="18"/>
                <w:lang w:val="es-CO" w:eastAsia="es-CO"/>
              </w:rPr>
            </w:pPr>
            <w:ins w:id="1183" w:author="FERNANDA GASPARI" w:date="2021-10-29T10:32:00Z">
              <w:r w:rsidRPr="00752287">
                <w:rPr>
                  <w:rFonts w:ascii="Arial" w:hAnsi="Arial" w:cs="Arial"/>
                  <w:color w:val="000000"/>
                  <w:sz w:val="18"/>
                  <w:szCs w:val="18"/>
                  <w:lang w:eastAsia="es-AR"/>
                </w:rPr>
                <w:t>50</w:t>
              </w:r>
            </w:ins>
          </w:p>
        </w:tc>
        <w:tc>
          <w:tcPr>
            <w:tcW w:w="580" w:type="dxa"/>
            <w:tcBorders>
              <w:top w:val="nil"/>
              <w:left w:val="nil"/>
              <w:bottom w:val="nil"/>
              <w:right w:val="nil"/>
            </w:tcBorders>
            <w:shd w:val="clear" w:color="000000" w:fill="D9D9D9"/>
            <w:noWrap/>
            <w:vAlign w:val="center"/>
            <w:hideMark/>
          </w:tcPr>
          <w:p w14:paraId="6C12FB94" w14:textId="77777777" w:rsidR="00173932" w:rsidRPr="00752287" w:rsidRDefault="00173932" w:rsidP="007F5937">
            <w:pPr>
              <w:jc w:val="center"/>
              <w:rPr>
                <w:ins w:id="1184" w:author="FERNANDA GASPARI" w:date="2021-10-29T10:32:00Z"/>
                <w:rFonts w:ascii="Arial" w:hAnsi="Arial" w:cs="Arial"/>
                <w:color w:val="000000"/>
                <w:sz w:val="18"/>
                <w:szCs w:val="18"/>
                <w:lang w:val="es-CO" w:eastAsia="es-CO"/>
              </w:rPr>
            </w:pPr>
            <w:ins w:id="1185" w:author="FERNANDA GASPARI" w:date="2021-10-29T10:32:00Z">
              <w:r w:rsidRPr="00752287">
                <w:rPr>
                  <w:rFonts w:ascii="Arial" w:hAnsi="Arial" w:cs="Arial"/>
                  <w:color w:val="000000"/>
                  <w:sz w:val="18"/>
                  <w:szCs w:val="18"/>
                  <w:lang w:eastAsia="es-AR"/>
                </w:rPr>
                <w:t>312</w:t>
              </w:r>
            </w:ins>
          </w:p>
        </w:tc>
        <w:tc>
          <w:tcPr>
            <w:tcW w:w="441" w:type="dxa"/>
            <w:tcBorders>
              <w:top w:val="nil"/>
              <w:left w:val="nil"/>
              <w:bottom w:val="nil"/>
              <w:right w:val="nil"/>
            </w:tcBorders>
            <w:shd w:val="clear" w:color="auto" w:fill="auto"/>
            <w:vAlign w:val="center"/>
            <w:hideMark/>
          </w:tcPr>
          <w:p w14:paraId="2F4A5A7F" w14:textId="77777777" w:rsidR="00173932" w:rsidRPr="00752287" w:rsidRDefault="00173932" w:rsidP="007F5937">
            <w:pPr>
              <w:jc w:val="center"/>
              <w:rPr>
                <w:ins w:id="1186" w:author="FERNANDA GASPARI" w:date="2021-10-29T10:32:00Z"/>
                <w:rFonts w:ascii="Arial" w:hAnsi="Arial" w:cs="Arial"/>
                <w:color w:val="000000"/>
                <w:sz w:val="18"/>
                <w:szCs w:val="18"/>
                <w:lang w:val="es-CO" w:eastAsia="es-CO"/>
              </w:rPr>
            </w:pPr>
            <w:ins w:id="1187" w:author="FERNANDA GASPARI" w:date="2021-10-29T10:32:00Z">
              <w:r w:rsidRPr="00752287">
                <w:rPr>
                  <w:rFonts w:ascii="Arial" w:hAnsi="Arial" w:cs="Arial"/>
                  <w:color w:val="000000"/>
                  <w:sz w:val="18"/>
                  <w:szCs w:val="18"/>
                  <w:lang w:eastAsia="es-AR"/>
                </w:rPr>
                <w:t>37</w:t>
              </w:r>
            </w:ins>
          </w:p>
        </w:tc>
        <w:tc>
          <w:tcPr>
            <w:tcW w:w="441" w:type="dxa"/>
            <w:tcBorders>
              <w:top w:val="nil"/>
              <w:left w:val="nil"/>
              <w:bottom w:val="nil"/>
              <w:right w:val="nil"/>
            </w:tcBorders>
            <w:shd w:val="clear" w:color="auto" w:fill="auto"/>
            <w:vAlign w:val="center"/>
            <w:hideMark/>
          </w:tcPr>
          <w:p w14:paraId="527E8C2F" w14:textId="77777777" w:rsidR="00173932" w:rsidRPr="00752287" w:rsidRDefault="00173932" w:rsidP="007F5937">
            <w:pPr>
              <w:jc w:val="center"/>
              <w:rPr>
                <w:ins w:id="1188" w:author="FERNANDA GASPARI" w:date="2021-10-29T10:32:00Z"/>
                <w:rFonts w:ascii="Arial" w:hAnsi="Arial" w:cs="Arial"/>
                <w:color w:val="000000"/>
                <w:sz w:val="18"/>
                <w:szCs w:val="18"/>
                <w:lang w:val="es-CO" w:eastAsia="es-CO"/>
              </w:rPr>
            </w:pPr>
            <w:ins w:id="1189"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single" w:sz="8" w:space="0" w:color="auto"/>
            </w:tcBorders>
            <w:shd w:val="clear" w:color="auto" w:fill="auto"/>
            <w:vAlign w:val="center"/>
            <w:hideMark/>
          </w:tcPr>
          <w:p w14:paraId="5BD4BCF1" w14:textId="77777777" w:rsidR="00173932" w:rsidRPr="00752287" w:rsidRDefault="00173932" w:rsidP="007F5937">
            <w:pPr>
              <w:jc w:val="center"/>
              <w:rPr>
                <w:ins w:id="1190" w:author="FERNANDA GASPARI" w:date="2021-10-29T10:32:00Z"/>
                <w:rFonts w:ascii="Arial" w:hAnsi="Arial" w:cs="Arial"/>
                <w:color w:val="000000"/>
                <w:sz w:val="18"/>
                <w:szCs w:val="18"/>
                <w:lang w:val="es-CO" w:eastAsia="es-CO"/>
              </w:rPr>
            </w:pPr>
            <w:ins w:id="1191" w:author="FERNANDA GASPARI" w:date="2021-10-29T10:32:00Z">
              <w:r w:rsidRPr="00752287">
                <w:rPr>
                  <w:rFonts w:ascii="Arial" w:hAnsi="Arial" w:cs="Arial"/>
                  <w:color w:val="000000"/>
                  <w:sz w:val="18"/>
                  <w:szCs w:val="18"/>
                  <w:lang w:eastAsia="es-AR"/>
                </w:rPr>
                <w:t>76</w:t>
              </w:r>
            </w:ins>
          </w:p>
        </w:tc>
        <w:tc>
          <w:tcPr>
            <w:tcW w:w="580" w:type="dxa"/>
            <w:tcBorders>
              <w:top w:val="nil"/>
              <w:left w:val="nil"/>
              <w:bottom w:val="nil"/>
              <w:right w:val="nil"/>
            </w:tcBorders>
            <w:shd w:val="clear" w:color="000000" w:fill="D9D9D9"/>
            <w:vAlign w:val="center"/>
            <w:hideMark/>
          </w:tcPr>
          <w:p w14:paraId="0B61498A" w14:textId="77777777" w:rsidR="00173932" w:rsidRPr="00752287" w:rsidRDefault="00173932" w:rsidP="007F5937">
            <w:pPr>
              <w:jc w:val="center"/>
              <w:rPr>
                <w:ins w:id="1192" w:author="FERNANDA GASPARI" w:date="2021-10-29T10:32:00Z"/>
                <w:rFonts w:ascii="Arial" w:hAnsi="Arial" w:cs="Arial"/>
                <w:color w:val="000000"/>
                <w:sz w:val="18"/>
                <w:szCs w:val="18"/>
                <w:lang w:val="es-CO" w:eastAsia="es-CO"/>
              </w:rPr>
            </w:pPr>
            <w:ins w:id="1193" w:author="FERNANDA GASPARI" w:date="2021-10-29T10:32:00Z">
              <w:r w:rsidRPr="00752287">
                <w:rPr>
                  <w:rFonts w:ascii="Arial" w:hAnsi="Arial" w:cs="Arial"/>
                  <w:color w:val="000000"/>
                  <w:sz w:val="18"/>
                  <w:szCs w:val="18"/>
                  <w:lang w:eastAsia="es-CO"/>
                </w:rPr>
                <w:t>313</w:t>
              </w:r>
            </w:ins>
          </w:p>
        </w:tc>
        <w:tc>
          <w:tcPr>
            <w:tcW w:w="441" w:type="dxa"/>
            <w:tcBorders>
              <w:top w:val="nil"/>
              <w:left w:val="nil"/>
              <w:bottom w:val="nil"/>
              <w:right w:val="nil"/>
            </w:tcBorders>
            <w:shd w:val="clear" w:color="auto" w:fill="auto"/>
            <w:vAlign w:val="center"/>
            <w:hideMark/>
          </w:tcPr>
          <w:p w14:paraId="2E4EDA66" w14:textId="77777777" w:rsidR="00173932" w:rsidRPr="00752287" w:rsidRDefault="00173932" w:rsidP="007F5937">
            <w:pPr>
              <w:jc w:val="center"/>
              <w:rPr>
                <w:ins w:id="1194" w:author="FERNANDA GASPARI" w:date="2021-10-29T10:32:00Z"/>
                <w:rFonts w:ascii="Arial" w:hAnsi="Arial" w:cs="Arial"/>
                <w:color w:val="000000"/>
                <w:sz w:val="18"/>
                <w:szCs w:val="18"/>
                <w:lang w:val="es-CO" w:eastAsia="es-CO"/>
              </w:rPr>
            </w:pPr>
            <w:ins w:id="1195" w:author="FERNANDA GASPARI" w:date="2021-10-29T10:32:00Z">
              <w:r w:rsidRPr="00752287">
                <w:rPr>
                  <w:rFonts w:ascii="Arial" w:hAnsi="Arial" w:cs="Arial"/>
                  <w:color w:val="000000"/>
                  <w:sz w:val="18"/>
                  <w:szCs w:val="18"/>
                  <w:lang w:eastAsia="es-AR"/>
                </w:rPr>
                <w:t>51</w:t>
              </w:r>
            </w:ins>
          </w:p>
        </w:tc>
        <w:tc>
          <w:tcPr>
            <w:tcW w:w="441" w:type="dxa"/>
            <w:tcBorders>
              <w:top w:val="nil"/>
              <w:left w:val="nil"/>
              <w:bottom w:val="nil"/>
              <w:right w:val="nil"/>
            </w:tcBorders>
            <w:shd w:val="clear" w:color="auto" w:fill="auto"/>
            <w:vAlign w:val="center"/>
            <w:hideMark/>
          </w:tcPr>
          <w:p w14:paraId="221D356D" w14:textId="77777777" w:rsidR="00173932" w:rsidRPr="00752287" w:rsidRDefault="00173932" w:rsidP="007F5937">
            <w:pPr>
              <w:jc w:val="center"/>
              <w:rPr>
                <w:ins w:id="1196" w:author="FERNANDA GASPARI" w:date="2021-10-29T10:32:00Z"/>
                <w:rFonts w:ascii="Arial" w:hAnsi="Arial" w:cs="Arial"/>
                <w:color w:val="000000"/>
                <w:sz w:val="18"/>
                <w:szCs w:val="18"/>
                <w:lang w:val="es-CO" w:eastAsia="es-CO"/>
              </w:rPr>
            </w:pPr>
            <w:ins w:id="1197" w:author="FERNANDA GASPARI" w:date="2021-10-29T10:32:00Z">
              <w:r w:rsidRPr="00752287">
                <w:rPr>
                  <w:rFonts w:ascii="Arial" w:hAnsi="Arial" w:cs="Arial"/>
                  <w:color w:val="000000"/>
                  <w:sz w:val="18"/>
                  <w:szCs w:val="18"/>
                  <w:lang w:eastAsia="es-AR"/>
                </w:rPr>
                <w:t>71</w:t>
              </w:r>
            </w:ins>
          </w:p>
        </w:tc>
        <w:tc>
          <w:tcPr>
            <w:tcW w:w="441" w:type="dxa"/>
            <w:tcBorders>
              <w:top w:val="nil"/>
              <w:left w:val="nil"/>
              <w:bottom w:val="nil"/>
              <w:right w:val="single" w:sz="8" w:space="0" w:color="auto"/>
            </w:tcBorders>
            <w:shd w:val="clear" w:color="auto" w:fill="auto"/>
            <w:vAlign w:val="center"/>
            <w:hideMark/>
          </w:tcPr>
          <w:p w14:paraId="55975D2E" w14:textId="77777777" w:rsidR="00173932" w:rsidRPr="00752287" w:rsidRDefault="00173932" w:rsidP="007F5937">
            <w:pPr>
              <w:jc w:val="center"/>
              <w:rPr>
                <w:ins w:id="1198" w:author="FERNANDA GASPARI" w:date="2021-10-29T10:32:00Z"/>
                <w:rFonts w:ascii="Arial" w:hAnsi="Arial" w:cs="Arial"/>
                <w:color w:val="000000"/>
                <w:sz w:val="18"/>
                <w:szCs w:val="18"/>
                <w:lang w:val="es-CO" w:eastAsia="es-CO"/>
              </w:rPr>
            </w:pPr>
            <w:ins w:id="1199" w:author="FERNANDA GASPARI" w:date="2021-10-29T10:32:00Z">
              <w:r w:rsidRPr="00752287">
                <w:rPr>
                  <w:rFonts w:ascii="Arial" w:hAnsi="Arial" w:cs="Arial"/>
                  <w:color w:val="000000"/>
                  <w:sz w:val="18"/>
                  <w:szCs w:val="18"/>
                  <w:lang w:eastAsia="es-AR"/>
                </w:rPr>
                <w:t>85</w:t>
              </w:r>
            </w:ins>
          </w:p>
        </w:tc>
        <w:tc>
          <w:tcPr>
            <w:tcW w:w="580" w:type="dxa"/>
            <w:tcBorders>
              <w:top w:val="nil"/>
              <w:left w:val="nil"/>
              <w:bottom w:val="nil"/>
              <w:right w:val="nil"/>
            </w:tcBorders>
            <w:shd w:val="clear" w:color="000000" w:fill="D9D9D9"/>
            <w:vAlign w:val="center"/>
            <w:hideMark/>
          </w:tcPr>
          <w:p w14:paraId="2ADE8B99" w14:textId="77777777" w:rsidR="00173932" w:rsidRPr="00752287" w:rsidRDefault="00173932" w:rsidP="007F5937">
            <w:pPr>
              <w:jc w:val="center"/>
              <w:rPr>
                <w:ins w:id="1200" w:author="FERNANDA GASPARI" w:date="2021-10-29T10:32:00Z"/>
                <w:rFonts w:ascii="Arial" w:hAnsi="Arial" w:cs="Arial"/>
                <w:color w:val="000000"/>
                <w:sz w:val="18"/>
                <w:szCs w:val="18"/>
                <w:lang w:val="es-CO" w:eastAsia="es-CO"/>
              </w:rPr>
            </w:pPr>
            <w:ins w:id="1201" w:author="FERNANDA GASPARI" w:date="2021-10-29T10:32:00Z">
              <w:r w:rsidRPr="00752287">
                <w:rPr>
                  <w:rFonts w:ascii="Arial" w:hAnsi="Arial" w:cs="Arial"/>
                  <w:color w:val="000000"/>
                  <w:sz w:val="18"/>
                  <w:szCs w:val="18"/>
                  <w:lang w:eastAsia="es-CO"/>
                </w:rPr>
                <w:t>314</w:t>
              </w:r>
            </w:ins>
          </w:p>
        </w:tc>
        <w:tc>
          <w:tcPr>
            <w:tcW w:w="441" w:type="dxa"/>
            <w:tcBorders>
              <w:top w:val="nil"/>
              <w:left w:val="nil"/>
              <w:bottom w:val="nil"/>
              <w:right w:val="nil"/>
            </w:tcBorders>
            <w:shd w:val="clear" w:color="auto" w:fill="auto"/>
            <w:vAlign w:val="center"/>
            <w:hideMark/>
          </w:tcPr>
          <w:p w14:paraId="369E36E9" w14:textId="77777777" w:rsidR="00173932" w:rsidRPr="00752287" w:rsidRDefault="00173932" w:rsidP="007F5937">
            <w:pPr>
              <w:jc w:val="center"/>
              <w:rPr>
                <w:ins w:id="1202" w:author="FERNANDA GASPARI" w:date="2021-10-29T10:32:00Z"/>
                <w:rFonts w:ascii="Arial" w:hAnsi="Arial" w:cs="Arial"/>
                <w:color w:val="000000"/>
                <w:sz w:val="18"/>
                <w:szCs w:val="18"/>
                <w:lang w:val="es-CO" w:eastAsia="es-CO"/>
              </w:rPr>
            </w:pPr>
            <w:ins w:id="1203"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vAlign w:val="center"/>
            <w:hideMark/>
          </w:tcPr>
          <w:p w14:paraId="6EAD69AD" w14:textId="77777777" w:rsidR="00173932" w:rsidRPr="00752287" w:rsidRDefault="00173932" w:rsidP="007F5937">
            <w:pPr>
              <w:jc w:val="center"/>
              <w:rPr>
                <w:ins w:id="1204" w:author="FERNANDA GASPARI" w:date="2021-10-29T10:32:00Z"/>
                <w:rFonts w:ascii="Arial" w:hAnsi="Arial" w:cs="Arial"/>
                <w:color w:val="000000"/>
                <w:sz w:val="18"/>
                <w:szCs w:val="18"/>
                <w:lang w:val="es-CO" w:eastAsia="es-CO"/>
              </w:rPr>
            </w:pPr>
            <w:ins w:id="1205"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0DBBF44F" w14:textId="77777777" w:rsidR="00173932" w:rsidRPr="00752287" w:rsidRDefault="00173932" w:rsidP="007F5937">
            <w:pPr>
              <w:jc w:val="center"/>
              <w:rPr>
                <w:ins w:id="1206" w:author="FERNANDA GASPARI" w:date="2021-10-29T10:32:00Z"/>
                <w:rFonts w:ascii="Arial" w:hAnsi="Arial" w:cs="Arial"/>
                <w:color w:val="000000"/>
                <w:sz w:val="18"/>
                <w:szCs w:val="18"/>
                <w:lang w:val="es-CO" w:eastAsia="es-CO"/>
              </w:rPr>
            </w:pPr>
            <w:ins w:id="1207" w:author="FERNANDA GASPARI" w:date="2021-10-29T10:32:00Z">
              <w:r w:rsidRPr="00752287">
                <w:rPr>
                  <w:rFonts w:ascii="Arial" w:hAnsi="Arial" w:cs="Arial"/>
                  <w:color w:val="000000"/>
                  <w:sz w:val="18"/>
                  <w:szCs w:val="18"/>
                  <w:lang w:eastAsia="es-AR"/>
                </w:rPr>
                <w:t>89</w:t>
              </w:r>
            </w:ins>
          </w:p>
        </w:tc>
      </w:tr>
      <w:tr w:rsidR="00173932" w:rsidRPr="00752287" w14:paraId="7684FBBD" w14:textId="77777777" w:rsidTr="007F5937">
        <w:trPr>
          <w:trHeight w:val="168"/>
          <w:tblHeader/>
          <w:jc w:val="center"/>
          <w:ins w:id="1208"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D58DB3B" w14:textId="77777777" w:rsidR="00173932" w:rsidRPr="00752287" w:rsidRDefault="00173932" w:rsidP="007F5937">
            <w:pPr>
              <w:jc w:val="center"/>
              <w:rPr>
                <w:ins w:id="1209" w:author="FERNANDA GASPARI" w:date="2021-10-29T10:32:00Z"/>
                <w:rFonts w:ascii="Arial" w:hAnsi="Arial" w:cs="Arial"/>
                <w:color w:val="000000"/>
                <w:sz w:val="18"/>
                <w:szCs w:val="18"/>
                <w:lang w:val="es-CO" w:eastAsia="es-CO"/>
              </w:rPr>
            </w:pPr>
            <w:ins w:id="1210" w:author="FERNANDA GASPARI" w:date="2021-10-29T10:32:00Z">
              <w:r w:rsidRPr="00752287">
                <w:rPr>
                  <w:rFonts w:ascii="Arial" w:hAnsi="Arial" w:cs="Arial"/>
                  <w:color w:val="000000"/>
                  <w:sz w:val="18"/>
                  <w:szCs w:val="18"/>
                  <w:lang w:eastAsia="es-CO"/>
                </w:rPr>
                <w:t>321</w:t>
              </w:r>
            </w:ins>
          </w:p>
        </w:tc>
        <w:tc>
          <w:tcPr>
            <w:tcW w:w="441" w:type="dxa"/>
            <w:tcBorders>
              <w:top w:val="nil"/>
              <w:left w:val="nil"/>
              <w:bottom w:val="nil"/>
              <w:right w:val="nil"/>
            </w:tcBorders>
            <w:shd w:val="clear" w:color="auto" w:fill="auto"/>
            <w:vAlign w:val="center"/>
            <w:hideMark/>
          </w:tcPr>
          <w:p w14:paraId="44DF3149" w14:textId="77777777" w:rsidR="00173932" w:rsidRPr="00752287" w:rsidRDefault="00173932" w:rsidP="007F5937">
            <w:pPr>
              <w:jc w:val="center"/>
              <w:rPr>
                <w:ins w:id="1211" w:author="FERNANDA GASPARI" w:date="2021-10-29T10:32:00Z"/>
                <w:rFonts w:ascii="Arial" w:hAnsi="Arial" w:cs="Arial"/>
                <w:color w:val="000000"/>
                <w:sz w:val="18"/>
                <w:szCs w:val="18"/>
                <w:lang w:val="es-CO" w:eastAsia="es-CO"/>
              </w:rPr>
            </w:pPr>
            <w:ins w:id="1212" w:author="FERNANDA GASPARI" w:date="2021-10-29T10:32:00Z">
              <w:r w:rsidRPr="00752287">
                <w:rPr>
                  <w:rFonts w:ascii="Arial" w:hAnsi="Arial" w:cs="Arial"/>
                  <w:color w:val="000000"/>
                  <w:sz w:val="18"/>
                  <w:szCs w:val="18"/>
                  <w:lang w:eastAsia="es-AR"/>
                </w:rPr>
                <w:t>47</w:t>
              </w:r>
            </w:ins>
          </w:p>
        </w:tc>
        <w:tc>
          <w:tcPr>
            <w:tcW w:w="441" w:type="dxa"/>
            <w:tcBorders>
              <w:top w:val="nil"/>
              <w:left w:val="nil"/>
              <w:bottom w:val="nil"/>
              <w:right w:val="nil"/>
            </w:tcBorders>
            <w:shd w:val="clear" w:color="auto" w:fill="auto"/>
            <w:vAlign w:val="center"/>
            <w:hideMark/>
          </w:tcPr>
          <w:p w14:paraId="4172A8F8" w14:textId="77777777" w:rsidR="00173932" w:rsidRPr="00752287" w:rsidRDefault="00173932" w:rsidP="007F5937">
            <w:pPr>
              <w:jc w:val="center"/>
              <w:rPr>
                <w:ins w:id="1213" w:author="FERNANDA GASPARI" w:date="2021-10-29T10:32:00Z"/>
                <w:rFonts w:ascii="Arial" w:hAnsi="Arial" w:cs="Arial"/>
                <w:color w:val="000000"/>
                <w:sz w:val="18"/>
                <w:szCs w:val="18"/>
                <w:lang w:val="es-CO" w:eastAsia="es-CO"/>
              </w:rPr>
            </w:pPr>
            <w:ins w:id="1214" w:author="FERNANDA GASPARI" w:date="2021-10-29T10:32:00Z">
              <w:r w:rsidRPr="00752287">
                <w:rPr>
                  <w:rFonts w:ascii="Arial" w:hAnsi="Arial" w:cs="Arial"/>
                  <w:color w:val="000000"/>
                  <w:sz w:val="18"/>
                  <w:szCs w:val="18"/>
                  <w:lang w:eastAsia="es-AR"/>
                </w:rPr>
                <w:t>68</w:t>
              </w:r>
            </w:ins>
          </w:p>
        </w:tc>
        <w:tc>
          <w:tcPr>
            <w:tcW w:w="441" w:type="dxa"/>
            <w:tcBorders>
              <w:top w:val="nil"/>
              <w:left w:val="nil"/>
              <w:bottom w:val="nil"/>
              <w:right w:val="single" w:sz="8" w:space="0" w:color="auto"/>
            </w:tcBorders>
            <w:shd w:val="clear" w:color="auto" w:fill="auto"/>
            <w:vAlign w:val="center"/>
            <w:hideMark/>
          </w:tcPr>
          <w:p w14:paraId="66C8F7B3" w14:textId="77777777" w:rsidR="00173932" w:rsidRPr="00752287" w:rsidRDefault="00173932" w:rsidP="007F5937">
            <w:pPr>
              <w:jc w:val="center"/>
              <w:rPr>
                <w:ins w:id="1215" w:author="FERNANDA GASPARI" w:date="2021-10-29T10:32:00Z"/>
                <w:rFonts w:ascii="Arial" w:hAnsi="Arial" w:cs="Arial"/>
                <w:color w:val="000000"/>
                <w:sz w:val="18"/>
                <w:szCs w:val="18"/>
                <w:lang w:val="es-CO" w:eastAsia="es-CO"/>
              </w:rPr>
            </w:pPr>
            <w:ins w:id="1216" w:author="FERNANDA GASPARI" w:date="2021-10-29T10:32:00Z">
              <w:r w:rsidRPr="00752287">
                <w:rPr>
                  <w:rFonts w:ascii="Arial" w:hAnsi="Arial" w:cs="Arial"/>
                  <w:color w:val="000000"/>
                  <w:sz w:val="18"/>
                  <w:szCs w:val="18"/>
                  <w:lang w:eastAsia="es-AR"/>
                </w:rPr>
                <w:t>83</w:t>
              </w:r>
            </w:ins>
          </w:p>
        </w:tc>
        <w:tc>
          <w:tcPr>
            <w:tcW w:w="580" w:type="dxa"/>
            <w:tcBorders>
              <w:top w:val="nil"/>
              <w:left w:val="nil"/>
              <w:bottom w:val="nil"/>
              <w:right w:val="nil"/>
            </w:tcBorders>
            <w:shd w:val="clear" w:color="000000" w:fill="D9D9D9"/>
            <w:noWrap/>
            <w:vAlign w:val="center"/>
            <w:hideMark/>
          </w:tcPr>
          <w:p w14:paraId="46D3846A" w14:textId="77777777" w:rsidR="00173932" w:rsidRPr="00752287" w:rsidRDefault="00173932" w:rsidP="007F5937">
            <w:pPr>
              <w:jc w:val="center"/>
              <w:rPr>
                <w:ins w:id="1217" w:author="FERNANDA GASPARI" w:date="2021-10-29T10:32:00Z"/>
                <w:rFonts w:ascii="Arial" w:hAnsi="Arial" w:cs="Arial"/>
                <w:color w:val="000000"/>
                <w:sz w:val="18"/>
                <w:szCs w:val="18"/>
                <w:lang w:val="es-CO" w:eastAsia="es-CO"/>
              </w:rPr>
            </w:pPr>
            <w:ins w:id="1218" w:author="FERNANDA GASPARI" w:date="2021-10-29T10:32:00Z">
              <w:r w:rsidRPr="00752287">
                <w:rPr>
                  <w:rFonts w:ascii="Arial" w:hAnsi="Arial" w:cs="Arial"/>
                  <w:color w:val="000000"/>
                  <w:sz w:val="18"/>
                  <w:szCs w:val="18"/>
                  <w:lang w:eastAsia="es-AR"/>
                </w:rPr>
                <w:t>322</w:t>
              </w:r>
            </w:ins>
          </w:p>
        </w:tc>
        <w:tc>
          <w:tcPr>
            <w:tcW w:w="441" w:type="dxa"/>
            <w:tcBorders>
              <w:top w:val="nil"/>
              <w:left w:val="nil"/>
              <w:bottom w:val="nil"/>
              <w:right w:val="nil"/>
            </w:tcBorders>
            <w:shd w:val="clear" w:color="auto" w:fill="auto"/>
            <w:vAlign w:val="center"/>
            <w:hideMark/>
          </w:tcPr>
          <w:p w14:paraId="3B8BB00C" w14:textId="77777777" w:rsidR="00173932" w:rsidRPr="00752287" w:rsidRDefault="00173932" w:rsidP="007F5937">
            <w:pPr>
              <w:jc w:val="center"/>
              <w:rPr>
                <w:ins w:id="1219" w:author="FERNANDA GASPARI" w:date="2021-10-29T10:32:00Z"/>
                <w:rFonts w:ascii="Arial" w:hAnsi="Arial" w:cs="Arial"/>
                <w:color w:val="000000"/>
                <w:sz w:val="18"/>
                <w:szCs w:val="18"/>
                <w:lang w:val="es-CO" w:eastAsia="es-CO"/>
              </w:rPr>
            </w:pPr>
            <w:ins w:id="1220"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78ED9885" w14:textId="77777777" w:rsidR="00173932" w:rsidRPr="00752287" w:rsidRDefault="00173932" w:rsidP="007F5937">
            <w:pPr>
              <w:jc w:val="center"/>
              <w:rPr>
                <w:ins w:id="1221" w:author="FERNANDA GASPARI" w:date="2021-10-29T10:32:00Z"/>
                <w:rFonts w:ascii="Arial" w:hAnsi="Arial" w:cs="Arial"/>
                <w:color w:val="000000"/>
                <w:sz w:val="18"/>
                <w:szCs w:val="18"/>
                <w:lang w:val="es-CO" w:eastAsia="es-CO"/>
              </w:rPr>
            </w:pPr>
            <w:ins w:id="1222"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4E011031" w14:textId="77777777" w:rsidR="00173932" w:rsidRPr="00752287" w:rsidRDefault="00173932" w:rsidP="007F5937">
            <w:pPr>
              <w:jc w:val="center"/>
              <w:rPr>
                <w:ins w:id="1223" w:author="FERNANDA GASPARI" w:date="2021-10-29T10:32:00Z"/>
                <w:rFonts w:ascii="Arial" w:hAnsi="Arial" w:cs="Arial"/>
                <w:color w:val="000000"/>
                <w:sz w:val="18"/>
                <w:szCs w:val="18"/>
                <w:lang w:val="es-CO" w:eastAsia="es-CO"/>
              </w:rPr>
            </w:pPr>
            <w:ins w:id="1224"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19D6F49B" w14:textId="77777777" w:rsidR="00173932" w:rsidRPr="00752287" w:rsidRDefault="00173932" w:rsidP="007F5937">
            <w:pPr>
              <w:jc w:val="center"/>
              <w:rPr>
                <w:ins w:id="1225" w:author="FERNANDA GASPARI" w:date="2021-10-29T10:32:00Z"/>
                <w:rFonts w:ascii="Arial" w:hAnsi="Arial" w:cs="Arial"/>
                <w:color w:val="000000"/>
                <w:sz w:val="18"/>
                <w:szCs w:val="18"/>
                <w:lang w:val="es-CO" w:eastAsia="es-CO"/>
              </w:rPr>
            </w:pPr>
            <w:ins w:id="1226" w:author="FERNANDA GASPARI" w:date="2021-10-29T10:32:00Z">
              <w:r w:rsidRPr="00752287">
                <w:rPr>
                  <w:rFonts w:ascii="Arial" w:hAnsi="Arial" w:cs="Arial"/>
                  <w:color w:val="000000"/>
                  <w:sz w:val="18"/>
                  <w:szCs w:val="18"/>
                  <w:lang w:eastAsia="es-CO"/>
                </w:rPr>
                <w:t>323</w:t>
              </w:r>
            </w:ins>
          </w:p>
        </w:tc>
        <w:tc>
          <w:tcPr>
            <w:tcW w:w="441" w:type="dxa"/>
            <w:tcBorders>
              <w:top w:val="nil"/>
              <w:left w:val="nil"/>
              <w:bottom w:val="nil"/>
              <w:right w:val="nil"/>
            </w:tcBorders>
            <w:shd w:val="clear" w:color="auto" w:fill="auto"/>
            <w:vAlign w:val="center"/>
            <w:hideMark/>
          </w:tcPr>
          <w:p w14:paraId="667298C0" w14:textId="77777777" w:rsidR="00173932" w:rsidRPr="00752287" w:rsidRDefault="00173932" w:rsidP="007F5937">
            <w:pPr>
              <w:jc w:val="center"/>
              <w:rPr>
                <w:ins w:id="1227" w:author="FERNANDA GASPARI" w:date="2021-10-29T10:32:00Z"/>
                <w:rFonts w:ascii="Arial" w:hAnsi="Arial" w:cs="Arial"/>
                <w:color w:val="000000"/>
                <w:sz w:val="18"/>
                <w:szCs w:val="18"/>
                <w:lang w:val="es-CO" w:eastAsia="es-CO"/>
              </w:rPr>
            </w:pPr>
            <w:ins w:id="1228"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vAlign w:val="center"/>
            <w:hideMark/>
          </w:tcPr>
          <w:p w14:paraId="555AF1AA" w14:textId="77777777" w:rsidR="00173932" w:rsidRPr="00752287" w:rsidRDefault="00173932" w:rsidP="007F5937">
            <w:pPr>
              <w:jc w:val="center"/>
              <w:rPr>
                <w:ins w:id="1229" w:author="FERNANDA GASPARI" w:date="2021-10-29T10:32:00Z"/>
                <w:rFonts w:ascii="Arial" w:hAnsi="Arial" w:cs="Arial"/>
                <w:color w:val="000000"/>
                <w:sz w:val="18"/>
                <w:szCs w:val="18"/>
                <w:lang w:val="es-CO" w:eastAsia="es-CO"/>
              </w:rPr>
            </w:pPr>
            <w:ins w:id="1230" w:author="FERNANDA GASPARI" w:date="2021-10-29T10:32:00Z">
              <w:r w:rsidRPr="00752287">
                <w:rPr>
                  <w:rFonts w:ascii="Arial" w:hAnsi="Arial" w:cs="Arial"/>
                  <w:color w:val="000000"/>
                  <w:sz w:val="18"/>
                  <w:szCs w:val="18"/>
                  <w:lang w:eastAsia="es-AR"/>
                </w:rPr>
                <w:t>86</w:t>
              </w:r>
            </w:ins>
          </w:p>
        </w:tc>
        <w:tc>
          <w:tcPr>
            <w:tcW w:w="441" w:type="dxa"/>
            <w:tcBorders>
              <w:top w:val="nil"/>
              <w:left w:val="nil"/>
              <w:bottom w:val="nil"/>
              <w:right w:val="single" w:sz="8" w:space="0" w:color="auto"/>
            </w:tcBorders>
            <w:shd w:val="clear" w:color="auto" w:fill="auto"/>
            <w:vAlign w:val="center"/>
            <w:hideMark/>
          </w:tcPr>
          <w:p w14:paraId="1CF5E086" w14:textId="77777777" w:rsidR="00173932" w:rsidRPr="00752287" w:rsidRDefault="00173932" w:rsidP="007F5937">
            <w:pPr>
              <w:jc w:val="center"/>
              <w:rPr>
                <w:ins w:id="1231" w:author="FERNANDA GASPARI" w:date="2021-10-29T10:32:00Z"/>
                <w:rFonts w:ascii="Arial" w:hAnsi="Arial" w:cs="Arial"/>
                <w:color w:val="000000"/>
                <w:sz w:val="18"/>
                <w:szCs w:val="18"/>
                <w:lang w:val="es-CO" w:eastAsia="es-CO"/>
              </w:rPr>
            </w:pPr>
            <w:ins w:id="1232" w:author="FERNANDA GASPARI" w:date="2021-10-29T10:32:00Z">
              <w:r w:rsidRPr="00752287">
                <w:rPr>
                  <w:rFonts w:ascii="Arial" w:hAnsi="Arial" w:cs="Arial"/>
                  <w:color w:val="000000"/>
                  <w:sz w:val="18"/>
                  <w:szCs w:val="18"/>
                  <w:lang w:eastAsia="es-AR"/>
                </w:rPr>
                <w:t>93</w:t>
              </w:r>
            </w:ins>
          </w:p>
        </w:tc>
        <w:tc>
          <w:tcPr>
            <w:tcW w:w="580" w:type="dxa"/>
            <w:tcBorders>
              <w:top w:val="nil"/>
              <w:left w:val="nil"/>
              <w:bottom w:val="nil"/>
              <w:right w:val="nil"/>
            </w:tcBorders>
            <w:shd w:val="clear" w:color="000000" w:fill="D9D9D9"/>
            <w:vAlign w:val="center"/>
            <w:hideMark/>
          </w:tcPr>
          <w:p w14:paraId="1FB33F63" w14:textId="77777777" w:rsidR="00173932" w:rsidRPr="00752287" w:rsidRDefault="00173932" w:rsidP="007F5937">
            <w:pPr>
              <w:jc w:val="center"/>
              <w:rPr>
                <w:ins w:id="1233" w:author="FERNANDA GASPARI" w:date="2021-10-29T10:32:00Z"/>
                <w:rFonts w:ascii="Arial" w:hAnsi="Arial" w:cs="Arial"/>
                <w:color w:val="000000"/>
                <w:sz w:val="18"/>
                <w:szCs w:val="18"/>
                <w:lang w:val="es-CO" w:eastAsia="es-CO"/>
              </w:rPr>
            </w:pPr>
            <w:ins w:id="1234" w:author="FERNANDA GASPARI" w:date="2021-10-29T10:32:00Z">
              <w:r w:rsidRPr="00752287">
                <w:rPr>
                  <w:rFonts w:ascii="Arial" w:hAnsi="Arial" w:cs="Arial"/>
                  <w:color w:val="000000"/>
                  <w:sz w:val="18"/>
                  <w:szCs w:val="18"/>
                  <w:lang w:eastAsia="es-CO"/>
                </w:rPr>
                <w:t>324</w:t>
              </w:r>
            </w:ins>
          </w:p>
        </w:tc>
        <w:tc>
          <w:tcPr>
            <w:tcW w:w="441" w:type="dxa"/>
            <w:tcBorders>
              <w:top w:val="nil"/>
              <w:left w:val="nil"/>
              <w:bottom w:val="nil"/>
              <w:right w:val="nil"/>
            </w:tcBorders>
            <w:shd w:val="clear" w:color="auto" w:fill="auto"/>
            <w:vAlign w:val="center"/>
            <w:hideMark/>
          </w:tcPr>
          <w:p w14:paraId="3A93701D" w14:textId="77777777" w:rsidR="00173932" w:rsidRPr="00752287" w:rsidRDefault="00173932" w:rsidP="007F5937">
            <w:pPr>
              <w:jc w:val="center"/>
              <w:rPr>
                <w:ins w:id="1235" w:author="FERNANDA GASPARI" w:date="2021-10-29T10:32:00Z"/>
                <w:rFonts w:ascii="Arial" w:hAnsi="Arial" w:cs="Arial"/>
                <w:color w:val="000000"/>
                <w:sz w:val="18"/>
                <w:szCs w:val="18"/>
                <w:lang w:val="es-CO" w:eastAsia="es-CO"/>
              </w:rPr>
            </w:pPr>
            <w:ins w:id="1236"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nil"/>
            </w:tcBorders>
            <w:shd w:val="clear" w:color="auto" w:fill="auto"/>
            <w:vAlign w:val="center"/>
            <w:hideMark/>
          </w:tcPr>
          <w:p w14:paraId="4540D663" w14:textId="77777777" w:rsidR="00173932" w:rsidRPr="00752287" w:rsidRDefault="00173932" w:rsidP="007F5937">
            <w:pPr>
              <w:jc w:val="center"/>
              <w:rPr>
                <w:ins w:id="1237" w:author="FERNANDA GASPARI" w:date="2021-10-29T10:32:00Z"/>
                <w:rFonts w:ascii="Arial" w:hAnsi="Arial" w:cs="Arial"/>
                <w:color w:val="000000"/>
                <w:sz w:val="18"/>
                <w:szCs w:val="18"/>
                <w:lang w:val="es-CO" w:eastAsia="es-CO"/>
              </w:rPr>
            </w:pPr>
            <w:ins w:id="1238" w:author="FERNANDA GASPARI" w:date="2021-10-29T10:32:00Z">
              <w:r w:rsidRPr="00752287">
                <w:rPr>
                  <w:rFonts w:ascii="Arial" w:hAnsi="Arial" w:cs="Arial"/>
                  <w:color w:val="000000"/>
                  <w:sz w:val="18"/>
                  <w:szCs w:val="18"/>
                  <w:lang w:eastAsia="es-AR"/>
                </w:rPr>
                <w:t>89</w:t>
              </w:r>
            </w:ins>
          </w:p>
        </w:tc>
        <w:tc>
          <w:tcPr>
            <w:tcW w:w="441" w:type="dxa"/>
            <w:tcBorders>
              <w:top w:val="nil"/>
              <w:left w:val="nil"/>
              <w:bottom w:val="nil"/>
              <w:right w:val="single" w:sz="8" w:space="0" w:color="auto"/>
            </w:tcBorders>
            <w:shd w:val="clear" w:color="auto" w:fill="auto"/>
            <w:vAlign w:val="center"/>
            <w:hideMark/>
          </w:tcPr>
          <w:p w14:paraId="636D633D" w14:textId="77777777" w:rsidR="00173932" w:rsidRPr="00752287" w:rsidRDefault="00173932" w:rsidP="007F5937">
            <w:pPr>
              <w:jc w:val="center"/>
              <w:rPr>
                <w:ins w:id="1239" w:author="FERNANDA GASPARI" w:date="2021-10-29T10:32:00Z"/>
                <w:rFonts w:ascii="Arial" w:hAnsi="Arial" w:cs="Arial"/>
                <w:color w:val="000000"/>
                <w:sz w:val="18"/>
                <w:szCs w:val="18"/>
                <w:lang w:val="es-CO" w:eastAsia="es-CO"/>
              </w:rPr>
            </w:pPr>
            <w:ins w:id="1240" w:author="FERNANDA GASPARI" w:date="2021-10-29T10:32:00Z">
              <w:r w:rsidRPr="00752287">
                <w:rPr>
                  <w:rFonts w:ascii="Arial" w:hAnsi="Arial" w:cs="Arial"/>
                  <w:color w:val="000000"/>
                  <w:sz w:val="18"/>
                  <w:szCs w:val="18"/>
                  <w:lang w:eastAsia="es-AR"/>
                </w:rPr>
                <w:t>95</w:t>
              </w:r>
            </w:ins>
          </w:p>
        </w:tc>
      </w:tr>
      <w:tr w:rsidR="00173932" w:rsidRPr="00752287" w14:paraId="04E509F6" w14:textId="77777777" w:rsidTr="007F5937">
        <w:trPr>
          <w:trHeight w:val="168"/>
          <w:tblHeader/>
          <w:jc w:val="center"/>
          <w:ins w:id="1241"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66BA8708" w14:textId="77777777" w:rsidR="00173932" w:rsidRPr="00752287" w:rsidRDefault="00173932" w:rsidP="007F5937">
            <w:pPr>
              <w:jc w:val="center"/>
              <w:rPr>
                <w:ins w:id="1242" w:author="FERNANDA GASPARI" w:date="2021-10-29T10:32:00Z"/>
                <w:rFonts w:ascii="Arial" w:hAnsi="Arial" w:cs="Arial"/>
                <w:color w:val="000000"/>
                <w:sz w:val="18"/>
                <w:szCs w:val="18"/>
                <w:lang w:val="es-CO" w:eastAsia="es-CO"/>
              </w:rPr>
            </w:pPr>
            <w:ins w:id="1243" w:author="FERNANDA GASPARI" w:date="2021-10-29T10:32:00Z">
              <w:r w:rsidRPr="00752287">
                <w:rPr>
                  <w:rFonts w:ascii="Arial" w:hAnsi="Arial" w:cs="Arial"/>
                  <w:color w:val="000000"/>
                  <w:sz w:val="18"/>
                  <w:szCs w:val="18"/>
                  <w:lang w:eastAsia="es-CO"/>
                </w:rPr>
                <w:t>331</w:t>
              </w:r>
            </w:ins>
          </w:p>
        </w:tc>
        <w:tc>
          <w:tcPr>
            <w:tcW w:w="441" w:type="dxa"/>
            <w:tcBorders>
              <w:top w:val="nil"/>
              <w:left w:val="nil"/>
              <w:bottom w:val="nil"/>
              <w:right w:val="nil"/>
            </w:tcBorders>
            <w:shd w:val="clear" w:color="auto" w:fill="auto"/>
            <w:vAlign w:val="center"/>
            <w:hideMark/>
          </w:tcPr>
          <w:p w14:paraId="1CDB2409" w14:textId="77777777" w:rsidR="00173932" w:rsidRPr="00752287" w:rsidRDefault="00173932" w:rsidP="007F5937">
            <w:pPr>
              <w:jc w:val="center"/>
              <w:rPr>
                <w:ins w:id="1244" w:author="FERNANDA GASPARI" w:date="2021-10-29T10:32:00Z"/>
                <w:rFonts w:ascii="Arial" w:hAnsi="Arial" w:cs="Arial"/>
                <w:color w:val="000000"/>
                <w:sz w:val="18"/>
                <w:szCs w:val="18"/>
                <w:lang w:val="es-CO" w:eastAsia="es-CO"/>
              </w:rPr>
            </w:pPr>
            <w:ins w:id="1245" w:author="FERNANDA GASPARI" w:date="2021-10-29T10:32:00Z">
              <w:r w:rsidRPr="00752287">
                <w:rPr>
                  <w:rFonts w:ascii="Arial" w:hAnsi="Arial" w:cs="Arial"/>
                  <w:color w:val="000000"/>
                  <w:sz w:val="18"/>
                  <w:szCs w:val="18"/>
                  <w:lang w:eastAsia="es-AR"/>
                </w:rPr>
                <w:t>29</w:t>
              </w:r>
            </w:ins>
          </w:p>
        </w:tc>
        <w:tc>
          <w:tcPr>
            <w:tcW w:w="441" w:type="dxa"/>
            <w:tcBorders>
              <w:top w:val="nil"/>
              <w:left w:val="nil"/>
              <w:bottom w:val="nil"/>
              <w:right w:val="nil"/>
            </w:tcBorders>
            <w:shd w:val="clear" w:color="auto" w:fill="auto"/>
            <w:vAlign w:val="center"/>
            <w:hideMark/>
          </w:tcPr>
          <w:p w14:paraId="1E0236DA" w14:textId="77777777" w:rsidR="00173932" w:rsidRPr="00752287" w:rsidRDefault="00173932" w:rsidP="007F5937">
            <w:pPr>
              <w:jc w:val="center"/>
              <w:rPr>
                <w:ins w:id="1246" w:author="FERNANDA GASPARI" w:date="2021-10-29T10:32:00Z"/>
                <w:rFonts w:ascii="Arial" w:hAnsi="Arial" w:cs="Arial"/>
                <w:color w:val="000000"/>
                <w:sz w:val="18"/>
                <w:szCs w:val="18"/>
                <w:lang w:val="es-CO" w:eastAsia="es-CO"/>
              </w:rPr>
            </w:pPr>
            <w:ins w:id="1247"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single" w:sz="8" w:space="0" w:color="auto"/>
            </w:tcBorders>
            <w:shd w:val="clear" w:color="auto" w:fill="auto"/>
            <w:vAlign w:val="center"/>
            <w:hideMark/>
          </w:tcPr>
          <w:p w14:paraId="55FF0AE8" w14:textId="77777777" w:rsidR="00173932" w:rsidRPr="00752287" w:rsidRDefault="00173932" w:rsidP="007F5937">
            <w:pPr>
              <w:jc w:val="center"/>
              <w:rPr>
                <w:ins w:id="1248" w:author="FERNANDA GASPARI" w:date="2021-10-29T10:32:00Z"/>
                <w:rFonts w:ascii="Arial" w:hAnsi="Arial" w:cs="Arial"/>
                <w:color w:val="000000"/>
                <w:sz w:val="18"/>
                <w:szCs w:val="18"/>
                <w:lang w:val="es-CO" w:eastAsia="es-CO"/>
              </w:rPr>
            </w:pPr>
            <w:ins w:id="1249" w:author="FERNANDA GASPARI" w:date="2021-10-29T10:32:00Z">
              <w:r w:rsidRPr="00752287">
                <w:rPr>
                  <w:rFonts w:ascii="Arial" w:hAnsi="Arial" w:cs="Arial"/>
                  <w:color w:val="000000"/>
                  <w:sz w:val="18"/>
                  <w:szCs w:val="18"/>
                  <w:lang w:eastAsia="es-AR"/>
                </w:rPr>
                <w:t>69</w:t>
              </w:r>
            </w:ins>
          </w:p>
        </w:tc>
        <w:tc>
          <w:tcPr>
            <w:tcW w:w="580" w:type="dxa"/>
            <w:tcBorders>
              <w:top w:val="nil"/>
              <w:left w:val="nil"/>
              <w:bottom w:val="nil"/>
              <w:right w:val="nil"/>
            </w:tcBorders>
            <w:shd w:val="clear" w:color="000000" w:fill="D9D9D9"/>
            <w:noWrap/>
            <w:vAlign w:val="center"/>
            <w:hideMark/>
          </w:tcPr>
          <w:p w14:paraId="34524B96" w14:textId="77777777" w:rsidR="00173932" w:rsidRPr="00752287" w:rsidRDefault="00173932" w:rsidP="007F5937">
            <w:pPr>
              <w:jc w:val="center"/>
              <w:rPr>
                <w:ins w:id="1250" w:author="FERNANDA GASPARI" w:date="2021-10-29T10:32:00Z"/>
                <w:rFonts w:ascii="Arial" w:hAnsi="Arial" w:cs="Arial"/>
                <w:color w:val="000000"/>
                <w:sz w:val="18"/>
                <w:szCs w:val="18"/>
                <w:lang w:val="es-CO" w:eastAsia="es-CO"/>
              </w:rPr>
            </w:pPr>
            <w:ins w:id="1251" w:author="FERNANDA GASPARI" w:date="2021-10-29T10:32:00Z">
              <w:r w:rsidRPr="00752287">
                <w:rPr>
                  <w:rFonts w:ascii="Arial" w:hAnsi="Arial" w:cs="Arial"/>
                  <w:color w:val="000000"/>
                  <w:sz w:val="18"/>
                  <w:szCs w:val="18"/>
                  <w:lang w:eastAsia="es-AR"/>
                </w:rPr>
                <w:t>332</w:t>
              </w:r>
            </w:ins>
          </w:p>
        </w:tc>
        <w:tc>
          <w:tcPr>
            <w:tcW w:w="441" w:type="dxa"/>
            <w:tcBorders>
              <w:top w:val="nil"/>
              <w:left w:val="nil"/>
              <w:bottom w:val="nil"/>
              <w:right w:val="nil"/>
            </w:tcBorders>
            <w:shd w:val="clear" w:color="auto" w:fill="auto"/>
            <w:vAlign w:val="center"/>
            <w:hideMark/>
          </w:tcPr>
          <w:p w14:paraId="542A8325" w14:textId="77777777" w:rsidR="00173932" w:rsidRPr="00752287" w:rsidRDefault="00173932" w:rsidP="007F5937">
            <w:pPr>
              <w:jc w:val="center"/>
              <w:rPr>
                <w:ins w:id="1252" w:author="FERNANDA GASPARI" w:date="2021-10-29T10:32:00Z"/>
                <w:rFonts w:ascii="Arial" w:hAnsi="Arial" w:cs="Arial"/>
                <w:color w:val="000000"/>
                <w:sz w:val="18"/>
                <w:szCs w:val="18"/>
                <w:lang w:val="es-CO" w:eastAsia="es-CO"/>
              </w:rPr>
            </w:pPr>
            <w:ins w:id="1253" w:author="FERNANDA GASPARI" w:date="2021-10-29T10:32:00Z">
              <w:r w:rsidRPr="00752287">
                <w:rPr>
                  <w:rFonts w:ascii="Arial" w:hAnsi="Arial" w:cs="Arial"/>
                  <w:color w:val="000000"/>
                  <w:sz w:val="18"/>
                  <w:szCs w:val="18"/>
                  <w:lang w:eastAsia="es-AR"/>
                </w:rPr>
                <w:t>48</w:t>
              </w:r>
            </w:ins>
          </w:p>
        </w:tc>
        <w:tc>
          <w:tcPr>
            <w:tcW w:w="441" w:type="dxa"/>
            <w:tcBorders>
              <w:top w:val="nil"/>
              <w:left w:val="nil"/>
              <w:bottom w:val="nil"/>
              <w:right w:val="nil"/>
            </w:tcBorders>
            <w:shd w:val="clear" w:color="auto" w:fill="auto"/>
            <w:vAlign w:val="center"/>
            <w:hideMark/>
          </w:tcPr>
          <w:p w14:paraId="7DF6117B" w14:textId="77777777" w:rsidR="00173932" w:rsidRPr="00752287" w:rsidRDefault="00173932" w:rsidP="007F5937">
            <w:pPr>
              <w:jc w:val="center"/>
              <w:rPr>
                <w:ins w:id="1254" w:author="FERNANDA GASPARI" w:date="2021-10-29T10:32:00Z"/>
                <w:rFonts w:ascii="Arial" w:hAnsi="Arial" w:cs="Arial"/>
                <w:color w:val="000000"/>
                <w:sz w:val="18"/>
                <w:szCs w:val="18"/>
                <w:lang w:val="es-CO" w:eastAsia="es-CO"/>
              </w:rPr>
            </w:pPr>
            <w:ins w:id="1255"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single" w:sz="8" w:space="0" w:color="auto"/>
            </w:tcBorders>
            <w:shd w:val="clear" w:color="auto" w:fill="auto"/>
            <w:vAlign w:val="center"/>
            <w:hideMark/>
          </w:tcPr>
          <w:p w14:paraId="6409A33A" w14:textId="77777777" w:rsidR="00173932" w:rsidRPr="00752287" w:rsidRDefault="00173932" w:rsidP="007F5937">
            <w:pPr>
              <w:jc w:val="center"/>
              <w:rPr>
                <w:ins w:id="1256" w:author="FERNANDA GASPARI" w:date="2021-10-29T10:32:00Z"/>
                <w:rFonts w:ascii="Arial" w:hAnsi="Arial" w:cs="Arial"/>
                <w:color w:val="000000"/>
                <w:sz w:val="18"/>
                <w:szCs w:val="18"/>
                <w:lang w:val="es-CO" w:eastAsia="es-CO"/>
              </w:rPr>
            </w:pPr>
            <w:ins w:id="1257"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60C7D889" w14:textId="77777777" w:rsidR="00173932" w:rsidRPr="00752287" w:rsidRDefault="00173932" w:rsidP="007F5937">
            <w:pPr>
              <w:jc w:val="center"/>
              <w:rPr>
                <w:ins w:id="1258" w:author="FERNANDA GASPARI" w:date="2021-10-29T10:32:00Z"/>
                <w:rFonts w:ascii="Arial" w:hAnsi="Arial" w:cs="Arial"/>
                <w:color w:val="000000"/>
                <w:sz w:val="18"/>
                <w:szCs w:val="18"/>
                <w:lang w:val="es-CO" w:eastAsia="es-CO"/>
              </w:rPr>
            </w:pPr>
            <w:ins w:id="1259" w:author="FERNANDA GASPARI" w:date="2021-10-29T10:32:00Z">
              <w:r w:rsidRPr="00752287">
                <w:rPr>
                  <w:rFonts w:ascii="Arial" w:hAnsi="Arial" w:cs="Arial"/>
                  <w:color w:val="000000"/>
                  <w:sz w:val="18"/>
                  <w:szCs w:val="18"/>
                  <w:lang w:eastAsia="es-CO"/>
                </w:rPr>
                <w:t>333</w:t>
              </w:r>
            </w:ins>
          </w:p>
        </w:tc>
        <w:tc>
          <w:tcPr>
            <w:tcW w:w="441" w:type="dxa"/>
            <w:tcBorders>
              <w:top w:val="nil"/>
              <w:left w:val="nil"/>
              <w:bottom w:val="nil"/>
              <w:right w:val="nil"/>
            </w:tcBorders>
            <w:shd w:val="clear" w:color="auto" w:fill="auto"/>
            <w:vAlign w:val="center"/>
            <w:hideMark/>
          </w:tcPr>
          <w:p w14:paraId="6DCAF242" w14:textId="77777777" w:rsidR="00173932" w:rsidRPr="00752287" w:rsidRDefault="00173932" w:rsidP="007F5937">
            <w:pPr>
              <w:jc w:val="center"/>
              <w:rPr>
                <w:ins w:id="1260" w:author="FERNANDA GASPARI" w:date="2021-10-29T10:32:00Z"/>
                <w:rFonts w:ascii="Arial" w:hAnsi="Arial" w:cs="Arial"/>
                <w:color w:val="000000"/>
                <w:sz w:val="18"/>
                <w:szCs w:val="18"/>
                <w:lang w:val="es-CO" w:eastAsia="es-CO"/>
              </w:rPr>
            </w:pPr>
            <w:ins w:id="1261"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1DBCBCCC" w14:textId="77777777" w:rsidR="00173932" w:rsidRPr="00752287" w:rsidRDefault="00173932" w:rsidP="007F5937">
            <w:pPr>
              <w:jc w:val="center"/>
              <w:rPr>
                <w:ins w:id="1262" w:author="FERNANDA GASPARI" w:date="2021-10-29T10:32:00Z"/>
                <w:rFonts w:ascii="Arial" w:hAnsi="Arial" w:cs="Arial"/>
                <w:color w:val="000000"/>
                <w:sz w:val="18"/>
                <w:szCs w:val="18"/>
                <w:lang w:val="es-CO" w:eastAsia="es-CO"/>
              </w:rPr>
            </w:pPr>
            <w:ins w:id="1263"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6CA3AA75" w14:textId="77777777" w:rsidR="00173932" w:rsidRPr="00752287" w:rsidRDefault="00173932" w:rsidP="007F5937">
            <w:pPr>
              <w:jc w:val="center"/>
              <w:rPr>
                <w:ins w:id="1264" w:author="FERNANDA GASPARI" w:date="2021-10-29T10:32:00Z"/>
                <w:rFonts w:ascii="Arial" w:hAnsi="Arial" w:cs="Arial"/>
                <w:color w:val="000000"/>
                <w:sz w:val="18"/>
                <w:szCs w:val="18"/>
                <w:lang w:val="es-CO" w:eastAsia="es-CO"/>
              </w:rPr>
            </w:pPr>
            <w:ins w:id="1265"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5DCF4E3A" w14:textId="77777777" w:rsidR="00173932" w:rsidRPr="00752287" w:rsidRDefault="00173932" w:rsidP="007F5937">
            <w:pPr>
              <w:jc w:val="center"/>
              <w:rPr>
                <w:ins w:id="1266" w:author="FERNANDA GASPARI" w:date="2021-10-29T10:32:00Z"/>
                <w:rFonts w:ascii="Arial" w:hAnsi="Arial" w:cs="Arial"/>
                <w:color w:val="000000"/>
                <w:sz w:val="18"/>
                <w:szCs w:val="18"/>
                <w:lang w:val="es-CO" w:eastAsia="es-CO"/>
              </w:rPr>
            </w:pPr>
            <w:ins w:id="1267" w:author="FERNANDA GASPARI" w:date="2021-10-29T10:32:00Z">
              <w:r w:rsidRPr="00752287">
                <w:rPr>
                  <w:rFonts w:ascii="Arial" w:hAnsi="Arial" w:cs="Arial"/>
                  <w:color w:val="000000"/>
                  <w:sz w:val="18"/>
                  <w:szCs w:val="18"/>
                  <w:lang w:eastAsia="es-CO"/>
                </w:rPr>
                <w:t>334</w:t>
              </w:r>
            </w:ins>
          </w:p>
        </w:tc>
        <w:tc>
          <w:tcPr>
            <w:tcW w:w="441" w:type="dxa"/>
            <w:tcBorders>
              <w:top w:val="nil"/>
              <w:left w:val="nil"/>
              <w:bottom w:val="nil"/>
              <w:right w:val="nil"/>
            </w:tcBorders>
            <w:shd w:val="clear" w:color="auto" w:fill="auto"/>
            <w:vAlign w:val="center"/>
            <w:hideMark/>
          </w:tcPr>
          <w:p w14:paraId="74F8ED7F" w14:textId="77777777" w:rsidR="00173932" w:rsidRPr="00752287" w:rsidRDefault="00173932" w:rsidP="007F5937">
            <w:pPr>
              <w:jc w:val="center"/>
              <w:rPr>
                <w:ins w:id="1268" w:author="FERNANDA GASPARI" w:date="2021-10-29T10:32:00Z"/>
                <w:rFonts w:ascii="Arial" w:hAnsi="Arial" w:cs="Arial"/>
                <w:color w:val="000000"/>
                <w:sz w:val="18"/>
                <w:szCs w:val="18"/>
                <w:lang w:val="es-CO" w:eastAsia="es-CO"/>
              </w:rPr>
            </w:pPr>
            <w:ins w:id="1269"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0CBC0698" w14:textId="77777777" w:rsidR="00173932" w:rsidRPr="00752287" w:rsidRDefault="00173932" w:rsidP="007F5937">
            <w:pPr>
              <w:jc w:val="center"/>
              <w:rPr>
                <w:ins w:id="1270" w:author="FERNANDA GASPARI" w:date="2021-10-29T10:32:00Z"/>
                <w:rFonts w:ascii="Arial" w:hAnsi="Arial" w:cs="Arial"/>
                <w:color w:val="000000"/>
                <w:sz w:val="18"/>
                <w:szCs w:val="18"/>
                <w:lang w:val="es-CO" w:eastAsia="es-CO"/>
              </w:rPr>
            </w:pPr>
            <w:ins w:id="1271"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2455A699" w14:textId="77777777" w:rsidR="00173932" w:rsidRPr="00752287" w:rsidRDefault="00173932" w:rsidP="007F5937">
            <w:pPr>
              <w:jc w:val="center"/>
              <w:rPr>
                <w:ins w:id="1272" w:author="FERNANDA GASPARI" w:date="2021-10-29T10:32:00Z"/>
                <w:rFonts w:ascii="Arial" w:hAnsi="Arial" w:cs="Arial"/>
                <w:color w:val="000000"/>
                <w:sz w:val="18"/>
                <w:szCs w:val="18"/>
                <w:lang w:val="es-CO" w:eastAsia="es-CO"/>
              </w:rPr>
            </w:pPr>
            <w:ins w:id="1273" w:author="FERNANDA GASPARI" w:date="2021-10-29T10:32:00Z">
              <w:r w:rsidRPr="00752287">
                <w:rPr>
                  <w:rFonts w:ascii="Arial" w:hAnsi="Arial" w:cs="Arial"/>
                  <w:color w:val="000000"/>
                  <w:sz w:val="18"/>
                  <w:szCs w:val="18"/>
                  <w:lang w:eastAsia="es-AR"/>
                </w:rPr>
                <w:t>92</w:t>
              </w:r>
            </w:ins>
          </w:p>
        </w:tc>
      </w:tr>
      <w:tr w:rsidR="00173932" w:rsidRPr="00752287" w14:paraId="1386758F" w14:textId="77777777" w:rsidTr="007F5937">
        <w:trPr>
          <w:trHeight w:val="168"/>
          <w:tblHeader/>
          <w:jc w:val="center"/>
          <w:ins w:id="1274"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61BBD5B1" w14:textId="77777777" w:rsidR="00173932" w:rsidRPr="00752287" w:rsidRDefault="00173932" w:rsidP="007F5937">
            <w:pPr>
              <w:jc w:val="center"/>
              <w:rPr>
                <w:ins w:id="1275" w:author="FERNANDA GASPARI" w:date="2021-10-29T10:32:00Z"/>
                <w:rFonts w:ascii="Arial" w:hAnsi="Arial" w:cs="Arial"/>
                <w:color w:val="000000"/>
                <w:sz w:val="18"/>
                <w:szCs w:val="18"/>
                <w:lang w:val="es-CO" w:eastAsia="es-CO"/>
              </w:rPr>
            </w:pPr>
            <w:ins w:id="1276" w:author="FERNANDA GASPARI" w:date="2021-10-29T10:32:00Z">
              <w:r w:rsidRPr="00752287">
                <w:rPr>
                  <w:rFonts w:ascii="Arial" w:hAnsi="Arial" w:cs="Arial"/>
                  <w:color w:val="000000"/>
                  <w:sz w:val="18"/>
                  <w:szCs w:val="18"/>
                  <w:lang w:eastAsia="es-CO"/>
                </w:rPr>
                <w:t>341</w:t>
              </w:r>
            </w:ins>
          </w:p>
        </w:tc>
        <w:tc>
          <w:tcPr>
            <w:tcW w:w="441" w:type="dxa"/>
            <w:tcBorders>
              <w:top w:val="nil"/>
              <w:left w:val="nil"/>
              <w:bottom w:val="nil"/>
              <w:right w:val="nil"/>
            </w:tcBorders>
            <w:shd w:val="clear" w:color="auto" w:fill="auto"/>
            <w:vAlign w:val="center"/>
            <w:hideMark/>
          </w:tcPr>
          <w:p w14:paraId="7E01D165" w14:textId="77777777" w:rsidR="00173932" w:rsidRPr="00752287" w:rsidRDefault="00173932" w:rsidP="007F5937">
            <w:pPr>
              <w:jc w:val="center"/>
              <w:rPr>
                <w:ins w:id="1277" w:author="FERNANDA GASPARI" w:date="2021-10-29T10:32:00Z"/>
                <w:rFonts w:ascii="Arial" w:hAnsi="Arial" w:cs="Arial"/>
                <w:color w:val="000000"/>
                <w:sz w:val="18"/>
                <w:szCs w:val="18"/>
                <w:lang w:val="es-CO" w:eastAsia="es-CO"/>
              </w:rPr>
            </w:pPr>
            <w:ins w:id="1278" w:author="FERNANDA GASPARI" w:date="2021-10-29T10:32:00Z">
              <w:r w:rsidRPr="00752287">
                <w:rPr>
                  <w:rFonts w:ascii="Arial" w:hAnsi="Arial" w:cs="Arial"/>
                  <w:color w:val="000000"/>
                  <w:sz w:val="18"/>
                  <w:szCs w:val="18"/>
                  <w:lang w:eastAsia="es-AR"/>
                </w:rPr>
                <w:t>21</w:t>
              </w:r>
            </w:ins>
          </w:p>
        </w:tc>
        <w:tc>
          <w:tcPr>
            <w:tcW w:w="441" w:type="dxa"/>
            <w:tcBorders>
              <w:top w:val="nil"/>
              <w:left w:val="nil"/>
              <w:bottom w:val="nil"/>
              <w:right w:val="nil"/>
            </w:tcBorders>
            <w:shd w:val="clear" w:color="auto" w:fill="auto"/>
            <w:vAlign w:val="center"/>
            <w:hideMark/>
          </w:tcPr>
          <w:p w14:paraId="26CB17B0" w14:textId="77777777" w:rsidR="00173932" w:rsidRPr="00752287" w:rsidRDefault="00173932" w:rsidP="007F5937">
            <w:pPr>
              <w:jc w:val="center"/>
              <w:rPr>
                <w:ins w:id="1279" w:author="FERNANDA GASPARI" w:date="2021-10-29T10:32:00Z"/>
                <w:rFonts w:ascii="Arial" w:hAnsi="Arial" w:cs="Arial"/>
                <w:color w:val="000000"/>
                <w:sz w:val="18"/>
                <w:szCs w:val="18"/>
                <w:lang w:val="es-CO" w:eastAsia="es-CO"/>
              </w:rPr>
            </w:pPr>
            <w:ins w:id="1280" w:author="FERNANDA GASPARI" w:date="2021-10-29T10:32:00Z">
              <w:r w:rsidRPr="00752287">
                <w:rPr>
                  <w:rFonts w:ascii="Arial" w:hAnsi="Arial" w:cs="Arial"/>
                  <w:color w:val="000000"/>
                  <w:sz w:val="18"/>
                  <w:szCs w:val="18"/>
                  <w:lang w:eastAsia="es-AR"/>
                </w:rPr>
                <w:t>39</w:t>
              </w:r>
            </w:ins>
          </w:p>
        </w:tc>
        <w:tc>
          <w:tcPr>
            <w:tcW w:w="441" w:type="dxa"/>
            <w:tcBorders>
              <w:top w:val="nil"/>
              <w:left w:val="nil"/>
              <w:bottom w:val="nil"/>
              <w:right w:val="single" w:sz="8" w:space="0" w:color="auto"/>
            </w:tcBorders>
            <w:shd w:val="clear" w:color="auto" w:fill="auto"/>
            <w:vAlign w:val="center"/>
            <w:hideMark/>
          </w:tcPr>
          <w:p w14:paraId="5858887D" w14:textId="77777777" w:rsidR="00173932" w:rsidRPr="00752287" w:rsidRDefault="00173932" w:rsidP="007F5937">
            <w:pPr>
              <w:jc w:val="center"/>
              <w:rPr>
                <w:ins w:id="1281" w:author="FERNANDA GASPARI" w:date="2021-10-29T10:32:00Z"/>
                <w:rFonts w:ascii="Arial" w:hAnsi="Arial" w:cs="Arial"/>
                <w:color w:val="000000"/>
                <w:sz w:val="18"/>
                <w:szCs w:val="18"/>
                <w:lang w:val="es-CO" w:eastAsia="es-CO"/>
              </w:rPr>
            </w:pPr>
            <w:ins w:id="1282" w:author="FERNANDA GASPARI" w:date="2021-10-29T10:32:00Z">
              <w:r w:rsidRPr="00752287">
                <w:rPr>
                  <w:rFonts w:ascii="Arial" w:hAnsi="Arial" w:cs="Arial"/>
                  <w:color w:val="000000"/>
                  <w:sz w:val="18"/>
                  <w:szCs w:val="18"/>
                  <w:lang w:eastAsia="es-AR"/>
                </w:rPr>
                <w:t>60</w:t>
              </w:r>
            </w:ins>
          </w:p>
        </w:tc>
        <w:tc>
          <w:tcPr>
            <w:tcW w:w="580" w:type="dxa"/>
            <w:tcBorders>
              <w:top w:val="nil"/>
              <w:left w:val="nil"/>
              <w:bottom w:val="nil"/>
              <w:right w:val="nil"/>
            </w:tcBorders>
            <w:shd w:val="clear" w:color="000000" w:fill="D9D9D9"/>
            <w:noWrap/>
            <w:vAlign w:val="center"/>
            <w:hideMark/>
          </w:tcPr>
          <w:p w14:paraId="5778FD2C" w14:textId="77777777" w:rsidR="00173932" w:rsidRPr="00752287" w:rsidRDefault="00173932" w:rsidP="007F5937">
            <w:pPr>
              <w:jc w:val="center"/>
              <w:rPr>
                <w:ins w:id="1283" w:author="FERNANDA GASPARI" w:date="2021-10-29T10:32:00Z"/>
                <w:rFonts w:ascii="Arial" w:hAnsi="Arial" w:cs="Arial"/>
                <w:color w:val="000000"/>
                <w:sz w:val="18"/>
                <w:szCs w:val="18"/>
                <w:lang w:val="es-CO" w:eastAsia="es-CO"/>
              </w:rPr>
            </w:pPr>
            <w:ins w:id="1284" w:author="FERNANDA GASPARI" w:date="2021-10-29T10:32:00Z">
              <w:r w:rsidRPr="00752287">
                <w:rPr>
                  <w:rFonts w:ascii="Arial" w:hAnsi="Arial" w:cs="Arial"/>
                  <w:color w:val="000000"/>
                  <w:sz w:val="18"/>
                  <w:szCs w:val="18"/>
                  <w:lang w:eastAsia="es-AR"/>
                </w:rPr>
                <w:t>342</w:t>
              </w:r>
            </w:ins>
          </w:p>
        </w:tc>
        <w:tc>
          <w:tcPr>
            <w:tcW w:w="441" w:type="dxa"/>
            <w:tcBorders>
              <w:top w:val="nil"/>
              <w:left w:val="nil"/>
              <w:bottom w:val="nil"/>
              <w:right w:val="nil"/>
            </w:tcBorders>
            <w:shd w:val="clear" w:color="auto" w:fill="auto"/>
            <w:vAlign w:val="center"/>
            <w:hideMark/>
          </w:tcPr>
          <w:p w14:paraId="5795720D" w14:textId="77777777" w:rsidR="00173932" w:rsidRPr="00752287" w:rsidRDefault="00173932" w:rsidP="007F5937">
            <w:pPr>
              <w:jc w:val="center"/>
              <w:rPr>
                <w:ins w:id="1285" w:author="FERNANDA GASPARI" w:date="2021-10-29T10:32:00Z"/>
                <w:rFonts w:ascii="Arial" w:hAnsi="Arial" w:cs="Arial"/>
                <w:color w:val="000000"/>
                <w:sz w:val="18"/>
                <w:szCs w:val="18"/>
                <w:lang w:val="es-CO" w:eastAsia="es-CO"/>
              </w:rPr>
            </w:pPr>
            <w:ins w:id="1286" w:author="FERNANDA GASPARI" w:date="2021-10-29T10:32:00Z">
              <w:r w:rsidRPr="00752287">
                <w:rPr>
                  <w:rFonts w:ascii="Arial" w:hAnsi="Arial" w:cs="Arial"/>
                  <w:color w:val="000000"/>
                  <w:sz w:val="18"/>
                  <w:szCs w:val="18"/>
                  <w:lang w:eastAsia="es-AR"/>
                </w:rPr>
                <w:t>40</w:t>
              </w:r>
            </w:ins>
          </w:p>
        </w:tc>
        <w:tc>
          <w:tcPr>
            <w:tcW w:w="441" w:type="dxa"/>
            <w:tcBorders>
              <w:top w:val="nil"/>
              <w:left w:val="nil"/>
              <w:bottom w:val="nil"/>
              <w:right w:val="nil"/>
            </w:tcBorders>
            <w:shd w:val="clear" w:color="auto" w:fill="auto"/>
            <w:vAlign w:val="center"/>
            <w:hideMark/>
          </w:tcPr>
          <w:p w14:paraId="1B453A3C" w14:textId="77777777" w:rsidR="00173932" w:rsidRPr="00752287" w:rsidRDefault="00173932" w:rsidP="007F5937">
            <w:pPr>
              <w:jc w:val="center"/>
              <w:rPr>
                <w:ins w:id="1287" w:author="FERNANDA GASPARI" w:date="2021-10-29T10:32:00Z"/>
                <w:rFonts w:ascii="Arial" w:hAnsi="Arial" w:cs="Arial"/>
                <w:color w:val="000000"/>
                <w:sz w:val="18"/>
                <w:szCs w:val="18"/>
                <w:lang w:val="es-CO" w:eastAsia="es-CO"/>
              </w:rPr>
            </w:pPr>
            <w:ins w:id="1288"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single" w:sz="8" w:space="0" w:color="auto"/>
            </w:tcBorders>
            <w:shd w:val="clear" w:color="auto" w:fill="auto"/>
            <w:vAlign w:val="center"/>
            <w:hideMark/>
          </w:tcPr>
          <w:p w14:paraId="49D7DDA6" w14:textId="77777777" w:rsidR="00173932" w:rsidRPr="00752287" w:rsidRDefault="00173932" w:rsidP="007F5937">
            <w:pPr>
              <w:jc w:val="center"/>
              <w:rPr>
                <w:ins w:id="1289" w:author="FERNANDA GASPARI" w:date="2021-10-29T10:32:00Z"/>
                <w:rFonts w:ascii="Arial" w:hAnsi="Arial" w:cs="Arial"/>
                <w:color w:val="000000"/>
                <w:sz w:val="18"/>
                <w:szCs w:val="18"/>
                <w:lang w:val="es-CO" w:eastAsia="es-CO"/>
              </w:rPr>
            </w:pPr>
            <w:ins w:id="1290"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vAlign w:val="center"/>
            <w:hideMark/>
          </w:tcPr>
          <w:p w14:paraId="795EF893" w14:textId="77777777" w:rsidR="00173932" w:rsidRPr="00752287" w:rsidRDefault="00173932" w:rsidP="007F5937">
            <w:pPr>
              <w:jc w:val="center"/>
              <w:rPr>
                <w:ins w:id="1291" w:author="FERNANDA GASPARI" w:date="2021-10-29T10:32:00Z"/>
                <w:rFonts w:ascii="Arial" w:hAnsi="Arial" w:cs="Arial"/>
                <w:color w:val="000000"/>
                <w:sz w:val="18"/>
                <w:szCs w:val="18"/>
                <w:lang w:val="es-CO" w:eastAsia="es-CO"/>
              </w:rPr>
            </w:pPr>
            <w:ins w:id="1292" w:author="FERNANDA GASPARI" w:date="2021-10-29T10:32:00Z">
              <w:r w:rsidRPr="00752287">
                <w:rPr>
                  <w:rFonts w:ascii="Arial" w:hAnsi="Arial" w:cs="Arial"/>
                  <w:color w:val="000000"/>
                  <w:sz w:val="18"/>
                  <w:szCs w:val="18"/>
                  <w:lang w:eastAsia="es-CO"/>
                </w:rPr>
                <w:t>343</w:t>
              </w:r>
            </w:ins>
          </w:p>
        </w:tc>
        <w:tc>
          <w:tcPr>
            <w:tcW w:w="441" w:type="dxa"/>
            <w:tcBorders>
              <w:top w:val="nil"/>
              <w:left w:val="nil"/>
              <w:bottom w:val="nil"/>
              <w:right w:val="nil"/>
            </w:tcBorders>
            <w:shd w:val="clear" w:color="auto" w:fill="auto"/>
            <w:vAlign w:val="center"/>
            <w:hideMark/>
          </w:tcPr>
          <w:p w14:paraId="4B732659" w14:textId="77777777" w:rsidR="00173932" w:rsidRPr="00752287" w:rsidRDefault="00173932" w:rsidP="007F5937">
            <w:pPr>
              <w:jc w:val="center"/>
              <w:rPr>
                <w:ins w:id="1293" w:author="FERNANDA GASPARI" w:date="2021-10-29T10:32:00Z"/>
                <w:rFonts w:ascii="Arial" w:hAnsi="Arial" w:cs="Arial"/>
                <w:color w:val="000000"/>
                <w:sz w:val="18"/>
                <w:szCs w:val="18"/>
                <w:lang w:val="es-CO" w:eastAsia="es-CO"/>
              </w:rPr>
            </w:pPr>
            <w:ins w:id="1294" w:author="FERNANDA GASPARI" w:date="2021-10-29T10:32:00Z">
              <w:r w:rsidRPr="00752287">
                <w:rPr>
                  <w:rFonts w:ascii="Arial" w:hAnsi="Arial" w:cs="Arial"/>
                  <w:color w:val="000000"/>
                  <w:sz w:val="18"/>
                  <w:szCs w:val="18"/>
                  <w:lang w:eastAsia="es-AR"/>
                </w:rPr>
                <w:t>54</w:t>
              </w:r>
            </w:ins>
          </w:p>
        </w:tc>
        <w:tc>
          <w:tcPr>
            <w:tcW w:w="441" w:type="dxa"/>
            <w:tcBorders>
              <w:top w:val="nil"/>
              <w:left w:val="nil"/>
              <w:bottom w:val="nil"/>
              <w:right w:val="nil"/>
            </w:tcBorders>
            <w:shd w:val="clear" w:color="auto" w:fill="auto"/>
            <w:vAlign w:val="center"/>
            <w:hideMark/>
          </w:tcPr>
          <w:p w14:paraId="1B93036B" w14:textId="77777777" w:rsidR="00173932" w:rsidRPr="00752287" w:rsidRDefault="00173932" w:rsidP="007F5937">
            <w:pPr>
              <w:jc w:val="center"/>
              <w:rPr>
                <w:ins w:id="1295" w:author="FERNANDA GASPARI" w:date="2021-10-29T10:32:00Z"/>
                <w:rFonts w:ascii="Arial" w:hAnsi="Arial" w:cs="Arial"/>
                <w:color w:val="000000"/>
                <w:sz w:val="18"/>
                <w:szCs w:val="18"/>
                <w:lang w:val="es-CO" w:eastAsia="es-CO"/>
              </w:rPr>
            </w:pPr>
            <w:ins w:id="1296" w:author="FERNANDA GASPARI" w:date="2021-10-29T10:32:00Z">
              <w:r w:rsidRPr="00752287">
                <w:rPr>
                  <w:rFonts w:ascii="Arial" w:hAnsi="Arial" w:cs="Arial"/>
                  <w:color w:val="000000"/>
                  <w:sz w:val="18"/>
                  <w:szCs w:val="18"/>
                  <w:lang w:eastAsia="es-AR"/>
                </w:rPr>
                <w:t>74</w:t>
              </w:r>
            </w:ins>
          </w:p>
        </w:tc>
        <w:tc>
          <w:tcPr>
            <w:tcW w:w="441" w:type="dxa"/>
            <w:tcBorders>
              <w:top w:val="nil"/>
              <w:left w:val="nil"/>
              <w:bottom w:val="nil"/>
              <w:right w:val="single" w:sz="8" w:space="0" w:color="auto"/>
            </w:tcBorders>
            <w:shd w:val="clear" w:color="auto" w:fill="auto"/>
            <w:vAlign w:val="center"/>
            <w:hideMark/>
          </w:tcPr>
          <w:p w14:paraId="71F6E69A" w14:textId="77777777" w:rsidR="00173932" w:rsidRPr="00752287" w:rsidRDefault="00173932" w:rsidP="007F5937">
            <w:pPr>
              <w:jc w:val="center"/>
              <w:rPr>
                <w:ins w:id="1297" w:author="FERNANDA GASPARI" w:date="2021-10-29T10:32:00Z"/>
                <w:rFonts w:ascii="Arial" w:hAnsi="Arial" w:cs="Arial"/>
                <w:color w:val="000000"/>
                <w:sz w:val="18"/>
                <w:szCs w:val="18"/>
                <w:lang w:val="es-CO" w:eastAsia="es-CO"/>
              </w:rPr>
            </w:pPr>
            <w:ins w:id="1298"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27F98DC5" w14:textId="77777777" w:rsidR="00173932" w:rsidRPr="00752287" w:rsidRDefault="00173932" w:rsidP="007F5937">
            <w:pPr>
              <w:jc w:val="center"/>
              <w:rPr>
                <w:ins w:id="1299" w:author="FERNANDA GASPARI" w:date="2021-10-29T10:32:00Z"/>
                <w:rFonts w:ascii="Arial" w:hAnsi="Arial" w:cs="Arial"/>
                <w:color w:val="000000"/>
                <w:sz w:val="18"/>
                <w:szCs w:val="18"/>
                <w:lang w:val="es-CO" w:eastAsia="es-CO"/>
              </w:rPr>
            </w:pPr>
            <w:ins w:id="1300" w:author="FERNANDA GASPARI" w:date="2021-10-29T10:32:00Z">
              <w:r w:rsidRPr="00752287">
                <w:rPr>
                  <w:rFonts w:ascii="Arial" w:hAnsi="Arial" w:cs="Arial"/>
                  <w:color w:val="000000"/>
                  <w:sz w:val="18"/>
                  <w:szCs w:val="18"/>
                  <w:lang w:eastAsia="es-CO"/>
                </w:rPr>
                <w:t>344</w:t>
              </w:r>
            </w:ins>
          </w:p>
        </w:tc>
        <w:tc>
          <w:tcPr>
            <w:tcW w:w="441" w:type="dxa"/>
            <w:tcBorders>
              <w:top w:val="nil"/>
              <w:left w:val="nil"/>
              <w:bottom w:val="nil"/>
              <w:right w:val="nil"/>
            </w:tcBorders>
            <w:shd w:val="clear" w:color="auto" w:fill="auto"/>
            <w:vAlign w:val="center"/>
            <w:hideMark/>
          </w:tcPr>
          <w:p w14:paraId="2BC080BB" w14:textId="77777777" w:rsidR="00173932" w:rsidRPr="00752287" w:rsidRDefault="00173932" w:rsidP="007F5937">
            <w:pPr>
              <w:jc w:val="center"/>
              <w:rPr>
                <w:ins w:id="1301" w:author="FERNANDA GASPARI" w:date="2021-10-29T10:32:00Z"/>
                <w:rFonts w:ascii="Arial" w:hAnsi="Arial" w:cs="Arial"/>
                <w:color w:val="000000"/>
                <w:sz w:val="18"/>
                <w:szCs w:val="18"/>
                <w:lang w:val="es-CO" w:eastAsia="es-CO"/>
              </w:rPr>
            </w:pPr>
            <w:ins w:id="1302"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nil"/>
            </w:tcBorders>
            <w:shd w:val="clear" w:color="auto" w:fill="auto"/>
            <w:vAlign w:val="center"/>
            <w:hideMark/>
          </w:tcPr>
          <w:p w14:paraId="13174853" w14:textId="77777777" w:rsidR="00173932" w:rsidRPr="00752287" w:rsidRDefault="00173932" w:rsidP="007F5937">
            <w:pPr>
              <w:jc w:val="center"/>
              <w:rPr>
                <w:ins w:id="1303" w:author="FERNANDA GASPARI" w:date="2021-10-29T10:32:00Z"/>
                <w:rFonts w:ascii="Arial" w:hAnsi="Arial" w:cs="Arial"/>
                <w:color w:val="000000"/>
                <w:sz w:val="18"/>
                <w:szCs w:val="18"/>
                <w:lang w:val="es-CO" w:eastAsia="es-CO"/>
              </w:rPr>
            </w:pPr>
            <w:ins w:id="1304"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single" w:sz="8" w:space="0" w:color="auto"/>
            </w:tcBorders>
            <w:shd w:val="clear" w:color="auto" w:fill="auto"/>
            <w:vAlign w:val="center"/>
            <w:hideMark/>
          </w:tcPr>
          <w:p w14:paraId="7F3E4914" w14:textId="77777777" w:rsidR="00173932" w:rsidRPr="00752287" w:rsidRDefault="00173932" w:rsidP="007F5937">
            <w:pPr>
              <w:jc w:val="center"/>
              <w:rPr>
                <w:ins w:id="1305" w:author="FERNANDA GASPARI" w:date="2021-10-29T10:32:00Z"/>
                <w:rFonts w:ascii="Arial" w:hAnsi="Arial" w:cs="Arial"/>
                <w:color w:val="000000"/>
                <w:sz w:val="18"/>
                <w:szCs w:val="18"/>
                <w:lang w:val="es-CO" w:eastAsia="es-CO"/>
              </w:rPr>
            </w:pPr>
            <w:ins w:id="1306" w:author="FERNANDA GASPARI" w:date="2021-10-29T10:32:00Z">
              <w:r w:rsidRPr="00752287">
                <w:rPr>
                  <w:rFonts w:ascii="Arial" w:hAnsi="Arial" w:cs="Arial"/>
                  <w:color w:val="000000"/>
                  <w:sz w:val="18"/>
                  <w:szCs w:val="18"/>
                  <w:lang w:eastAsia="es-AR"/>
                </w:rPr>
                <w:t>90</w:t>
              </w:r>
            </w:ins>
          </w:p>
        </w:tc>
      </w:tr>
      <w:tr w:rsidR="00173932" w:rsidRPr="00752287" w14:paraId="51E0B0AB" w14:textId="77777777" w:rsidTr="007F5937">
        <w:trPr>
          <w:trHeight w:val="168"/>
          <w:tblHeader/>
          <w:jc w:val="center"/>
          <w:ins w:id="1307"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858BB01" w14:textId="77777777" w:rsidR="00173932" w:rsidRPr="00752287" w:rsidRDefault="00173932" w:rsidP="007F5937">
            <w:pPr>
              <w:jc w:val="center"/>
              <w:rPr>
                <w:ins w:id="1308" w:author="FERNANDA GASPARI" w:date="2021-10-29T10:32:00Z"/>
                <w:rFonts w:ascii="Arial" w:hAnsi="Arial" w:cs="Arial"/>
                <w:color w:val="000000"/>
                <w:sz w:val="18"/>
                <w:szCs w:val="18"/>
                <w:lang w:val="es-CO" w:eastAsia="es-CO"/>
              </w:rPr>
            </w:pPr>
            <w:ins w:id="1309" w:author="FERNANDA GASPARI" w:date="2021-10-29T10:32:00Z">
              <w:r w:rsidRPr="00752287">
                <w:rPr>
                  <w:rFonts w:ascii="Arial" w:hAnsi="Arial" w:cs="Arial"/>
                  <w:color w:val="000000"/>
                  <w:sz w:val="18"/>
                  <w:szCs w:val="18"/>
                  <w:lang w:eastAsia="es-CO"/>
                </w:rPr>
                <w:t>351</w:t>
              </w:r>
            </w:ins>
          </w:p>
        </w:tc>
        <w:tc>
          <w:tcPr>
            <w:tcW w:w="441" w:type="dxa"/>
            <w:tcBorders>
              <w:top w:val="nil"/>
              <w:left w:val="nil"/>
              <w:bottom w:val="nil"/>
              <w:right w:val="nil"/>
            </w:tcBorders>
            <w:shd w:val="clear" w:color="auto" w:fill="auto"/>
            <w:vAlign w:val="center"/>
            <w:hideMark/>
          </w:tcPr>
          <w:p w14:paraId="6F0AD6D9" w14:textId="77777777" w:rsidR="00173932" w:rsidRPr="00752287" w:rsidRDefault="00173932" w:rsidP="007F5937">
            <w:pPr>
              <w:jc w:val="center"/>
              <w:rPr>
                <w:ins w:id="1310" w:author="FERNANDA GASPARI" w:date="2021-10-29T10:32:00Z"/>
                <w:rFonts w:ascii="Arial" w:hAnsi="Arial" w:cs="Arial"/>
                <w:color w:val="000000"/>
                <w:sz w:val="18"/>
                <w:szCs w:val="18"/>
                <w:lang w:val="es-CO" w:eastAsia="es-CO"/>
              </w:rPr>
            </w:pPr>
            <w:ins w:id="1311" w:author="FERNANDA GASPARI" w:date="2021-10-29T10:32:00Z">
              <w:r w:rsidRPr="00752287">
                <w:rPr>
                  <w:rFonts w:ascii="Arial" w:hAnsi="Arial" w:cs="Arial"/>
                  <w:color w:val="000000"/>
                  <w:sz w:val="18"/>
                  <w:szCs w:val="18"/>
                  <w:lang w:eastAsia="es-AR"/>
                </w:rPr>
                <w:t>27</w:t>
              </w:r>
            </w:ins>
          </w:p>
        </w:tc>
        <w:tc>
          <w:tcPr>
            <w:tcW w:w="441" w:type="dxa"/>
            <w:tcBorders>
              <w:top w:val="nil"/>
              <w:left w:val="nil"/>
              <w:bottom w:val="nil"/>
              <w:right w:val="nil"/>
            </w:tcBorders>
            <w:shd w:val="clear" w:color="auto" w:fill="auto"/>
            <w:vAlign w:val="center"/>
            <w:hideMark/>
          </w:tcPr>
          <w:p w14:paraId="0DE13999" w14:textId="77777777" w:rsidR="00173932" w:rsidRPr="00752287" w:rsidRDefault="00173932" w:rsidP="007F5937">
            <w:pPr>
              <w:jc w:val="center"/>
              <w:rPr>
                <w:ins w:id="1312" w:author="FERNANDA GASPARI" w:date="2021-10-29T10:32:00Z"/>
                <w:rFonts w:ascii="Arial" w:hAnsi="Arial" w:cs="Arial"/>
                <w:color w:val="000000"/>
                <w:sz w:val="18"/>
                <w:szCs w:val="18"/>
                <w:lang w:val="es-CO" w:eastAsia="es-CO"/>
              </w:rPr>
            </w:pPr>
            <w:ins w:id="1313" w:author="FERNANDA GASPARI" w:date="2021-10-29T10:32:00Z">
              <w:r w:rsidRPr="00752287">
                <w:rPr>
                  <w:rFonts w:ascii="Arial" w:hAnsi="Arial" w:cs="Arial"/>
                  <w:color w:val="000000"/>
                  <w:sz w:val="18"/>
                  <w:szCs w:val="18"/>
                  <w:lang w:eastAsia="es-AR"/>
                </w:rPr>
                <w:t>47</w:t>
              </w:r>
            </w:ins>
          </w:p>
        </w:tc>
        <w:tc>
          <w:tcPr>
            <w:tcW w:w="441" w:type="dxa"/>
            <w:tcBorders>
              <w:top w:val="nil"/>
              <w:left w:val="nil"/>
              <w:bottom w:val="nil"/>
              <w:right w:val="single" w:sz="8" w:space="0" w:color="auto"/>
            </w:tcBorders>
            <w:shd w:val="clear" w:color="auto" w:fill="auto"/>
            <w:vAlign w:val="center"/>
            <w:hideMark/>
          </w:tcPr>
          <w:p w14:paraId="146B5250" w14:textId="77777777" w:rsidR="00173932" w:rsidRPr="00752287" w:rsidRDefault="00173932" w:rsidP="007F5937">
            <w:pPr>
              <w:jc w:val="center"/>
              <w:rPr>
                <w:ins w:id="1314" w:author="FERNANDA GASPARI" w:date="2021-10-29T10:32:00Z"/>
                <w:rFonts w:ascii="Arial" w:hAnsi="Arial" w:cs="Arial"/>
                <w:color w:val="000000"/>
                <w:sz w:val="18"/>
                <w:szCs w:val="18"/>
                <w:lang w:val="es-CO" w:eastAsia="es-CO"/>
              </w:rPr>
            </w:pPr>
            <w:ins w:id="1315" w:author="FERNANDA GASPARI" w:date="2021-10-29T10:32:00Z">
              <w:r w:rsidRPr="00752287">
                <w:rPr>
                  <w:rFonts w:ascii="Arial" w:hAnsi="Arial" w:cs="Arial"/>
                  <w:color w:val="000000"/>
                  <w:sz w:val="18"/>
                  <w:szCs w:val="18"/>
                  <w:lang w:eastAsia="es-AR"/>
                </w:rPr>
                <w:t>67</w:t>
              </w:r>
            </w:ins>
          </w:p>
        </w:tc>
        <w:tc>
          <w:tcPr>
            <w:tcW w:w="580" w:type="dxa"/>
            <w:tcBorders>
              <w:top w:val="nil"/>
              <w:left w:val="nil"/>
              <w:bottom w:val="nil"/>
              <w:right w:val="nil"/>
            </w:tcBorders>
            <w:shd w:val="clear" w:color="000000" w:fill="D9D9D9"/>
            <w:noWrap/>
            <w:vAlign w:val="center"/>
            <w:hideMark/>
          </w:tcPr>
          <w:p w14:paraId="74419596" w14:textId="77777777" w:rsidR="00173932" w:rsidRPr="00752287" w:rsidRDefault="00173932" w:rsidP="007F5937">
            <w:pPr>
              <w:jc w:val="center"/>
              <w:rPr>
                <w:ins w:id="1316" w:author="FERNANDA GASPARI" w:date="2021-10-29T10:32:00Z"/>
                <w:rFonts w:ascii="Arial" w:hAnsi="Arial" w:cs="Arial"/>
                <w:color w:val="000000"/>
                <w:sz w:val="18"/>
                <w:szCs w:val="18"/>
                <w:lang w:val="es-CO" w:eastAsia="es-CO"/>
              </w:rPr>
            </w:pPr>
            <w:ins w:id="1317" w:author="FERNANDA GASPARI" w:date="2021-10-29T10:32:00Z">
              <w:r w:rsidRPr="00752287">
                <w:rPr>
                  <w:rFonts w:ascii="Arial" w:hAnsi="Arial" w:cs="Arial"/>
                  <w:color w:val="000000"/>
                  <w:sz w:val="18"/>
                  <w:szCs w:val="18"/>
                  <w:lang w:eastAsia="es-AR"/>
                </w:rPr>
                <w:t>352</w:t>
              </w:r>
            </w:ins>
          </w:p>
        </w:tc>
        <w:tc>
          <w:tcPr>
            <w:tcW w:w="441" w:type="dxa"/>
            <w:tcBorders>
              <w:top w:val="nil"/>
              <w:left w:val="nil"/>
              <w:bottom w:val="nil"/>
              <w:right w:val="nil"/>
            </w:tcBorders>
            <w:shd w:val="clear" w:color="auto" w:fill="auto"/>
            <w:vAlign w:val="center"/>
            <w:hideMark/>
          </w:tcPr>
          <w:p w14:paraId="1314831F" w14:textId="77777777" w:rsidR="00173932" w:rsidRPr="00752287" w:rsidRDefault="00173932" w:rsidP="007F5937">
            <w:pPr>
              <w:jc w:val="center"/>
              <w:rPr>
                <w:ins w:id="1318" w:author="FERNANDA GASPARI" w:date="2021-10-29T10:32:00Z"/>
                <w:rFonts w:ascii="Arial" w:hAnsi="Arial" w:cs="Arial"/>
                <w:color w:val="000000"/>
                <w:sz w:val="18"/>
                <w:szCs w:val="18"/>
                <w:lang w:val="es-CO" w:eastAsia="es-CO"/>
              </w:rPr>
            </w:pPr>
            <w:ins w:id="1319" w:author="FERNANDA GASPARI" w:date="2021-10-29T10:32:00Z">
              <w:r w:rsidRPr="00752287">
                <w:rPr>
                  <w:rFonts w:ascii="Arial" w:hAnsi="Arial" w:cs="Arial"/>
                  <w:color w:val="000000"/>
                  <w:sz w:val="18"/>
                  <w:szCs w:val="18"/>
                  <w:lang w:eastAsia="es-AR"/>
                </w:rPr>
                <w:t>46</w:t>
              </w:r>
            </w:ins>
          </w:p>
        </w:tc>
        <w:tc>
          <w:tcPr>
            <w:tcW w:w="441" w:type="dxa"/>
            <w:tcBorders>
              <w:top w:val="nil"/>
              <w:left w:val="nil"/>
              <w:bottom w:val="nil"/>
              <w:right w:val="nil"/>
            </w:tcBorders>
            <w:shd w:val="clear" w:color="auto" w:fill="auto"/>
            <w:vAlign w:val="center"/>
            <w:hideMark/>
          </w:tcPr>
          <w:p w14:paraId="14F6F7D5" w14:textId="77777777" w:rsidR="00173932" w:rsidRPr="00752287" w:rsidRDefault="00173932" w:rsidP="007F5937">
            <w:pPr>
              <w:jc w:val="center"/>
              <w:rPr>
                <w:ins w:id="1320" w:author="FERNANDA GASPARI" w:date="2021-10-29T10:32:00Z"/>
                <w:rFonts w:ascii="Arial" w:hAnsi="Arial" w:cs="Arial"/>
                <w:color w:val="000000"/>
                <w:sz w:val="18"/>
                <w:szCs w:val="18"/>
                <w:lang w:val="es-CO" w:eastAsia="es-CO"/>
              </w:rPr>
            </w:pPr>
            <w:ins w:id="1321"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single" w:sz="8" w:space="0" w:color="auto"/>
            </w:tcBorders>
            <w:shd w:val="clear" w:color="auto" w:fill="auto"/>
            <w:vAlign w:val="center"/>
            <w:hideMark/>
          </w:tcPr>
          <w:p w14:paraId="618E695D" w14:textId="77777777" w:rsidR="00173932" w:rsidRPr="00752287" w:rsidRDefault="00173932" w:rsidP="007F5937">
            <w:pPr>
              <w:jc w:val="center"/>
              <w:rPr>
                <w:ins w:id="1322" w:author="FERNANDA GASPARI" w:date="2021-10-29T10:32:00Z"/>
                <w:rFonts w:ascii="Arial" w:hAnsi="Arial" w:cs="Arial"/>
                <w:color w:val="000000"/>
                <w:sz w:val="18"/>
                <w:szCs w:val="18"/>
                <w:lang w:val="es-CO" w:eastAsia="es-CO"/>
              </w:rPr>
            </w:pPr>
            <w:ins w:id="1323"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vAlign w:val="center"/>
            <w:hideMark/>
          </w:tcPr>
          <w:p w14:paraId="2F6CFD76" w14:textId="77777777" w:rsidR="00173932" w:rsidRPr="00752287" w:rsidRDefault="00173932" w:rsidP="007F5937">
            <w:pPr>
              <w:jc w:val="center"/>
              <w:rPr>
                <w:ins w:id="1324" w:author="FERNANDA GASPARI" w:date="2021-10-29T10:32:00Z"/>
                <w:rFonts w:ascii="Arial" w:hAnsi="Arial" w:cs="Arial"/>
                <w:color w:val="000000"/>
                <w:sz w:val="18"/>
                <w:szCs w:val="18"/>
                <w:lang w:val="es-CO" w:eastAsia="es-CO"/>
              </w:rPr>
            </w:pPr>
            <w:ins w:id="1325" w:author="FERNANDA GASPARI" w:date="2021-10-29T10:32:00Z">
              <w:r w:rsidRPr="00752287">
                <w:rPr>
                  <w:rFonts w:ascii="Arial" w:hAnsi="Arial" w:cs="Arial"/>
                  <w:color w:val="000000"/>
                  <w:sz w:val="18"/>
                  <w:szCs w:val="18"/>
                  <w:lang w:eastAsia="es-CO"/>
                </w:rPr>
                <w:t>353</w:t>
              </w:r>
            </w:ins>
          </w:p>
        </w:tc>
        <w:tc>
          <w:tcPr>
            <w:tcW w:w="441" w:type="dxa"/>
            <w:tcBorders>
              <w:top w:val="nil"/>
              <w:left w:val="nil"/>
              <w:bottom w:val="nil"/>
              <w:right w:val="nil"/>
            </w:tcBorders>
            <w:shd w:val="clear" w:color="auto" w:fill="auto"/>
            <w:vAlign w:val="center"/>
            <w:hideMark/>
          </w:tcPr>
          <w:p w14:paraId="03446832" w14:textId="77777777" w:rsidR="00173932" w:rsidRPr="00752287" w:rsidRDefault="00173932" w:rsidP="007F5937">
            <w:pPr>
              <w:jc w:val="center"/>
              <w:rPr>
                <w:ins w:id="1326" w:author="FERNANDA GASPARI" w:date="2021-10-29T10:32:00Z"/>
                <w:rFonts w:ascii="Arial" w:hAnsi="Arial" w:cs="Arial"/>
                <w:color w:val="000000"/>
                <w:sz w:val="18"/>
                <w:szCs w:val="18"/>
                <w:lang w:val="es-CO" w:eastAsia="es-CO"/>
              </w:rPr>
            </w:pPr>
            <w:ins w:id="1327"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vAlign w:val="center"/>
            <w:hideMark/>
          </w:tcPr>
          <w:p w14:paraId="725DEED9" w14:textId="77777777" w:rsidR="00173932" w:rsidRPr="00752287" w:rsidRDefault="00173932" w:rsidP="007F5937">
            <w:pPr>
              <w:jc w:val="center"/>
              <w:rPr>
                <w:ins w:id="1328" w:author="FERNANDA GASPARI" w:date="2021-10-29T10:32:00Z"/>
                <w:rFonts w:ascii="Arial" w:hAnsi="Arial" w:cs="Arial"/>
                <w:color w:val="000000"/>
                <w:sz w:val="18"/>
                <w:szCs w:val="18"/>
                <w:lang w:val="es-CO" w:eastAsia="es-CO"/>
              </w:rPr>
            </w:pPr>
            <w:ins w:id="1329"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vAlign w:val="center"/>
            <w:hideMark/>
          </w:tcPr>
          <w:p w14:paraId="18A0ECE1" w14:textId="77777777" w:rsidR="00173932" w:rsidRPr="00752287" w:rsidRDefault="00173932" w:rsidP="007F5937">
            <w:pPr>
              <w:jc w:val="center"/>
              <w:rPr>
                <w:ins w:id="1330" w:author="FERNANDA GASPARI" w:date="2021-10-29T10:32:00Z"/>
                <w:rFonts w:ascii="Arial" w:hAnsi="Arial" w:cs="Arial"/>
                <w:color w:val="000000"/>
                <w:sz w:val="18"/>
                <w:szCs w:val="18"/>
                <w:lang w:val="es-CO" w:eastAsia="es-CO"/>
              </w:rPr>
            </w:pPr>
            <w:ins w:id="1331"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70AC2976" w14:textId="77777777" w:rsidR="00173932" w:rsidRPr="00752287" w:rsidRDefault="00173932" w:rsidP="007F5937">
            <w:pPr>
              <w:jc w:val="center"/>
              <w:rPr>
                <w:ins w:id="1332" w:author="FERNANDA GASPARI" w:date="2021-10-29T10:32:00Z"/>
                <w:rFonts w:ascii="Arial" w:hAnsi="Arial" w:cs="Arial"/>
                <w:color w:val="000000"/>
                <w:sz w:val="18"/>
                <w:szCs w:val="18"/>
                <w:lang w:val="es-CO" w:eastAsia="es-CO"/>
              </w:rPr>
            </w:pPr>
            <w:ins w:id="1333" w:author="FERNANDA GASPARI" w:date="2021-10-29T10:32:00Z">
              <w:r w:rsidRPr="00752287">
                <w:rPr>
                  <w:rFonts w:ascii="Arial" w:hAnsi="Arial" w:cs="Arial"/>
                  <w:color w:val="000000"/>
                  <w:sz w:val="18"/>
                  <w:szCs w:val="18"/>
                  <w:lang w:eastAsia="es-CO"/>
                </w:rPr>
                <w:t>354</w:t>
              </w:r>
            </w:ins>
          </w:p>
        </w:tc>
        <w:tc>
          <w:tcPr>
            <w:tcW w:w="441" w:type="dxa"/>
            <w:tcBorders>
              <w:top w:val="nil"/>
              <w:left w:val="nil"/>
              <w:bottom w:val="nil"/>
              <w:right w:val="nil"/>
            </w:tcBorders>
            <w:shd w:val="clear" w:color="auto" w:fill="auto"/>
            <w:vAlign w:val="center"/>
            <w:hideMark/>
          </w:tcPr>
          <w:p w14:paraId="17BF76C6" w14:textId="77777777" w:rsidR="00173932" w:rsidRPr="00752287" w:rsidRDefault="00173932" w:rsidP="007F5937">
            <w:pPr>
              <w:jc w:val="center"/>
              <w:rPr>
                <w:ins w:id="1334" w:author="FERNANDA GASPARI" w:date="2021-10-29T10:32:00Z"/>
                <w:rFonts w:ascii="Arial" w:hAnsi="Arial" w:cs="Arial"/>
                <w:color w:val="000000"/>
                <w:sz w:val="18"/>
                <w:szCs w:val="18"/>
                <w:lang w:val="es-CO" w:eastAsia="es-CO"/>
              </w:rPr>
            </w:pPr>
            <w:ins w:id="1335"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nil"/>
            </w:tcBorders>
            <w:shd w:val="clear" w:color="auto" w:fill="auto"/>
            <w:vAlign w:val="center"/>
            <w:hideMark/>
          </w:tcPr>
          <w:p w14:paraId="273C5AC7" w14:textId="77777777" w:rsidR="00173932" w:rsidRPr="00752287" w:rsidRDefault="00173932" w:rsidP="007F5937">
            <w:pPr>
              <w:jc w:val="center"/>
              <w:rPr>
                <w:ins w:id="1336" w:author="FERNANDA GASPARI" w:date="2021-10-29T10:32:00Z"/>
                <w:rFonts w:ascii="Arial" w:hAnsi="Arial" w:cs="Arial"/>
                <w:color w:val="000000"/>
                <w:sz w:val="18"/>
                <w:szCs w:val="18"/>
                <w:lang w:val="es-CO" w:eastAsia="es-CO"/>
              </w:rPr>
            </w:pPr>
            <w:ins w:id="1337" w:author="FERNANDA GASPARI" w:date="2021-10-29T10:32:00Z">
              <w:r w:rsidRPr="00752287">
                <w:rPr>
                  <w:rFonts w:ascii="Arial" w:hAnsi="Arial" w:cs="Arial"/>
                  <w:color w:val="000000"/>
                  <w:sz w:val="18"/>
                  <w:szCs w:val="18"/>
                  <w:lang w:eastAsia="es-AR"/>
                </w:rPr>
                <w:t>88</w:t>
              </w:r>
            </w:ins>
          </w:p>
        </w:tc>
        <w:tc>
          <w:tcPr>
            <w:tcW w:w="441" w:type="dxa"/>
            <w:tcBorders>
              <w:top w:val="nil"/>
              <w:left w:val="nil"/>
              <w:bottom w:val="nil"/>
              <w:right w:val="single" w:sz="8" w:space="0" w:color="auto"/>
            </w:tcBorders>
            <w:shd w:val="clear" w:color="auto" w:fill="auto"/>
            <w:vAlign w:val="center"/>
            <w:hideMark/>
          </w:tcPr>
          <w:p w14:paraId="51735DC2" w14:textId="77777777" w:rsidR="00173932" w:rsidRPr="00752287" w:rsidRDefault="00173932" w:rsidP="007F5937">
            <w:pPr>
              <w:jc w:val="center"/>
              <w:rPr>
                <w:ins w:id="1338" w:author="FERNANDA GASPARI" w:date="2021-10-29T10:32:00Z"/>
                <w:rFonts w:ascii="Arial" w:hAnsi="Arial" w:cs="Arial"/>
                <w:color w:val="000000"/>
                <w:sz w:val="18"/>
                <w:szCs w:val="18"/>
                <w:lang w:val="es-CO" w:eastAsia="es-CO"/>
              </w:rPr>
            </w:pPr>
            <w:ins w:id="1339" w:author="FERNANDA GASPARI" w:date="2021-10-29T10:32:00Z">
              <w:r w:rsidRPr="00752287">
                <w:rPr>
                  <w:rFonts w:ascii="Arial" w:hAnsi="Arial" w:cs="Arial"/>
                  <w:color w:val="000000"/>
                  <w:sz w:val="18"/>
                  <w:szCs w:val="18"/>
                  <w:lang w:eastAsia="es-AR"/>
                </w:rPr>
                <w:t>94</w:t>
              </w:r>
            </w:ins>
          </w:p>
        </w:tc>
      </w:tr>
      <w:tr w:rsidR="00173932" w:rsidRPr="00752287" w14:paraId="0EBB951F" w14:textId="77777777" w:rsidTr="007F5937">
        <w:trPr>
          <w:trHeight w:val="168"/>
          <w:tblHeader/>
          <w:jc w:val="center"/>
          <w:ins w:id="1340"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3E67E1E" w14:textId="77777777" w:rsidR="00173932" w:rsidRPr="00752287" w:rsidRDefault="00173932" w:rsidP="007F5937">
            <w:pPr>
              <w:jc w:val="center"/>
              <w:rPr>
                <w:ins w:id="1341" w:author="FERNANDA GASPARI" w:date="2021-10-29T10:32:00Z"/>
                <w:rFonts w:ascii="Arial" w:hAnsi="Arial" w:cs="Arial"/>
                <w:color w:val="000000"/>
                <w:sz w:val="18"/>
                <w:szCs w:val="18"/>
                <w:lang w:val="es-CO" w:eastAsia="es-CO"/>
              </w:rPr>
            </w:pPr>
            <w:ins w:id="1342" w:author="FERNANDA GASPARI" w:date="2021-10-29T10:32:00Z">
              <w:r w:rsidRPr="00752287">
                <w:rPr>
                  <w:rFonts w:ascii="Arial" w:hAnsi="Arial" w:cs="Arial"/>
                  <w:color w:val="000000"/>
                  <w:sz w:val="18"/>
                  <w:szCs w:val="18"/>
                  <w:lang w:eastAsia="es-CO"/>
                </w:rPr>
                <w:t>361</w:t>
              </w:r>
            </w:ins>
          </w:p>
        </w:tc>
        <w:tc>
          <w:tcPr>
            <w:tcW w:w="441" w:type="dxa"/>
            <w:tcBorders>
              <w:top w:val="nil"/>
              <w:left w:val="nil"/>
              <w:bottom w:val="nil"/>
              <w:right w:val="nil"/>
            </w:tcBorders>
            <w:shd w:val="clear" w:color="auto" w:fill="auto"/>
            <w:vAlign w:val="center"/>
            <w:hideMark/>
          </w:tcPr>
          <w:p w14:paraId="2C811140" w14:textId="77777777" w:rsidR="00173932" w:rsidRPr="00752287" w:rsidRDefault="00173932" w:rsidP="007F5937">
            <w:pPr>
              <w:jc w:val="center"/>
              <w:rPr>
                <w:ins w:id="1343" w:author="FERNANDA GASPARI" w:date="2021-10-29T10:32:00Z"/>
                <w:rFonts w:ascii="Arial" w:hAnsi="Arial" w:cs="Arial"/>
                <w:color w:val="000000"/>
                <w:sz w:val="18"/>
                <w:szCs w:val="18"/>
                <w:lang w:val="es-CO" w:eastAsia="es-CO"/>
              </w:rPr>
            </w:pPr>
            <w:ins w:id="1344" w:author="FERNANDA GASPARI" w:date="2021-10-29T10:32:00Z">
              <w:r w:rsidRPr="00752287">
                <w:rPr>
                  <w:rFonts w:ascii="Arial" w:hAnsi="Arial" w:cs="Arial"/>
                  <w:color w:val="000000"/>
                  <w:sz w:val="18"/>
                  <w:szCs w:val="18"/>
                  <w:lang w:eastAsia="es-AR"/>
                </w:rPr>
                <w:t>12</w:t>
              </w:r>
            </w:ins>
          </w:p>
        </w:tc>
        <w:tc>
          <w:tcPr>
            <w:tcW w:w="441" w:type="dxa"/>
            <w:tcBorders>
              <w:top w:val="nil"/>
              <w:left w:val="nil"/>
              <w:bottom w:val="nil"/>
              <w:right w:val="nil"/>
            </w:tcBorders>
            <w:shd w:val="clear" w:color="auto" w:fill="auto"/>
            <w:vAlign w:val="center"/>
            <w:hideMark/>
          </w:tcPr>
          <w:p w14:paraId="6E7FA19C" w14:textId="77777777" w:rsidR="00173932" w:rsidRPr="00752287" w:rsidRDefault="00173932" w:rsidP="007F5937">
            <w:pPr>
              <w:jc w:val="center"/>
              <w:rPr>
                <w:ins w:id="1345" w:author="FERNANDA GASPARI" w:date="2021-10-29T10:32:00Z"/>
                <w:rFonts w:ascii="Arial" w:hAnsi="Arial" w:cs="Arial"/>
                <w:color w:val="000000"/>
                <w:sz w:val="18"/>
                <w:szCs w:val="18"/>
                <w:lang w:val="es-CO" w:eastAsia="es-CO"/>
              </w:rPr>
            </w:pPr>
            <w:ins w:id="1346" w:author="FERNANDA GASPARI" w:date="2021-10-29T10:32:00Z">
              <w:r w:rsidRPr="00752287">
                <w:rPr>
                  <w:rFonts w:ascii="Arial" w:hAnsi="Arial" w:cs="Arial"/>
                  <w:color w:val="000000"/>
                  <w:sz w:val="18"/>
                  <w:szCs w:val="18"/>
                  <w:lang w:eastAsia="es-AR"/>
                </w:rPr>
                <w:t>25</w:t>
              </w:r>
            </w:ins>
          </w:p>
        </w:tc>
        <w:tc>
          <w:tcPr>
            <w:tcW w:w="441" w:type="dxa"/>
            <w:tcBorders>
              <w:top w:val="nil"/>
              <w:left w:val="nil"/>
              <w:bottom w:val="nil"/>
              <w:right w:val="single" w:sz="8" w:space="0" w:color="auto"/>
            </w:tcBorders>
            <w:shd w:val="clear" w:color="auto" w:fill="auto"/>
            <w:vAlign w:val="center"/>
            <w:hideMark/>
          </w:tcPr>
          <w:p w14:paraId="3167C3F3" w14:textId="77777777" w:rsidR="00173932" w:rsidRPr="00752287" w:rsidRDefault="00173932" w:rsidP="007F5937">
            <w:pPr>
              <w:jc w:val="center"/>
              <w:rPr>
                <w:ins w:id="1347" w:author="FERNANDA GASPARI" w:date="2021-10-29T10:32:00Z"/>
                <w:rFonts w:ascii="Arial" w:hAnsi="Arial" w:cs="Arial"/>
                <w:color w:val="000000"/>
                <w:sz w:val="18"/>
                <w:szCs w:val="18"/>
                <w:lang w:val="es-CO" w:eastAsia="es-CO"/>
              </w:rPr>
            </w:pPr>
            <w:ins w:id="1348" w:author="FERNANDA GASPARI" w:date="2021-10-29T10:32:00Z">
              <w:r w:rsidRPr="00752287">
                <w:rPr>
                  <w:rFonts w:ascii="Arial" w:hAnsi="Arial" w:cs="Arial"/>
                  <w:color w:val="000000"/>
                  <w:sz w:val="18"/>
                  <w:szCs w:val="18"/>
                  <w:lang w:eastAsia="es-AR"/>
                </w:rPr>
                <w:t>43</w:t>
              </w:r>
            </w:ins>
          </w:p>
        </w:tc>
        <w:tc>
          <w:tcPr>
            <w:tcW w:w="580" w:type="dxa"/>
            <w:tcBorders>
              <w:top w:val="nil"/>
              <w:left w:val="nil"/>
              <w:bottom w:val="nil"/>
              <w:right w:val="nil"/>
            </w:tcBorders>
            <w:shd w:val="clear" w:color="000000" w:fill="D9D9D9"/>
            <w:noWrap/>
            <w:vAlign w:val="center"/>
            <w:hideMark/>
          </w:tcPr>
          <w:p w14:paraId="74D518DE" w14:textId="77777777" w:rsidR="00173932" w:rsidRPr="00752287" w:rsidRDefault="00173932" w:rsidP="007F5937">
            <w:pPr>
              <w:jc w:val="center"/>
              <w:rPr>
                <w:ins w:id="1349" w:author="FERNANDA GASPARI" w:date="2021-10-29T10:32:00Z"/>
                <w:rFonts w:ascii="Arial" w:hAnsi="Arial" w:cs="Arial"/>
                <w:color w:val="000000"/>
                <w:sz w:val="18"/>
                <w:szCs w:val="18"/>
                <w:lang w:val="es-CO" w:eastAsia="es-CO"/>
              </w:rPr>
            </w:pPr>
            <w:ins w:id="1350" w:author="FERNANDA GASPARI" w:date="2021-10-29T10:32:00Z">
              <w:r w:rsidRPr="00752287">
                <w:rPr>
                  <w:rFonts w:ascii="Arial" w:hAnsi="Arial" w:cs="Arial"/>
                  <w:color w:val="000000"/>
                  <w:sz w:val="18"/>
                  <w:szCs w:val="18"/>
                  <w:lang w:eastAsia="es-AR"/>
                </w:rPr>
                <w:t>362</w:t>
              </w:r>
            </w:ins>
          </w:p>
        </w:tc>
        <w:tc>
          <w:tcPr>
            <w:tcW w:w="441" w:type="dxa"/>
            <w:tcBorders>
              <w:top w:val="nil"/>
              <w:left w:val="nil"/>
              <w:bottom w:val="nil"/>
              <w:right w:val="nil"/>
            </w:tcBorders>
            <w:shd w:val="clear" w:color="auto" w:fill="auto"/>
            <w:vAlign w:val="center"/>
            <w:hideMark/>
          </w:tcPr>
          <w:p w14:paraId="2E27E374" w14:textId="77777777" w:rsidR="00173932" w:rsidRPr="00752287" w:rsidRDefault="00173932" w:rsidP="007F5937">
            <w:pPr>
              <w:jc w:val="center"/>
              <w:rPr>
                <w:ins w:id="1351" w:author="FERNANDA GASPARI" w:date="2021-10-29T10:32:00Z"/>
                <w:rFonts w:ascii="Arial" w:hAnsi="Arial" w:cs="Arial"/>
                <w:color w:val="000000"/>
                <w:sz w:val="18"/>
                <w:szCs w:val="18"/>
                <w:lang w:val="es-CO" w:eastAsia="es-CO"/>
              </w:rPr>
            </w:pPr>
            <w:ins w:id="1352" w:author="FERNANDA GASPARI" w:date="2021-10-29T10:32:00Z">
              <w:r w:rsidRPr="00752287">
                <w:rPr>
                  <w:rFonts w:ascii="Arial" w:hAnsi="Arial" w:cs="Arial"/>
                  <w:color w:val="000000"/>
                  <w:sz w:val="18"/>
                  <w:szCs w:val="18"/>
                  <w:lang w:eastAsia="es-AR"/>
                </w:rPr>
                <w:t>38</w:t>
              </w:r>
            </w:ins>
          </w:p>
        </w:tc>
        <w:tc>
          <w:tcPr>
            <w:tcW w:w="441" w:type="dxa"/>
            <w:tcBorders>
              <w:top w:val="nil"/>
              <w:left w:val="nil"/>
              <w:bottom w:val="nil"/>
              <w:right w:val="nil"/>
            </w:tcBorders>
            <w:shd w:val="clear" w:color="auto" w:fill="auto"/>
            <w:vAlign w:val="center"/>
            <w:hideMark/>
          </w:tcPr>
          <w:p w14:paraId="4B4D94B5" w14:textId="77777777" w:rsidR="00173932" w:rsidRPr="00752287" w:rsidRDefault="00173932" w:rsidP="007F5937">
            <w:pPr>
              <w:jc w:val="center"/>
              <w:rPr>
                <w:ins w:id="1353" w:author="FERNANDA GASPARI" w:date="2021-10-29T10:32:00Z"/>
                <w:rFonts w:ascii="Arial" w:hAnsi="Arial" w:cs="Arial"/>
                <w:color w:val="000000"/>
                <w:sz w:val="18"/>
                <w:szCs w:val="18"/>
                <w:lang w:val="es-CO" w:eastAsia="es-CO"/>
              </w:rPr>
            </w:pPr>
            <w:ins w:id="1354" w:author="FERNANDA GASPARI" w:date="2021-10-29T10:32:00Z">
              <w:r w:rsidRPr="00752287">
                <w:rPr>
                  <w:rFonts w:ascii="Arial" w:hAnsi="Arial" w:cs="Arial"/>
                  <w:color w:val="000000"/>
                  <w:sz w:val="18"/>
                  <w:szCs w:val="18"/>
                  <w:lang w:eastAsia="es-AR"/>
                </w:rPr>
                <w:t>59</w:t>
              </w:r>
            </w:ins>
          </w:p>
        </w:tc>
        <w:tc>
          <w:tcPr>
            <w:tcW w:w="441" w:type="dxa"/>
            <w:tcBorders>
              <w:top w:val="nil"/>
              <w:left w:val="nil"/>
              <w:bottom w:val="nil"/>
              <w:right w:val="single" w:sz="8" w:space="0" w:color="auto"/>
            </w:tcBorders>
            <w:shd w:val="clear" w:color="auto" w:fill="auto"/>
            <w:vAlign w:val="center"/>
            <w:hideMark/>
          </w:tcPr>
          <w:p w14:paraId="7A4ECD1A" w14:textId="77777777" w:rsidR="00173932" w:rsidRPr="00752287" w:rsidRDefault="00173932" w:rsidP="007F5937">
            <w:pPr>
              <w:jc w:val="center"/>
              <w:rPr>
                <w:ins w:id="1355" w:author="FERNANDA GASPARI" w:date="2021-10-29T10:32:00Z"/>
                <w:rFonts w:ascii="Arial" w:hAnsi="Arial" w:cs="Arial"/>
                <w:color w:val="000000"/>
                <w:sz w:val="18"/>
                <w:szCs w:val="18"/>
                <w:lang w:val="es-CO" w:eastAsia="es-CO"/>
              </w:rPr>
            </w:pPr>
            <w:ins w:id="1356" w:author="FERNANDA GASPARI" w:date="2021-10-29T10:32:00Z">
              <w:r w:rsidRPr="00752287">
                <w:rPr>
                  <w:rFonts w:ascii="Arial" w:hAnsi="Arial" w:cs="Arial"/>
                  <w:color w:val="000000"/>
                  <w:sz w:val="18"/>
                  <w:szCs w:val="18"/>
                  <w:lang w:eastAsia="es-AR"/>
                </w:rPr>
                <w:t>77</w:t>
              </w:r>
            </w:ins>
          </w:p>
        </w:tc>
        <w:tc>
          <w:tcPr>
            <w:tcW w:w="580" w:type="dxa"/>
            <w:tcBorders>
              <w:top w:val="nil"/>
              <w:left w:val="nil"/>
              <w:bottom w:val="nil"/>
              <w:right w:val="nil"/>
            </w:tcBorders>
            <w:shd w:val="clear" w:color="000000" w:fill="D9D9D9"/>
            <w:vAlign w:val="center"/>
            <w:hideMark/>
          </w:tcPr>
          <w:p w14:paraId="3C1F471F" w14:textId="77777777" w:rsidR="00173932" w:rsidRPr="00752287" w:rsidRDefault="00173932" w:rsidP="007F5937">
            <w:pPr>
              <w:jc w:val="center"/>
              <w:rPr>
                <w:ins w:id="1357" w:author="FERNANDA GASPARI" w:date="2021-10-29T10:32:00Z"/>
                <w:rFonts w:ascii="Arial" w:hAnsi="Arial" w:cs="Arial"/>
                <w:color w:val="000000"/>
                <w:sz w:val="18"/>
                <w:szCs w:val="18"/>
                <w:lang w:val="es-CO" w:eastAsia="es-CO"/>
              </w:rPr>
            </w:pPr>
            <w:ins w:id="1358" w:author="FERNANDA GASPARI" w:date="2021-10-29T10:32:00Z">
              <w:r w:rsidRPr="00752287">
                <w:rPr>
                  <w:rFonts w:ascii="Arial" w:hAnsi="Arial" w:cs="Arial"/>
                  <w:color w:val="000000"/>
                  <w:sz w:val="18"/>
                  <w:szCs w:val="18"/>
                  <w:lang w:eastAsia="es-CO"/>
                </w:rPr>
                <w:t>363</w:t>
              </w:r>
            </w:ins>
          </w:p>
        </w:tc>
        <w:tc>
          <w:tcPr>
            <w:tcW w:w="441" w:type="dxa"/>
            <w:tcBorders>
              <w:top w:val="nil"/>
              <w:left w:val="nil"/>
              <w:bottom w:val="nil"/>
              <w:right w:val="nil"/>
            </w:tcBorders>
            <w:shd w:val="clear" w:color="auto" w:fill="auto"/>
            <w:vAlign w:val="center"/>
            <w:hideMark/>
          </w:tcPr>
          <w:p w14:paraId="16F840AA" w14:textId="77777777" w:rsidR="00173932" w:rsidRPr="00752287" w:rsidRDefault="00173932" w:rsidP="007F5937">
            <w:pPr>
              <w:jc w:val="center"/>
              <w:rPr>
                <w:ins w:id="1359" w:author="FERNANDA GASPARI" w:date="2021-10-29T10:32:00Z"/>
                <w:rFonts w:ascii="Arial" w:hAnsi="Arial" w:cs="Arial"/>
                <w:color w:val="000000"/>
                <w:sz w:val="18"/>
                <w:szCs w:val="18"/>
                <w:lang w:val="es-CO" w:eastAsia="es-CO"/>
              </w:rPr>
            </w:pPr>
            <w:ins w:id="1360"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vAlign w:val="center"/>
            <w:hideMark/>
          </w:tcPr>
          <w:p w14:paraId="4CD56969" w14:textId="77777777" w:rsidR="00173932" w:rsidRPr="00752287" w:rsidRDefault="00173932" w:rsidP="007F5937">
            <w:pPr>
              <w:jc w:val="center"/>
              <w:rPr>
                <w:ins w:id="1361" w:author="FERNANDA GASPARI" w:date="2021-10-29T10:32:00Z"/>
                <w:rFonts w:ascii="Arial" w:hAnsi="Arial" w:cs="Arial"/>
                <w:color w:val="000000"/>
                <w:sz w:val="18"/>
                <w:szCs w:val="18"/>
                <w:lang w:val="es-CO" w:eastAsia="es-CO"/>
              </w:rPr>
            </w:pPr>
            <w:ins w:id="1362"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3239CF11" w14:textId="77777777" w:rsidR="00173932" w:rsidRPr="00752287" w:rsidRDefault="00173932" w:rsidP="007F5937">
            <w:pPr>
              <w:jc w:val="center"/>
              <w:rPr>
                <w:ins w:id="1363" w:author="FERNANDA GASPARI" w:date="2021-10-29T10:32:00Z"/>
                <w:rFonts w:ascii="Arial" w:hAnsi="Arial" w:cs="Arial"/>
                <w:color w:val="000000"/>
                <w:sz w:val="18"/>
                <w:szCs w:val="18"/>
                <w:lang w:val="es-CO" w:eastAsia="es-CO"/>
              </w:rPr>
            </w:pPr>
            <w:ins w:id="1364"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6EC9848F" w14:textId="77777777" w:rsidR="00173932" w:rsidRPr="00752287" w:rsidRDefault="00173932" w:rsidP="007F5937">
            <w:pPr>
              <w:jc w:val="center"/>
              <w:rPr>
                <w:ins w:id="1365" w:author="FERNANDA GASPARI" w:date="2021-10-29T10:32:00Z"/>
                <w:rFonts w:ascii="Arial" w:hAnsi="Arial" w:cs="Arial"/>
                <w:color w:val="000000"/>
                <w:sz w:val="18"/>
                <w:szCs w:val="18"/>
                <w:lang w:val="es-CO" w:eastAsia="es-CO"/>
              </w:rPr>
            </w:pPr>
            <w:ins w:id="1366" w:author="FERNANDA GASPARI" w:date="2021-10-29T10:32:00Z">
              <w:r w:rsidRPr="00752287">
                <w:rPr>
                  <w:rFonts w:ascii="Arial" w:hAnsi="Arial" w:cs="Arial"/>
                  <w:color w:val="000000"/>
                  <w:sz w:val="18"/>
                  <w:szCs w:val="18"/>
                  <w:lang w:eastAsia="es-CO"/>
                </w:rPr>
                <w:t>364</w:t>
              </w:r>
            </w:ins>
          </w:p>
        </w:tc>
        <w:tc>
          <w:tcPr>
            <w:tcW w:w="441" w:type="dxa"/>
            <w:tcBorders>
              <w:top w:val="nil"/>
              <w:left w:val="nil"/>
              <w:bottom w:val="nil"/>
              <w:right w:val="nil"/>
            </w:tcBorders>
            <w:shd w:val="clear" w:color="auto" w:fill="auto"/>
            <w:vAlign w:val="center"/>
            <w:hideMark/>
          </w:tcPr>
          <w:p w14:paraId="43EF436E" w14:textId="77777777" w:rsidR="00173932" w:rsidRPr="00752287" w:rsidRDefault="00173932" w:rsidP="007F5937">
            <w:pPr>
              <w:jc w:val="center"/>
              <w:rPr>
                <w:ins w:id="1367" w:author="FERNANDA GASPARI" w:date="2021-10-29T10:32:00Z"/>
                <w:rFonts w:ascii="Arial" w:hAnsi="Arial" w:cs="Arial"/>
                <w:color w:val="000000"/>
                <w:sz w:val="18"/>
                <w:szCs w:val="18"/>
                <w:lang w:val="es-CO" w:eastAsia="es-CO"/>
              </w:rPr>
            </w:pPr>
            <w:ins w:id="1368"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vAlign w:val="center"/>
            <w:hideMark/>
          </w:tcPr>
          <w:p w14:paraId="4CFAB8F0" w14:textId="77777777" w:rsidR="00173932" w:rsidRPr="00752287" w:rsidRDefault="00173932" w:rsidP="007F5937">
            <w:pPr>
              <w:jc w:val="center"/>
              <w:rPr>
                <w:ins w:id="1369" w:author="FERNANDA GASPARI" w:date="2021-10-29T10:32:00Z"/>
                <w:rFonts w:ascii="Arial" w:hAnsi="Arial" w:cs="Arial"/>
                <w:color w:val="000000"/>
                <w:sz w:val="18"/>
                <w:szCs w:val="18"/>
                <w:lang w:val="es-CO" w:eastAsia="es-CO"/>
              </w:rPr>
            </w:pPr>
            <w:ins w:id="1370"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4995B132" w14:textId="77777777" w:rsidR="00173932" w:rsidRPr="00752287" w:rsidRDefault="00173932" w:rsidP="007F5937">
            <w:pPr>
              <w:jc w:val="center"/>
              <w:rPr>
                <w:ins w:id="1371" w:author="FERNANDA GASPARI" w:date="2021-10-29T10:32:00Z"/>
                <w:rFonts w:ascii="Arial" w:hAnsi="Arial" w:cs="Arial"/>
                <w:color w:val="000000"/>
                <w:sz w:val="18"/>
                <w:szCs w:val="18"/>
                <w:lang w:val="es-CO" w:eastAsia="es-CO"/>
              </w:rPr>
            </w:pPr>
            <w:ins w:id="1372" w:author="FERNANDA GASPARI" w:date="2021-10-29T10:32:00Z">
              <w:r w:rsidRPr="00752287">
                <w:rPr>
                  <w:rFonts w:ascii="Arial" w:hAnsi="Arial" w:cs="Arial"/>
                  <w:color w:val="000000"/>
                  <w:sz w:val="18"/>
                  <w:szCs w:val="18"/>
                  <w:lang w:eastAsia="es-AR"/>
                </w:rPr>
                <w:t>92</w:t>
              </w:r>
            </w:ins>
          </w:p>
        </w:tc>
      </w:tr>
      <w:tr w:rsidR="00173932" w:rsidRPr="00752287" w14:paraId="4A10FAB9" w14:textId="77777777" w:rsidTr="007F5937">
        <w:trPr>
          <w:trHeight w:val="168"/>
          <w:tblHeader/>
          <w:jc w:val="center"/>
          <w:ins w:id="1373"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4D548474" w14:textId="77777777" w:rsidR="00173932" w:rsidRPr="00752287" w:rsidRDefault="00173932" w:rsidP="007F5937">
            <w:pPr>
              <w:jc w:val="center"/>
              <w:rPr>
                <w:ins w:id="1374" w:author="FERNANDA GASPARI" w:date="2021-10-29T10:32:00Z"/>
                <w:rFonts w:ascii="Arial" w:hAnsi="Arial" w:cs="Arial"/>
                <w:color w:val="000000"/>
                <w:sz w:val="18"/>
                <w:szCs w:val="18"/>
                <w:lang w:val="es-CO" w:eastAsia="es-CO"/>
              </w:rPr>
            </w:pPr>
            <w:ins w:id="1375" w:author="FERNANDA GASPARI" w:date="2021-10-29T10:32:00Z">
              <w:r w:rsidRPr="00752287">
                <w:rPr>
                  <w:rFonts w:ascii="Arial" w:hAnsi="Arial" w:cs="Arial"/>
                  <w:color w:val="000000"/>
                  <w:sz w:val="18"/>
                  <w:szCs w:val="18"/>
                  <w:lang w:eastAsia="es-CO"/>
                </w:rPr>
                <w:t>371</w:t>
              </w:r>
            </w:ins>
          </w:p>
        </w:tc>
        <w:tc>
          <w:tcPr>
            <w:tcW w:w="441" w:type="dxa"/>
            <w:tcBorders>
              <w:top w:val="nil"/>
              <w:left w:val="nil"/>
              <w:bottom w:val="nil"/>
              <w:right w:val="nil"/>
            </w:tcBorders>
            <w:shd w:val="clear" w:color="auto" w:fill="auto"/>
            <w:vAlign w:val="center"/>
            <w:hideMark/>
          </w:tcPr>
          <w:p w14:paraId="3E6A26D7" w14:textId="77777777" w:rsidR="00173932" w:rsidRPr="00752287" w:rsidRDefault="00173932" w:rsidP="007F5937">
            <w:pPr>
              <w:jc w:val="center"/>
              <w:rPr>
                <w:ins w:id="1376" w:author="FERNANDA GASPARI" w:date="2021-10-29T10:32:00Z"/>
                <w:rFonts w:ascii="Arial" w:hAnsi="Arial" w:cs="Arial"/>
                <w:color w:val="000000"/>
                <w:sz w:val="18"/>
                <w:szCs w:val="18"/>
                <w:lang w:val="es-CO" w:eastAsia="es-CO"/>
              </w:rPr>
            </w:pPr>
            <w:ins w:id="1377" w:author="FERNANDA GASPARI" w:date="2021-10-29T10:32:00Z">
              <w:r w:rsidRPr="00752287">
                <w:rPr>
                  <w:rFonts w:ascii="Arial" w:hAnsi="Arial" w:cs="Arial"/>
                  <w:color w:val="000000"/>
                  <w:sz w:val="18"/>
                  <w:szCs w:val="18"/>
                  <w:lang w:eastAsia="es-AR"/>
                </w:rPr>
                <w:t>3</w:t>
              </w:r>
            </w:ins>
          </w:p>
        </w:tc>
        <w:tc>
          <w:tcPr>
            <w:tcW w:w="441" w:type="dxa"/>
            <w:tcBorders>
              <w:top w:val="nil"/>
              <w:left w:val="nil"/>
              <w:bottom w:val="nil"/>
              <w:right w:val="nil"/>
            </w:tcBorders>
            <w:shd w:val="clear" w:color="auto" w:fill="auto"/>
            <w:vAlign w:val="center"/>
            <w:hideMark/>
          </w:tcPr>
          <w:p w14:paraId="0960D1A3" w14:textId="77777777" w:rsidR="00173932" w:rsidRPr="00752287" w:rsidRDefault="00173932" w:rsidP="007F5937">
            <w:pPr>
              <w:jc w:val="center"/>
              <w:rPr>
                <w:ins w:id="1378" w:author="FERNANDA GASPARI" w:date="2021-10-29T10:32:00Z"/>
                <w:rFonts w:ascii="Arial" w:hAnsi="Arial" w:cs="Arial"/>
                <w:color w:val="000000"/>
                <w:sz w:val="18"/>
                <w:szCs w:val="18"/>
                <w:lang w:val="es-CO" w:eastAsia="es-CO"/>
              </w:rPr>
            </w:pPr>
            <w:ins w:id="1379" w:author="FERNANDA GASPARI" w:date="2021-10-29T10:32:00Z">
              <w:r w:rsidRPr="00752287">
                <w:rPr>
                  <w:rFonts w:ascii="Arial" w:hAnsi="Arial" w:cs="Arial"/>
                  <w:color w:val="000000"/>
                  <w:sz w:val="18"/>
                  <w:szCs w:val="18"/>
                  <w:lang w:eastAsia="es-AR"/>
                </w:rPr>
                <w:t>6</w:t>
              </w:r>
            </w:ins>
          </w:p>
        </w:tc>
        <w:tc>
          <w:tcPr>
            <w:tcW w:w="441" w:type="dxa"/>
            <w:tcBorders>
              <w:top w:val="nil"/>
              <w:left w:val="nil"/>
              <w:bottom w:val="nil"/>
              <w:right w:val="single" w:sz="8" w:space="0" w:color="auto"/>
            </w:tcBorders>
            <w:shd w:val="clear" w:color="auto" w:fill="auto"/>
            <w:vAlign w:val="center"/>
            <w:hideMark/>
          </w:tcPr>
          <w:p w14:paraId="62571149" w14:textId="77777777" w:rsidR="00173932" w:rsidRPr="00752287" w:rsidRDefault="00173932" w:rsidP="007F5937">
            <w:pPr>
              <w:jc w:val="center"/>
              <w:rPr>
                <w:ins w:id="1380" w:author="FERNANDA GASPARI" w:date="2021-10-29T10:32:00Z"/>
                <w:rFonts w:ascii="Arial" w:hAnsi="Arial" w:cs="Arial"/>
                <w:color w:val="000000"/>
                <w:sz w:val="18"/>
                <w:szCs w:val="18"/>
                <w:lang w:val="es-CO" w:eastAsia="es-CO"/>
              </w:rPr>
            </w:pPr>
            <w:ins w:id="1381" w:author="FERNANDA GASPARI" w:date="2021-10-29T10:32:00Z">
              <w:r w:rsidRPr="00752287">
                <w:rPr>
                  <w:rFonts w:ascii="Arial" w:hAnsi="Arial" w:cs="Arial"/>
                  <w:color w:val="000000"/>
                  <w:sz w:val="18"/>
                  <w:szCs w:val="18"/>
                  <w:lang w:eastAsia="es-AR"/>
                </w:rPr>
                <w:t>13</w:t>
              </w:r>
            </w:ins>
          </w:p>
        </w:tc>
        <w:tc>
          <w:tcPr>
            <w:tcW w:w="580" w:type="dxa"/>
            <w:tcBorders>
              <w:top w:val="nil"/>
              <w:left w:val="nil"/>
              <w:bottom w:val="nil"/>
              <w:right w:val="nil"/>
            </w:tcBorders>
            <w:shd w:val="clear" w:color="000000" w:fill="D9D9D9"/>
            <w:noWrap/>
            <w:vAlign w:val="center"/>
            <w:hideMark/>
          </w:tcPr>
          <w:p w14:paraId="413F0AC4" w14:textId="77777777" w:rsidR="00173932" w:rsidRPr="00752287" w:rsidRDefault="00173932" w:rsidP="007F5937">
            <w:pPr>
              <w:jc w:val="center"/>
              <w:rPr>
                <w:ins w:id="1382" w:author="FERNANDA GASPARI" w:date="2021-10-29T10:32:00Z"/>
                <w:rFonts w:ascii="Arial" w:hAnsi="Arial" w:cs="Arial"/>
                <w:color w:val="000000"/>
                <w:sz w:val="18"/>
                <w:szCs w:val="18"/>
                <w:lang w:val="es-CO" w:eastAsia="es-CO"/>
              </w:rPr>
            </w:pPr>
            <w:ins w:id="1383" w:author="FERNANDA GASPARI" w:date="2021-10-29T10:32:00Z">
              <w:r w:rsidRPr="00752287">
                <w:rPr>
                  <w:rFonts w:ascii="Arial" w:hAnsi="Arial" w:cs="Arial"/>
                  <w:color w:val="000000"/>
                  <w:sz w:val="18"/>
                  <w:szCs w:val="18"/>
                  <w:lang w:eastAsia="es-AR"/>
                </w:rPr>
                <w:t>372</w:t>
              </w:r>
            </w:ins>
          </w:p>
        </w:tc>
        <w:tc>
          <w:tcPr>
            <w:tcW w:w="441" w:type="dxa"/>
            <w:tcBorders>
              <w:top w:val="nil"/>
              <w:left w:val="nil"/>
              <w:bottom w:val="nil"/>
              <w:right w:val="nil"/>
            </w:tcBorders>
            <w:shd w:val="clear" w:color="auto" w:fill="auto"/>
            <w:vAlign w:val="center"/>
            <w:hideMark/>
          </w:tcPr>
          <w:p w14:paraId="2A8CD49A" w14:textId="77777777" w:rsidR="00173932" w:rsidRPr="00752287" w:rsidRDefault="00173932" w:rsidP="007F5937">
            <w:pPr>
              <w:jc w:val="center"/>
              <w:rPr>
                <w:ins w:id="1384" w:author="FERNANDA GASPARI" w:date="2021-10-29T10:32:00Z"/>
                <w:rFonts w:ascii="Arial" w:hAnsi="Arial" w:cs="Arial"/>
                <w:color w:val="000000"/>
                <w:sz w:val="18"/>
                <w:szCs w:val="18"/>
                <w:lang w:val="es-CO" w:eastAsia="es-CO"/>
              </w:rPr>
            </w:pPr>
            <w:ins w:id="1385" w:author="FERNANDA GASPARI" w:date="2021-10-29T10:32:00Z">
              <w:r w:rsidRPr="00752287">
                <w:rPr>
                  <w:rFonts w:ascii="Arial" w:hAnsi="Arial" w:cs="Arial"/>
                  <w:color w:val="000000"/>
                  <w:sz w:val="18"/>
                  <w:szCs w:val="18"/>
                  <w:lang w:eastAsia="es-AR"/>
                </w:rPr>
                <w:t>18</w:t>
              </w:r>
            </w:ins>
          </w:p>
        </w:tc>
        <w:tc>
          <w:tcPr>
            <w:tcW w:w="441" w:type="dxa"/>
            <w:tcBorders>
              <w:top w:val="nil"/>
              <w:left w:val="nil"/>
              <w:bottom w:val="nil"/>
              <w:right w:val="nil"/>
            </w:tcBorders>
            <w:shd w:val="clear" w:color="auto" w:fill="auto"/>
            <w:vAlign w:val="center"/>
            <w:hideMark/>
          </w:tcPr>
          <w:p w14:paraId="77C4D1C9" w14:textId="77777777" w:rsidR="00173932" w:rsidRPr="00752287" w:rsidRDefault="00173932" w:rsidP="007F5937">
            <w:pPr>
              <w:jc w:val="center"/>
              <w:rPr>
                <w:ins w:id="1386" w:author="FERNANDA GASPARI" w:date="2021-10-29T10:32:00Z"/>
                <w:rFonts w:ascii="Arial" w:hAnsi="Arial" w:cs="Arial"/>
                <w:color w:val="000000"/>
                <w:sz w:val="18"/>
                <w:szCs w:val="18"/>
                <w:lang w:val="es-CO" w:eastAsia="es-CO"/>
              </w:rPr>
            </w:pPr>
            <w:ins w:id="1387" w:author="FERNANDA GASPARI" w:date="2021-10-29T10:32:00Z">
              <w:r w:rsidRPr="00752287">
                <w:rPr>
                  <w:rFonts w:ascii="Arial" w:hAnsi="Arial" w:cs="Arial"/>
                  <w:color w:val="000000"/>
                  <w:sz w:val="18"/>
                  <w:szCs w:val="18"/>
                  <w:lang w:eastAsia="es-AR"/>
                </w:rPr>
                <w:t>35</w:t>
              </w:r>
            </w:ins>
          </w:p>
        </w:tc>
        <w:tc>
          <w:tcPr>
            <w:tcW w:w="441" w:type="dxa"/>
            <w:tcBorders>
              <w:top w:val="nil"/>
              <w:left w:val="nil"/>
              <w:bottom w:val="nil"/>
              <w:right w:val="single" w:sz="8" w:space="0" w:color="auto"/>
            </w:tcBorders>
            <w:shd w:val="clear" w:color="auto" w:fill="auto"/>
            <w:vAlign w:val="center"/>
            <w:hideMark/>
          </w:tcPr>
          <w:p w14:paraId="54B114EA" w14:textId="77777777" w:rsidR="00173932" w:rsidRPr="00752287" w:rsidRDefault="00173932" w:rsidP="007F5937">
            <w:pPr>
              <w:jc w:val="center"/>
              <w:rPr>
                <w:ins w:id="1388" w:author="FERNANDA GASPARI" w:date="2021-10-29T10:32:00Z"/>
                <w:rFonts w:ascii="Arial" w:hAnsi="Arial" w:cs="Arial"/>
                <w:color w:val="000000"/>
                <w:sz w:val="18"/>
                <w:szCs w:val="18"/>
                <w:lang w:val="es-CO" w:eastAsia="es-CO"/>
              </w:rPr>
            </w:pPr>
            <w:ins w:id="1389" w:author="FERNANDA GASPARI" w:date="2021-10-29T10:32:00Z">
              <w:r w:rsidRPr="00752287">
                <w:rPr>
                  <w:rFonts w:ascii="Arial" w:hAnsi="Arial" w:cs="Arial"/>
                  <w:color w:val="000000"/>
                  <w:sz w:val="18"/>
                  <w:szCs w:val="18"/>
                  <w:lang w:eastAsia="es-AR"/>
                </w:rPr>
                <w:t>55</w:t>
              </w:r>
            </w:ins>
          </w:p>
        </w:tc>
        <w:tc>
          <w:tcPr>
            <w:tcW w:w="580" w:type="dxa"/>
            <w:tcBorders>
              <w:top w:val="nil"/>
              <w:left w:val="nil"/>
              <w:bottom w:val="nil"/>
              <w:right w:val="nil"/>
            </w:tcBorders>
            <w:shd w:val="clear" w:color="000000" w:fill="D9D9D9"/>
            <w:vAlign w:val="center"/>
            <w:hideMark/>
          </w:tcPr>
          <w:p w14:paraId="287C2974" w14:textId="77777777" w:rsidR="00173932" w:rsidRPr="00752287" w:rsidRDefault="00173932" w:rsidP="007F5937">
            <w:pPr>
              <w:jc w:val="center"/>
              <w:rPr>
                <w:ins w:id="1390" w:author="FERNANDA GASPARI" w:date="2021-10-29T10:32:00Z"/>
                <w:rFonts w:ascii="Arial" w:hAnsi="Arial" w:cs="Arial"/>
                <w:color w:val="000000"/>
                <w:sz w:val="18"/>
                <w:szCs w:val="18"/>
                <w:lang w:val="es-CO" w:eastAsia="es-CO"/>
              </w:rPr>
            </w:pPr>
            <w:ins w:id="1391" w:author="FERNANDA GASPARI" w:date="2021-10-29T10:32:00Z">
              <w:r w:rsidRPr="00752287">
                <w:rPr>
                  <w:rFonts w:ascii="Arial" w:hAnsi="Arial" w:cs="Arial"/>
                  <w:color w:val="000000"/>
                  <w:sz w:val="18"/>
                  <w:szCs w:val="18"/>
                  <w:lang w:eastAsia="es-CO"/>
                </w:rPr>
                <w:t>373</w:t>
              </w:r>
            </w:ins>
          </w:p>
        </w:tc>
        <w:tc>
          <w:tcPr>
            <w:tcW w:w="441" w:type="dxa"/>
            <w:tcBorders>
              <w:top w:val="nil"/>
              <w:left w:val="nil"/>
              <w:bottom w:val="nil"/>
              <w:right w:val="nil"/>
            </w:tcBorders>
            <w:shd w:val="clear" w:color="auto" w:fill="auto"/>
            <w:vAlign w:val="center"/>
            <w:hideMark/>
          </w:tcPr>
          <w:p w14:paraId="3E4F15D1" w14:textId="77777777" w:rsidR="00173932" w:rsidRPr="00752287" w:rsidRDefault="00173932" w:rsidP="007F5937">
            <w:pPr>
              <w:jc w:val="center"/>
              <w:rPr>
                <w:ins w:id="1392" w:author="FERNANDA GASPARI" w:date="2021-10-29T10:32:00Z"/>
                <w:rFonts w:ascii="Arial" w:hAnsi="Arial" w:cs="Arial"/>
                <w:color w:val="000000"/>
                <w:sz w:val="18"/>
                <w:szCs w:val="18"/>
                <w:lang w:val="es-CO" w:eastAsia="es-CO"/>
              </w:rPr>
            </w:pPr>
            <w:ins w:id="1393"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7B04C21F" w14:textId="77777777" w:rsidR="00173932" w:rsidRPr="00752287" w:rsidRDefault="00173932" w:rsidP="007F5937">
            <w:pPr>
              <w:jc w:val="center"/>
              <w:rPr>
                <w:ins w:id="1394" w:author="FERNANDA GASPARI" w:date="2021-10-29T10:32:00Z"/>
                <w:rFonts w:ascii="Arial" w:hAnsi="Arial" w:cs="Arial"/>
                <w:color w:val="000000"/>
                <w:sz w:val="18"/>
                <w:szCs w:val="18"/>
                <w:lang w:val="es-CO" w:eastAsia="es-CO"/>
              </w:rPr>
            </w:pPr>
            <w:ins w:id="1395"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00981F3E" w14:textId="77777777" w:rsidR="00173932" w:rsidRPr="00752287" w:rsidRDefault="00173932" w:rsidP="007F5937">
            <w:pPr>
              <w:jc w:val="center"/>
              <w:rPr>
                <w:ins w:id="1396" w:author="FERNANDA GASPARI" w:date="2021-10-29T10:32:00Z"/>
                <w:rFonts w:ascii="Arial" w:hAnsi="Arial" w:cs="Arial"/>
                <w:color w:val="000000"/>
                <w:sz w:val="18"/>
                <w:szCs w:val="18"/>
                <w:lang w:val="es-CO" w:eastAsia="es-CO"/>
              </w:rPr>
            </w:pPr>
            <w:ins w:id="1397"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66F34A4A" w14:textId="77777777" w:rsidR="00173932" w:rsidRPr="00752287" w:rsidRDefault="00173932" w:rsidP="007F5937">
            <w:pPr>
              <w:jc w:val="center"/>
              <w:rPr>
                <w:ins w:id="1398" w:author="FERNANDA GASPARI" w:date="2021-10-29T10:32:00Z"/>
                <w:rFonts w:ascii="Arial" w:hAnsi="Arial" w:cs="Arial"/>
                <w:color w:val="000000"/>
                <w:sz w:val="18"/>
                <w:szCs w:val="18"/>
                <w:lang w:val="es-CO" w:eastAsia="es-CO"/>
              </w:rPr>
            </w:pPr>
            <w:ins w:id="1399" w:author="FERNANDA GASPARI" w:date="2021-10-29T10:32:00Z">
              <w:r w:rsidRPr="00752287">
                <w:rPr>
                  <w:rFonts w:ascii="Arial" w:hAnsi="Arial" w:cs="Arial"/>
                  <w:color w:val="000000"/>
                  <w:sz w:val="18"/>
                  <w:szCs w:val="18"/>
                  <w:lang w:eastAsia="es-CO"/>
                </w:rPr>
                <w:t>374</w:t>
              </w:r>
            </w:ins>
          </w:p>
        </w:tc>
        <w:tc>
          <w:tcPr>
            <w:tcW w:w="441" w:type="dxa"/>
            <w:tcBorders>
              <w:top w:val="nil"/>
              <w:left w:val="nil"/>
              <w:bottom w:val="nil"/>
              <w:right w:val="nil"/>
            </w:tcBorders>
            <w:shd w:val="clear" w:color="auto" w:fill="auto"/>
            <w:vAlign w:val="center"/>
            <w:hideMark/>
          </w:tcPr>
          <w:p w14:paraId="1E75DEA4" w14:textId="77777777" w:rsidR="00173932" w:rsidRPr="00752287" w:rsidRDefault="00173932" w:rsidP="007F5937">
            <w:pPr>
              <w:jc w:val="center"/>
              <w:rPr>
                <w:ins w:id="1400" w:author="FERNANDA GASPARI" w:date="2021-10-29T10:32:00Z"/>
                <w:rFonts w:ascii="Arial" w:hAnsi="Arial" w:cs="Arial"/>
                <w:color w:val="000000"/>
                <w:sz w:val="18"/>
                <w:szCs w:val="18"/>
                <w:lang w:val="es-CO" w:eastAsia="es-CO"/>
              </w:rPr>
            </w:pPr>
            <w:ins w:id="1401"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2AEAEBC8" w14:textId="77777777" w:rsidR="00173932" w:rsidRPr="00752287" w:rsidRDefault="00173932" w:rsidP="007F5937">
            <w:pPr>
              <w:jc w:val="center"/>
              <w:rPr>
                <w:ins w:id="1402" w:author="FERNANDA GASPARI" w:date="2021-10-29T10:32:00Z"/>
                <w:rFonts w:ascii="Arial" w:hAnsi="Arial" w:cs="Arial"/>
                <w:color w:val="000000"/>
                <w:sz w:val="18"/>
                <w:szCs w:val="18"/>
                <w:lang w:val="es-CO" w:eastAsia="es-CO"/>
              </w:rPr>
            </w:pPr>
            <w:ins w:id="1403"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116425F6" w14:textId="77777777" w:rsidR="00173932" w:rsidRPr="00752287" w:rsidRDefault="00173932" w:rsidP="007F5937">
            <w:pPr>
              <w:jc w:val="center"/>
              <w:rPr>
                <w:ins w:id="1404" w:author="FERNANDA GASPARI" w:date="2021-10-29T10:32:00Z"/>
                <w:rFonts w:ascii="Arial" w:hAnsi="Arial" w:cs="Arial"/>
                <w:color w:val="000000"/>
                <w:sz w:val="18"/>
                <w:szCs w:val="18"/>
                <w:lang w:val="es-CO" w:eastAsia="es-CO"/>
              </w:rPr>
            </w:pPr>
            <w:ins w:id="1405" w:author="FERNANDA GASPARI" w:date="2021-10-29T10:32:00Z">
              <w:r w:rsidRPr="00752287">
                <w:rPr>
                  <w:rFonts w:ascii="Arial" w:hAnsi="Arial" w:cs="Arial"/>
                  <w:color w:val="000000"/>
                  <w:sz w:val="18"/>
                  <w:szCs w:val="18"/>
                  <w:lang w:eastAsia="es-AR"/>
                </w:rPr>
                <w:t>90</w:t>
              </w:r>
            </w:ins>
          </w:p>
        </w:tc>
      </w:tr>
      <w:tr w:rsidR="00173932" w:rsidRPr="00752287" w14:paraId="4B0E720D" w14:textId="77777777" w:rsidTr="007F5937">
        <w:trPr>
          <w:trHeight w:val="168"/>
          <w:tblHeader/>
          <w:jc w:val="center"/>
          <w:ins w:id="1406"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086F796E" w14:textId="77777777" w:rsidR="00173932" w:rsidRPr="00752287" w:rsidRDefault="00173932" w:rsidP="007F5937">
            <w:pPr>
              <w:jc w:val="center"/>
              <w:rPr>
                <w:ins w:id="1407" w:author="FERNANDA GASPARI" w:date="2021-10-29T10:32:00Z"/>
                <w:rFonts w:ascii="Arial" w:hAnsi="Arial" w:cs="Arial"/>
                <w:color w:val="000000"/>
                <w:sz w:val="18"/>
                <w:szCs w:val="18"/>
                <w:lang w:val="es-CO" w:eastAsia="es-CO"/>
              </w:rPr>
            </w:pPr>
            <w:ins w:id="1408" w:author="FERNANDA GASPARI" w:date="2021-10-29T10:32:00Z">
              <w:r w:rsidRPr="00752287">
                <w:rPr>
                  <w:rFonts w:ascii="Arial" w:hAnsi="Arial" w:cs="Arial"/>
                  <w:color w:val="000000"/>
                  <w:sz w:val="18"/>
                  <w:szCs w:val="18"/>
                  <w:lang w:eastAsia="es-CO"/>
                </w:rPr>
                <w:t>381</w:t>
              </w:r>
            </w:ins>
          </w:p>
        </w:tc>
        <w:tc>
          <w:tcPr>
            <w:tcW w:w="441" w:type="dxa"/>
            <w:tcBorders>
              <w:top w:val="nil"/>
              <w:left w:val="nil"/>
              <w:bottom w:val="nil"/>
              <w:right w:val="nil"/>
            </w:tcBorders>
            <w:shd w:val="clear" w:color="auto" w:fill="auto"/>
            <w:vAlign w:val="center"/>
            <w:hideMark/>
          </w:tcPr>
          <w:p w14:paraId="37922BDB" w14:textId="77777777" w:rsidR="00173932" w:rsidRPr="00752287" w:rsidRDefault="00173932" w:rsidP="007F5937">
            <w:pPr>
              <w:jc w:val="center"/>
              <w:rPr>
                <w:ins w:id="1409" w:author="FERNANDA GASPARI" w:date="2021-10-29T10:32:00Z"/>
                <w:rFonts w:ascii="Arial" w:hAnsi="Arial" w:cs="Arial"/>
                <w:color w:val="000000"/>
                <w:sz w:val="18"/>
                <w:szCs w:val="18"/>
                <w:lang w:val="es-CO" w:eastAsia="es-CO"/>
              </w:rPr>
            </w:pPr>
            <w:ins w:id="1410" w:author="FERNANDA GASPARI" w:date="2021-10-29T10:32:00Z">
              <w:r w:rsidRPr="00752287">
                <w:rPr>
                  <w:rFonts w:ascii="Arial" w:hAnsi="Arial" w:cs="Arial"/>
                  <w:color w:val="000000"/>
                  <w:sz w:val="18"/>
                  <w:szCs w:val="18"/>
                  <w:lang w:eastAsia="es-AR"/>
                </w:rPr>
                <w:t>33</w:t>
              </w:r>
            </w:ins>
          </w:p>
        </w:tc>
        <w:tc>
          <w:tcPr>
            <w:tcW w:w="441" w:type="dxa"/>
            <w:tcBorders>
              <w:top w:val="nil"/>
              <w:left w:val="nil"/>
              <w:bottom w:val="nil"/>
              <w:right w:val="nil"/>
            </w:tcBorders>
            <w:shd w:val="clear" w:color="auto" w:fill="auto"/>
            <w:vAlign w:val="center"/>
            <w:hideMark/>
          </w:tcPr>
          <w:p w14:paraId="7DA9418D" w14:textId="77777777" w:rsidR="00173932" w:rsidRPr="00752287" w:rsidRDefault="00173932" w:rsidP="007F5937">
            <w:pPr>
              <w:jc w:val="center"/>
              <w:rPr>
                <w:ins w:id="1411" w:author="FERNANDA GASPARI" w:date="2021-10-29T10:32:00Z"/>
                <w:rFonts w:ascii="Arial" w:hAnsi="Arial" w:cs="Arial"/>
                <w:color w:val="000000"/>
                <w:sz w:val="18"/>
                <w:szCs w:val="18"/>
                <w:lang w:val="es-CO" w:eastAsia="es-CO"/>
              </w:rPr>
            </w:pPr>
            <w:ins w:id="1412" w:author="FERNANDA GASPARI" w:date="2021-10-29T10:32:00Z">
              <w:r w:rsidRPr="00752287">
                <w:rPr>
                  <w:rFonts w:ascii="Arial" w:hAnsi="Arial" w:cs="Arial"/>
                  <w:color w:val="000000"/>
                  <w:sz w:val="18"/>
                  <w:szCs w:val="18"/>
                  <w:lang w:eastAsia="es-AR"/>
                </w:rPr>
                <w:t>54</w:t>
              </w:r>
            </w:ins>
          </w:p>
        </w:tc>
        <w:tc>
          <w:tcPr>
            <w:tcW w:w="441" w:type="dxa"/>
            <w:tcBorders>
              <w:top w:val="nil"/>
              <w:left w:val="nil"/>
              <w:bottom w:val="nil"/>
              <w:right w:val="single" w:sz="8" w:space="0" w:color="auto"/>
            </w:tcBorders>
            <w:shd w:val="clear" w:color="auto" w:fill="auto"/>
            <w:vAlign w:val="center"/>
            <w:hideMark/>
          </w:tcPr>
          <w:p w14:paraId="6144CBFC" w14:textId="77777777" w:rsidR="00173932" w:rsidRPr="00752287" w:rsidRDefault="00173932" w:rsidP="007F5937">
            <w:pPr>
              <w:jc w:val="center"/>
              <w:rPr>
                <w:ins w:id="1413" w:author="FERNANDA GASPARI" w:date="2021-10-29T10:32:00Z"/>
                <w:rFonts w:ascii="Arial" w:hAnsi="Arial" w:cs="Arial"/>
                <w:color w:val="000000"/>
                <w:sz w:val="18"/>
                <w:szCs w:val="18"/>
                <w:lang w:val="es-CO" w:eastAsia="es-CO"/>
              </w:rPr>
            </w:pPr>
            <w:ins w:id="1414" w:author="FERNANDA GASPARI" w:date="2021-10-29T10:32:00Z">
              <w:r w:rsidRPr="00752287">
                <w:rPr>
                  <w:rFonts w:ascii="Arial" w:hAnsi="Arial" w:cs="Arial"/>
                  <w:color w:val="000000"/>
                  <w:sz w:val="18"/>
                  <w:szCs w:val="18"/>
                  <w:lang w:eastAsia="es-AR"/>
                </w:rPr>
                <w:t>73</w:t>
              </w:r>
            </w:ins>
          </w:p>
        </w:tc>
        <w:tc>
          <w:tcPr>
            <w:tcW w:w="580" w:type="dxa"/>
            <w:tcBorders>
              <w:top w:val="nil"/>
              <w:left w:val="nil"/>
              <w:bottom w:val="nil"/>
              <w:right w:val="nil"/>
            </w:tcBorders>
            <w:shd w:val="clear" w:color="000000" w:fill="D9D9D9"/>
            <w:noWrap/>
            <w:vAlign w:val="center"/>
            <w:hideMark/>
          </w:tcPr>
          <w:p w14:paraId="275275DD" w14:textId="77777777" w:rsidR="00173932" w:rsidRPr="00752287" w:rsidRDefault="00173932" w:rsidP="007F5937">
            <w:pPr>
              <w:jc w:val="center"/>
              <w:rPr>
                <w:ins w:id="1415" w:author="FERNANDA GASPARI" w:date="2021-10-29T10:32:00Z"/>
                <w:rFonts w:ascii="Arial" w:hAnsi="Arial" w:cs="Arial"/>
                <w:color w:val="000000"/>
                <w:sz w:val="18"/>
                <w:szCs w:val="18"/>
                <w:lang w:val="es-CO" w:eastAsia="es-CO"/>
              </w:rPr>
            </w:pPr>
            <w:ins w:id="1416" w:author="FERNANDA GASPARI" w:date="2021-10-29T10:32:00Z">
              <w:r w:rsidRPr="00752287">
                <w:rPr>
                  <w:rFonts w:ascii="Arial" w:hAnsi="Arial" w:cs="Arial"/>
                  <w:color w:val="000000"/>
                  <w:sz w:val="18"/>
                  <w:szCs w:val="18"/>
                  <w:lang w:eastAsia="es-AR"/>
                </w:rPr>
                <w:t>382</w:t>
              </w:r>
            </w:ins>
          </w:p>
        </w:tc>
        <w:tc>
          <w:tcPr>
            <w:tcW w:w="441" w:type="dxa"/>
            <w:tcBorders>
              <w:top w:val="nil"/>
              <w:left w:val="nil"/>
              <w:bottom w:val="nil"/>
              <w:right w:val="nil"/>
            </w:tcBorders>
            <w:shd w:val="clear" w:color="auto" w:fill="auto"/>
            <w:vAlign w:val="center"/>
            <w:hideMark/>
          </w:tcPr>
          <w:p w14:paraId="218067AB" w14:textId="77777777" w:rsidR="00173932" w:rsidRPr="00752287" w:rsidRDefault="00173932" w:rsidP="007F5937">
            <w:pPr>
              <w:jc w:val="center"/>
              <w:rPr>
                <w:ins w:id="1417" w:author="FERNANDA GASPARI" w:date="2021-10-29T10:32:00Z"/>
                <w:rFonts w:ascii="Arial" w:hAnsi="Arial" w:cs="Arial"/>
                <w:color w:val="000000"/>
                <w:sz w:val="18"/>
                <w:szCs w:val="18"/>
                <w:lang w:val="es-CO" w:eastAsia="es-CO"/>
              </w:rPr>
            </w:pPr>
            <w:ins w:id="1418"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nil"/>
            </w:tcBorders>
            <w:shd w:val="clear" w:color="auto" w:fill="auto"/>
            <w:vAlign w:val="center"/>
            <w:hideMark/>
          </w:tcPr>
          <w:p w14:paraId="5615D06E" w14:textId="77777777" w:rsidR="00173932" w:rsidRPr="00752287" w:rsidRDefault="00173932" w:rsidP="007F5937">
            <w:pPr>
              <w:jc w:val="center"/>
              <w:rPr>
                <w:ins w:id="1419" w:author="FERNANDA GASPARI" w:date="2021-10-29T10:32:00Z"/>
                <w:rFonts w:ascii="Arial" w:hAnsi="Arial" w:cs="Arial"/>
                <w:color w:val="000000"/>
                <w:sz w:val="18"/>
                <w:szCs w:val="18"/>
                <w:lang w:val="es-CO" w:eastAsia="es-CO"/>
              </w:rPr>
            </w:pPr>
            <w:ins w:id="1420"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single" w:sz="8" w:space="0" w:color="auto"/>
            </w:tcBorders>
            <w:shd w:val="clear" w:color="auto" w:fill="auto"/>
            <w:vAlign w:val="center"/>
            <w:hideMark/>
          </w:tcPr>
          <w:p w14:paraId="1DE9E67A" w14:textId="77777777" w:rsidR="00173932" w:rsidRPr="00752287" w:rsidRDefault="00173932" w:rsidP="007F5937">
            <w:pPr>
              <w:jc w:val="center"/>
              <w:rPr>
                <w:ins w:id="1421" w:author="FERNANDA GASPARI" w:date="2021-10-29T10:32:00Z"/>
                <w:rFonts w:ascii="Arial" w:hAnsi="Arial" w:cs="Arial"/>
                <w:color w:val="000000"/>
                <w:sz w:val="18"/>
                <w:szCs w:val="18"/>
                <w:lang w:val="es-CO" w:eastAsia="es-CO"/>
              </w:rPr>
            </w:pPr>
            <w:ins w:id="1422"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313B99FB" w14:textId="77777777" w:rsidR="00173932" w:rsidRPr="00752287" w:rsidRDefault="00173932" w:rsidP="007F5937">
            <w:pPr>
              <w:jc w:val="center"/>
              <w:rPr>
                <w:ins w:id="1423" w:author="FERNANDA GASPARI" w:date="2021-10-29T10:32:00Z"/>
                <w:rFonts w:ascii="Arial" w:hAnsi="Arial" w:cs="Arial"/>
                <w:color w:val="000000"/>
                <w:sz w:val="18"/>
                <w:szCs w:val="18"/>
                <w:lang w:val="es-CO" w:eastAsia="es-CO"/>
              </w:rPr>
            </w:pPr>
            <w:ins w:id="1424" w:author="FERNANDA GASPARI" w:date="2021-10-29T10:32:00Z">
              <w:r w:rsidRPr="00752287">
                <w:rPr>
                  <w:rFonts w:ascii="Arial" w:hAnsi="Arial" w:cs="Arial"/>
                  <w:color w:val="000000"/>
                  <w:sz w:val="18"/>
                  <w:szCs w:val="18"/>
                  <w:lang w:eastAsia="es-CO"/>
                </w:rPr>
                <w:t>383</w:t>
              </w:r>
            </w:ins>
          </w:p>
        </w:tc>
        <w:tc>
          <w:tcPr>
            <w:tcW w:w="441" w:type="dxa"/>
            <w:tcBorders>
              <w:top w:val="nil"/>
              <w:left w:val="nil"/>
              <w:bottom w:val="nil"/>
              <w:right w:val="nil"/>
            </w:tcBorders>
            <w:shd w:val="clear" w:color="auto" w:fill="auto"/>
            <w:vAlign w:val="center"/>
            <w:hideMark/>
          </w:tcPr>
          <w:p w14:paraId="568F0CD9" w14:textId="77777777" w:rsidR="00173932" w:rsidRPr="00752287" w:rsidRDefault="00173932" w:rsidP="007F5937">
            <w:pPr>
              <w:jc w:val="center"/>
              <w:rPr>
                <w:ins w:id="1425" w:author="FERNANDA GASPARI" w:date="2021-10-29T10:32:00Z"/>
                <w:rFonts w:ascii="Arial" w:hAnsi="Arial" w:cs="Arial"/>
                <w:color w:val="000000"/>
                <w:sz w:val="18"/>
                <w:szCs w:val="18"/>
                <w:lang w:val="es-CO" w:eastAsia="es-CO"/>
              </w:rPr>
            </w:pPr>
            <w:ins w:id="1426"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nil"/>
            </w:tcBorders>
            <w:shd w:val="clear" w:color="auto" w:fill="auto"/>
            <w:vAlign w:val="center"/>
            <w:hideMark/>
          </w:tcPr>
          <w:p w14:paraId="48ECB26E" w14:textId="77777777" w:rsidR="00173932" w:rsidRPr="00752287" w:rsidRDefault="00173932" w:rsidP="007F5937">
            <w:pPr>
              <w:jc w:val="center"/>
              <w:rPr>
                <w:ins w:id="1427" w:author="FERNANDA GASPARI" w:date="2021-10-29T10:32:00Z"/>
                <w:rFonts w:ascii="Arial" w:hAnsi="Arial" w:cs="Arial"/>
                <w:color w:val="000000"/>
                <w:sz w:val="18"/>
                <w:szCs w:val="18"/>
                <w:lang w:val="es-CO" w:eastAsia="es-CO"/>
              </w:rPr>
            </w:pPr>
            <w:ins w:id="1428"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single" w:sz="8" w:space="0" w:color="auto"/>
            </w:tcBorders>
            <w:shd w:val="clear" w:color="auto" w:fill="auto"/>
            <w:vAlign w:val="center"/>
            <w:hideMark/>
          </w:tcPr>
          <w:p w14:paraId="3B85F862" w14:textId="77777777" w:rsidR="00173932" w:rsidRPr="00752287" w:rsidRDefault="00173932" w:rsidP="007F5937">
            <w:pPr>
              <w:jc w:val="center"/>
              <w:rPr>
                <w:ins w:id="1429" w:author="FERNANDA GASPARI" w:date="2021-10-29T10:32:00Z"/>
                <w:rFonts w:ascii="Arial" w:hAnsi="Arial" w:cs="Arial"/>
                <w:color w:val="000000"/>
                <w:sz w:val="18"/>
                <w:szCs w:val="18"/>
                <w:lang w:val="es-CO" w:eastAsia="es-CO"/>
              </w:rPr>
            </w:pPr>
            <w:ins w:id="1430"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1D9699F3" w14:textId="77777777" w:rsidR="00173932" w:rsidRPr="00752287" w:rsidRDefault="00173932" w:rsidP="007F5937">
            <w:pPr>
              <w:jc w:val="center"/>
              <w:rPr>
                <w:ins w:id="1431" w:author="FERNANDA GASPARI" w:date="2021-10-29T10:32:00Z"/>
                <w:rFonts w:ascii="Arial" w:hAnsi="Arial" w:cs="Arial"/>
                <w:color w:val="000000"/>
                <w:sz w:val="18"/>
                <w:szCs w:val="18"/>
                <w:lang w:val="es-CO" w:eastAsia="es-CO"/>
              </w:rPr>
            </w:pPr>
            <w:ins w:id="1432" w:author="FERNANDA GASPARI" w:date="2021-10-29T10:32:00Z">
              <w:r w:rsidRPr="00752287">
                <w:rPr>
                  <w:rFonts w:ascii="Arial" w:hAnsi="Arial" w:cs="Arial"/>
                  <w:color w:val="000000"/>
                  <w:sz w:val="18"/>
                  <w:szCs w:val="18"/>
                  <w:lang w:eastAsia="es-CO"/>
                </w:rPr>
                <w:t>384</w:t>
              </w:r>
            </w:ins>
          </w:p>
        </w:tc>
        <w:tc>
          <w:tcPr>
            <w:tcW w:w="441" w:type="dxa"/>
            <w:tcBorders>
              <w:top w:val="nil"/>
              <w:left w:val="nil"/>
              <w:bottom w:val="nil"/>
              <w:right w:val="nil"/>
            </w:tcBorders>
            <w:shd w:val="clear" w:color="auto" w:fill="auto"/>
            <w:vAlign w:val="center"/>
            <w:hideMark/>
          </w:tcPr>
          <w:p w14:paraId="359CCAA8" w14:textId="77777777" w:rsidR="00173932" w:rsidRPr="00752287" w:rsidRDefault="00173932" w:rsidP="007F5937">
            <w:pPr>
              <w:jc w:val="center"/>
              <w:rPr>
                <w:ins w:id="1433" w:author="FERNANDA GASPARI" w:date="2021-10-29T10:32:00Z"/>
                <w:rFonts w:ascii="Arial" w:hAnsi="Arial" w:cs="Arial"/>
                <w:color w:val="000000"/>
                <w:sz w:val="18"/>
                <w:szCs w:val="18"/>
                <w:lang w:val="es-CO" w:eastAsia="es-CO"/>
              </w:rPr>
            </w:pPr>
            <w:ins w:id="1434"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vAlign w:val="center"/>
            <w:hideMark/>
          </w:tcPr>
          <w:p w14:paraId="5B175E87" w14:textId="77777777" w:rsidR="00173932" w:rsidRPr="00752287" w:rsidRDefault="00173932" w:rsidP="007F5937">
            <w:pPr>
              <w:jc w:val="center"/>
              <w:rPr>
                <w:ins w:id="1435" w:author="FERNANDA GASPARI" w:date="2021-10-29T10:32:00Z"/>
                <w:rFonts w:ascii="Arial" w:hAnsi="Arial" w:cs="Arial"/>
                <w:color w:val="000000"/>
                <w:sz w:val="18"/>
                <w:szCs w:val="18"/>
                <w:lang w:val="es-CO" w:eastAsia="es-CO"/>
              </w:rPr>
            </w:pPr>
            <w:ins w:id="1436"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2A925688" w14:textId="77777777" w:rsidR="00173932" w:rsidRPr="00752287" w:rsidRDefault="00173932" w:rsidP="007F5937">
            <w:pPr>
              <w:jc w:val="center"/>
              <w:rPr>
                <w:ins w:id="1437" w:author="FERNANDA GASPARI" w:date="2021-10-29T10:32:00Z"/>
                <w:rFonts w:ascii="Arial" w:hAnsi="Arial" w:cs="Arial"/>
                <w:color w:val="000000"/>
                <w:sz w:val="18"/>
                <w:szCs w:val="18"/>
                <w:lang w:val="es-CO" w:eastAsia="es-CO"/>
              </w:rPr>
            </w:pPr>
            <w:ins w:id="1438" w:author="FERNANDA GASPARI" w:date="2021-10-29T10:32:00Z">
              <w:r w:rsidRPr="00752287">
                <w:rPr>
                  <w:rFonts w:ascii="Arial" w:hAnsi="Arial" w:cs="Arial"/>
                  <w:color w:val="000000"/>
                  <w:sz w:val="18"/>
                  <w:szCs w:val="18"/>
                  <w:lang w:eastAsia="es-AR"/>
                </w:rPr>
                <w:t>93</w:t>
              </w:r>
            </w:ins>
          </w:p>
        </w:tc>
      </w:tr>
      <w:tr w:rsidR="00173932" w:rsidRPr="00752287" w14:paraId="31A51785" w14:textId="77777777" w:rsidTr="007F5937">
        <w:trPr>
          <w:trHeight w:val="168"/>
          <w:tblHeader/>
          <w:jc w:val="center"/>
          <w:ins w:id="1439"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043A43FA" w14:textId="77777777" w:rsidR="00173932" w:rsidRPr="00752287" w:rsidRDefault="00173932" w:rsidP="007F5937">
            <w:pPr>
              <w:jc w:val="center"/>
              <w:rPr>
                <w:ins w:id="1440" w:author="FERNANDA GASPARI" w:date="2021-10-29T10:32:00Z"/>
                <w:rFonts w:ascii="Arial" w:hAnsi="Arial" w:cs="Arial"/>
                <w:color w:val="000000"/>
                <w:sz w:val="18"/>
                <w:szCs w:val="18"/>
                <w:lang w:val="es-CO" w:eastAsia="es-CO"/>
              </w:rPr>
            </w:pPr>
            <w:ins w:id="1441" w:author="FERNANDA GASPARI" w:date="2021-10-29T10:32:00Z">
              <w:r w:rsidRPr="00752287">
                <w:rPr>
                  <w:rFonts w:ascii="Arial" w:hAnsi="Arial" w:cs="Arial"/>
                  <w:color w:val="000000"/>
                  <w:sz w:val="18"/>
                  <w:szCs w:val="18"/>
                  <w:lang w:eastAsia="es-CO"/>
                </w:rPr>
                <w:t>391</w:t>
              </w:r>
            </w:ins>
          </w:p>
        </w:tc>
        <w:tc>
          <w:tcPr>
            <w:tcW w:w="441" w:type="dxa"/>
            <w:tcBorders>
              <w:top w:val="nil"/>
              <w:left w:val="nil"/>
              <w:bottom w:val="nil"/>
              <w:right w:val="nil"/>
            </w:tcBorders>
            <w:shd w:val="clear" w:color="auto" w:fill="auto"/>
            <w:vAlign w:val="center"/>
            <w:hideMark/>
          </w:tcPr>
          <w:p w14:paraId="4A4E8CD6" w14:textId="77777777" w:rsidR="00173932" w:rsidRPr="00752287" w:rsidRDefault="00173932" w:rsidP="007F5937">
            <w:pPr>
              <w:jc w:val="center"/>
              <w:rPr>
                <w:ins w:id="1442" w:author="FERNANDA GASPARI" w:date="2021-10-29T10:32:00Z"/>
                <w:rFonts w:ascii="Arial" w:hAnsi="Arial" w:cs="Arial"/>
                <w:color w:val="000000"/>
                <w:sz w:val="18"/>
                <w:szCs w:val="18"/>
                <w:lang w:val="es-CO" w:eastAsia="es-CO"/>
              </w:rPr>
            </w:pPr>
            <w:ins w:id="1443"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vAlign w:val="center"/>
            <w:hideMark/>
          </w:tcPr>
          <w:p w14:paraId="427DBE5D" w14:textId="77777777" w:rsidR="00173932" w:rsidRPr="00752287" w:rsidRDefault="00173932" w:rsidP="007F5937">
            <w:pPr>
              <w:jc w:val="center"/>
              <w:rPr>
                <w:ins w:id="1444" w:author="FERNANDA GASPARI" w:date="2021-10-29T10:32:00Z"/>
                <w:rFonts w:ascii="Arial" w:hAnsi="Arial" w:cs="Arial"/>
                <w:color w:val="000000"/>
                <w:sz w:val="18"/>
                <w:szCs w:val="18"/>
                <w:lang w:val="es-CO" w:eastAsia="es-CO"/>
              </w:rPr>
            </w:pPr>
            <w:ins w:id="1445"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6CFCE0B5" w14:textId="77777777" w:rsidR="00173932" w:rsidRPr="00752287" w:rsidRDefault="00173932" w:rsidP="007F5937">
            <w:pPr>
              <w:jc w:val="center"/>
              <w:rPr>
                <w:ins w:id="1446" w:author="FERNANDA GASPARI" w:date="2021-10-29T10:32:00Z"/>
                <w:rFonts w:ascii="Arial" w:hAnsi="Arial" w:cs="Arial"/>
                <w:color w:val="000000"/>
                <w:sz w:val="18"/>
                <w:szCs w:val="18"/>
                <w:lang w:val="es-CO" w:eastAsia="es-CO"/>
              </w:rPr>
            </w:pPr>
            <w:ins w:id="1447"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noWrap/>
            <w:vAlign w:val="center"/>
            <w:hideMark/>
          </w:tcPr>
          <w:p w14:paraId="3C456150" w14:textId="77777777" w:rsidR="00173932" w:rsidRPr="00752287" w:rsidRDefault="00173932" w:rsidP="007F5937">
            <w:pPr>
              <w:jc w:val="center"/>
              <w:rPr>
                <w:ins w:id="1448" w:author="FERNANDA GASPARI" w:date="2021-10-29T10:32:00Z"/>
                <w:rFonts w:ascii="Arial" w:hAnsi="Arial" w:cs="Arial"/>
                <w:color w:val="000000"/>
                <w:sz w:val="18"/>
                <w:szCs w:val="18"/>
                <w:lang w:val="es-CO" w:eastAsia="es-CO"/>
              </w:rPr>
            </w:pPr>
            <w:ins w:id="1449" w:author="FERNANDA GASPARI" w:date="2021-10-29T10:32:00Z">
              <w:r w:rsidRPr="00752287">
                <w:rPr>
                  <w:rFonts w:ascii="Arial" w:hAnsi="Arial" w:cs="Arial"/>
                  <w:color w:val="000000"/>
                  <w:sz w:val="18"/>
                  <w:szCs w:val="18"/>
                  <w:lang w:eastAsia="es-AR"/>
                </w:rPr>
                <w:t>392</w:t>
              </w:r>
            </w:ins>
          </w:p>
        </w:tc>
        <w:tc>
          <w:tcPr>
            <w:tcW w:w="441" w:type="dxa"/>
            <w:tcBorders>
              <w:top w:val="nil"/>
              <w:left w:val="nil"/>
              <w:bottom w:val="nil"/>
              <w:right w:val="nil"/>
            </w:tcBorders>
            <w:shd w:val="clear" w:color="auto" w:fill="auto"/>
            <w:vAlign w:val="center"/>
            <w:hideMark/>
          </w:tcPr>
          <w:p w14:paraId="4CB300B8" w14:textId="77777777" w:rsidR="00173932" w:rsidRPr="00752287" w:rsidRDefault="00173932" w:rsidP="007F5937">
            <w:pPr>
              <w:jc w:val="center"/>
              <w:rPr>
                <w:ins w:id="1450" w:author="FERNANDA GASPARI" w:date="2021-10-29T10:32:00Z"/>
                <w:rFonts w:ascii="Arial" w:hAnsi="Arial" w:cs="Arial"/>
                <w:color w:val="000000"/>
                <w:sz w:val="18"/>
                <w:szCs w:val="18"/>
                <w:lang w:val="es-CO" w:eastAsia="es-CO"/>
              </w:rPr>
            </w:pPr>
            <w:ins w:id="1451"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vAlign w:val="center"/>
            <w:hideMark/>
          </w:tcPr>
          <w:p w14:paraId="0A2F77B3" w14:textId="77777777" w:rsidR="00173932" w:rsidRPr="00752287" w:rsidRDefault="00173932" w:rsidP="007F5937">
            <w:pPr>
              <w:jc w:val="center"/>
              <w:rPr>
                <w:ins w:id="1452" w:author="FERNANDA GASPARI" w:date="2021-10-29T10:32:00Z"/>
                <w:rFonts w:ascii="Arial" w:hAnsi="Arial" w:cs="Arial"/>
                <w:color w:val="000000"/>
                <w:sz w:val="18"/>
                <w:szCs w:val="18"/>
                <w:lang w:val="es-CO" w:eastAsia="es-CO"/>
              </w:rPr>
            </w:pPr>
            <w:ins w:id="1453"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5A0FD43C" w14:textId="77777777" w:rsidR="00173932" w:rsidRPr="00752287" w:rsidRDefault="00173932" w:rsidP="007F5937">
            <w:pPr>
              <w:jc w:val="center"/>
              <w:rPr>
                <w:ins w:id="1454" w:author="FERNANDA GASPARI" w:date="2021-10-29T10:32:00Z"/>
                <w:rFonts w:ascii="Arial" w:hAnsi="Arial" w:cs="Arial"/>
                <w:color w:val="000000"/>
                <w:sz w:val="18"/>
                <w:szCs w:val="18"/>
                <w:lang w:val="es-CO" w:eastAsia="es-CO"/>
              </w:rPr>
            </w:pPr>
            <w:ins w:id="1455" w:author="FERNANDA GASPARI" w:date="2021-10-29T10:32:00Z">
              <w:r w:rsidRPr="00752287">
                <w:rPr>
                  <w:rFonts w:ascii="Arial" w:hAnsi="Arial" w:cs="Arial"/>
                  <w:color w:val="000000"/>
                  <w:sz w:val="18"/>
                  <w:szCs w:val="18"/>
                  <w:lang w:eastAsia="es-AR"/>
                </w:rPr>
                <w:t>93</w:t>
              </w:r>
            </w:ins>
          </w:p>
        </w:tc>
        <w:tc>
          <w:tcPr>
            <w:tcW w:w="580" w:type="dxa"/>
            <w:tcBorders>
              <w:top w:val="nil"/>
              <w:left w:val="nil"/>
              <w:bottom w:val="nil"/>
              <w:right w:val="nil"/>
            </w:tcBorders>
            <w:shd w:val="clear" w:color="000000" w:fill="D9D9D9"/>
            <w:vAlign w:val="center"/>
            <w:hideMark/>
          </w:tcPr>
          <w:p w14:paraId="2C4DE335" w14:textId="77777777" w:rsidR="00173932" w:rsidRPr="00752287" w:rsidRDefault="00173932" w:rsidP="007F5937">
            <w:pPr>
              <w:jc w:val="center"/>
              <w:rPr>
                <w:ins w:id="1456" w:author="FERNANDA GASPARI" w:date="2021-10-29T10:32:00Z"/>
                <w:rFonts w:ascii="Arial" w:hAnsi="Arial" w:cs="Arial"/>
                <w:color w:val="000000"/>
                <w:sz w:val="18"/>
                <w:szCs w:val="18"/>
                <w:lang w:val="es-CO" w:eastAsia="es-CO"/>
              </w:rPr>
            </w:pPr>
            <w:ins w:id="1457" w:author="FERNANDA GASPARI" w:date="2021-10-29T10:32:00Z">
              <w:r w:rsidRPr="00752287">
                <w:rPr>
                  <w:rFonts w:ascii="Arial" w:hAnsi="Arial" w:cs="Arial"/>
                  <w:color w:val="000000"/>
                  <w:sz w:val="18"/>
                  <w:szCs w:val="18"/>
                  <w:lang w:eastAsia="es-CO"/>
                </w:rPr>
                <w:t>393</w:t>
              </w:r>
            </w:ins>
          </w:p>
        </w:tc>
        <w:tc>
          <w:tcPr>
            <w:tcW w:w="441" w:type="dxa"/>
            <w:tcBorders>
              <w:top w:val="nil"/>
              <w:left w:val="nil"/>
              <w:bottom w:val="nil"/>
              <w:right w:val="nil"/>
            </w:tcBorders>
            <w:shd w:val="clear" w:color="auto" w:fill="auto"/>
            <w:vAlign w:val="center"/>
            <w:hideMark/>
          </w:tcPr>
          <w:p w14:paraId="431220D3" w14:textId="77777777" w:rsidR="00173932" w:rsidRPr="00752287" w:rsidRDefault="00173932" w:rsidP="007F5937">
            <w:pPr>
              <w:jc w:val="center"/>
              <w:rPr>
                <w:ins w:id="1458" w:author="FERNANDA GASPARI" w:date="2021-10-29T10:32:00Z"/>
                <w:rFonts w:ascii="Arial" w:hAnsi="Arial" w:cs="Arial"/>
                <w:color w:val="000000"/>
                <w:sz w:val="18"/>
                <w:szCs w:val="18"/>
                <w:lang w:val="es-CO" w:eastAsia="es-CO"/>
              </w:rPr>
            </w:pPr>
            <w:ins w:id="1459"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nil"/>
            </w:tcBorders>
            <w:shd w:val="clear" w:color="auto" w:fill="auto"/>
            <w:vAlign w:val="center"/>
            <w:hideMark/>
          </w:tcPr>
          <w:p w14:paraId="29821DD0" w14:textId="77777777" w:rsidR="00173932" w:rsidRPr="00752287" w:rsidRDefault="00173932" w:rsidP="007F5937">
            <w:pPr>
              <w:jc w:val="center"/>
              <w:rPr>
                <w:ins w:id="1460" w:author="FERNANDA GASPARI" w:date="2021-10-29T10:32:00Z"/>
                <w:rFonts w:ascii="Arial" w:hAnsi="Arial" w:cs="Arial"/>
                <w:color w:val="000000"/>
                <w:sz w:val="18"/>
                <w:szCs w:val="18"/>
                <w:lang w:val="es-CO" w:eastAsia="es-CO"/>
              </w:rPr>
            </w:pPr>
            <w:ins w:id="1461" w:author="FERNANDA GASPARI" w:date="2021-10-29T10:32:00Z">
              <w:r w:rsidRPr="00752287">
                <w:rPr>
                  <w:rFonts w:ascii="Arial" w:hAnsi="Arial" w:cs="Arial"/>
                  <w:color w:val="000000"/>
                  <w:sz w:val="18"/>
                  <w:szCs w:val="18"/>
                  <w:lang w:eastAsia="es-AR"/>
                </w:rPr>
                <w:t>90</w:t>
              </w:r>
            </w:ins>
          </w:p>
        </w:tc>
        <w:tc>
          <w:tcPr>
            <w:tcW w:w="441" w:type="dxa"/>
            <w:tcBorders>
              <w:top w:val="nil"/>
              <w:left w:val="nil"/>
              <w:bottom w:val="nil"/>
              <w:right w:val="single" w:sz="8" w:space="0" w:color="auto"/>
            </w:tcBorders>
            <w:shd w:val="clear" w:color="auto" w:fill="auto"/>
            <w:vAlign w:val="center"/>
            <w:hideMark/>
          </w:tcPr>
          <w:p w14:paraId="7FBE8242" w14:textId="77777777" w:rsidR="00173932" w:rsidRPr="00752287" w:rsidRDefault="00173932" w:rsidP="007F5937">
            <w:pPr>
              <w:jc w:val="center"/>
              <w:rPr>
                <w:ins w:id="1462" w:author="FERNANDA GASPARI" w:date="2021-10-29T10:32:00Z"/>
                <w:rFonts w:ascii="Arial" w:hAnsi="Arial" w:cs="Arial"/>
                <w:color w:val="000000"/>
                <w:sz w:val="18"/>
                <w:szCs w:val="18"/>
                <w:lang w:val="es-CO" w:eastAsia="es-CO"/>
              </w:rPr>
            </w:pPr>
            <w:ins w:id="1463" w:author="FERNANDA GASPARI" w:date="2021-10-29T10:32:00Z">
              <w:r w:rsidRPr="00752287">
                <w:rPr>
                  <w:rFonts w:ascii="Arial" w:hAnsi="Arial" w:cs="Arial"/>
                  <w:color w:val="000000"/>
                  <w:sz w:val="18"/>
                  <w:szCs w:val="18"/>
                  <w:lang w:eastAsia="es-AR"/>
                </w:rPr>
                <w:t>95</w:t>
              </w:r>
            </w:ins>
          </w:p>
        </w:tc>
        <w:tc>
          <w:tcPr>
            <w:tcW w:w="580" w:type="dxa"/>
            <w:tcBorders>
              <w:top w:val="nil"/>
              <w:left w:val="nil"/>
              <w:bottom w:val="nil"/>
              <w:right w:val="nil"/>
            </w:tcBorders>
            <w:shd w:val="clear" w:color="000000" w:fill="D9D9D9"/>
            <w:vAlign w:val="center"/>
            <w:hideMark/>
          </w:tcPr>
          <w:p w14:paraId="4A982C0A" w14:textId="77777777" w:rsidR="00173932" w:rsidRPr="00752287" w:rsidRDefault="00173932" w:rsidP="007F5937">
            <w:pPr>
              <w:jc w:val="center"/>
              <w:rPr>
                <w:ins w:id="1464" w:author="FERNANDA GASPARI" w:date="2021-10-29T10:32:00Z"/>
                <w:rFonts w:ascii="Arial" w:hAnsi="Arial" w:cs="Arial"/>
                <w:color w:val="000000"/>
                <w:sz w:val="18"/>
                <w:szCs w:val="18"/>
                <w:lang w:val="es-CO" w:eastAsia="es-CO"/>
              </w:rPr>
            </w:pPr>
            <w:ins w:id="1465" w:author="FERNANDA GASPARI" w:date="2021-10-29T10:32:00Z">
              <w:r w:rsidRPr="00752287">
                <w:rPr>
                  <w:rFonts w:ascii="Arial" w:hAnsi="Arial" w:cs="Arial"/>
                  <w:color w:val="000000"/>
                  <w:sz w:val="18"/>
                  <w:szCs w:val="18"/>
                  <w:lang w:eastAsia="es-CO"/>
                </w:rPr>
                <w:t>394</w:t>
              </w:r>
            </w:ins>
          </w:p>
        </w:tc>
        <w:tc>
          <w:tcPr>
            <w:tcW w:w="441" w:type="dxa"/>
            <w:tcBorders>
              <w:top w:val="nil"/>
              <w:left w:val="nil"/>
              <w:bottom w:val="nil"/>
              <w:right w:val="nil"/>
            </w:tcBorders>
            <w:shd w:val="clear" w:color="auto" w:fill="auto"/>
            <w:vAlign w:val="center"/>
            <w:hideMark/>
          </w:tcPr>
          <w:p w14:paraId="4ADE6475" w14:textId="77777777" w:rsidR="00173932" w:rsidRPr="00752287" w:rsidRDefault="00173932" w:rsidP="007F5937">
            <w:pPr>
              <w:jc w:val="center"/>
              <w:rPr>
                <w:ins w:id="1466" w:author="FERNANDA GASPARI" w:date="2021-10-29T10:32:00Z"/>
                <w:rFonts w:ascii="Arial" w:hAnsi="Arial" w:cs="Arial"/>
                <w:color w:val="000000"/>
                <w:sz w:val="18"/>
                <w:szCs w:val="18"/>
                <w:lang w:val="es-CO" w:eastAsia="es-CO"/>
              </w:rPr>
            </w:pPr>
            <w:ins w:id="1467"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nil"/>
            </w:tcBorders>
            <w:shd w:val="clear" w:color="auto" w:fill="auto"/>
            <w:vAlign w:val="center"/>
            <w:hideMark/>
          </w:tcPr>
          <w:p w14:paraId="50C0BAC3" w14:textId="77777777" w:rsidR="00173932" w:rsidRPr="00752287" w:rsidRDefault="00173932" w:rsidP="007F5937">
            <w:pPr>
              <w:jc w:val="center"/>
              <w:rPr>
                <w:ins w:id="1468" w:author="FERNANDA GASPARI" w:date="2021-10-29T10:32:00Z"/>
                <w:rFonts w:ascii="Arial" w:hAnsi="Arial" w:cs="Arial"/>
                <w:color w:val="000000"/>
                <w:sz w:val="18"/>
                <w:szCs w:val="18"/>
                <w:lang w:val="es-CO" w:eastAsia="es-CO"/>
              </w:rPr>
            </w:pPr>
            <w:ins w:id="1469" w:author="FERNANDA GASPARI" w:date="2021-10-29T10:32:00Z">
              <w:r w:rsidRPr="00752287">
                <w:rPr>
                  <w:rFonts w:ascii="Arial" w:hAnsi="Arial" w:cs="Arial"/>
                  <w:color w:val="000000"/>
                  <w:sz w:val="18"/>
                  <w:szCs w:val="18"/>
                  <w:lang w:eastAsia="es-AR"/>
                </w:rPr>
                <w:t>92</w:t>
              </w:r>
            </w:ins>
          </w:p>
        </w:tc>
        <w:tc>
          <w:tcPr>
            <w:tcW w:w="441" w:type="dxa"/>
            <w:tcBorders>
              <w:top w:val="nil"/>
              <w:left w:val="nil"/>
              <w:bottom w:val="nil"/>
              <w:right w:val="single" w:sz="8" w:space="0" w:color="auto"/>
            </w:tcBorders>
            <w:shd w:val="clear" w:color="auto" w:fill="auto"/>
            <w:vAlign w:val="center"/>
            <w:hideMark/>
          </w:tcPr>
          <w:p w14:paraId="0CC9B804" w14:textId="77777777" w:rsidR="00173932" w:rsidRPr="00752287" w:rsidRDefault="00173932" w:rsidP="007F5937">
            <w:pPr>
              <w:jc w:val="center"/>
              <w:rPr>
                <w:ins w:id="1470" w:author="FERNANDA GASPARI" w:date="2021-10-29T10:32:00Z"/>
                <w:rFonts w:ascii="Arial" w:hAnsi="Arial" w:cs="Arial"/>
                <w:color w:val="000000"/>
                <w:sz w:val="18"/>
                <w:szCs w:val="18"/>
                <w:lang w:val="es-CO" w:eastAsia="es-CO"/>
              </w:rPr>
            </w:pPr>
            <w:ins w:id="1471" w:author="FERNANDA GASPARI" w:date="2021-10-29T10:32:00Z">
              <w:r w:rsidRPr="00752287">
                <w:rPr>
                  <w:rFonts w:ascii="Arial" w:hAnsi="Arial" w:cs="Arial"/>
                  <w:color w:val="000000"/>
                  <w:sz w:val="18"/>
                  <w:szCs w:val="18"/>
                  <w:lang w:eastAsia="es-AR"/>
                </w:rPr>
                <w:t>96</w:t>
              </w:r>
            </w:ins>
          </w:p>
        </w:tc>
      </w:tr>
      <w:tr w:rsidR="00173932" w:rsidRPr="00752287" w14:paraId="1FDEE9B0" w14:textId="77777777" w:rsidTr="007F5937">
        <w:trPr>
          <w:trHeight w:val="168"/>
          <w:tblHeader/>
          <w:jc w:val="center"/>
          <w:ins w:id="1472"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5840749" w14:textId="77777777" w:rsidR="00173932" w:rsidRPr="00752287" w:rsidRDefault="00173932" w:rsidP="007F5937">
            <w:pPr>
              <w:jc w:val="center"/>
              <w:rPr>
                <w:ins w:id="1473" w:author="FERNANDA GASPARI" w:date="2021-10-29T10:32:00Z"/>
                <w:rFonts w:ascii="Arial" w:hAnsi="Arial" w:cs="Arial"/>
                <w:color w:val="000000"/>
                <w:sz w:val="18"/>
                <w:szCs w:val="18"/>
                <w:lang w:val="es-CO" w:eastAsia="es-CO"/>
              </w:rPr>
            </w:pPr>
            <w:ins w:id="1474" w:author="FERNANDA GASPARI" w:date="2021-10-29T10:32:00Z">
              <w:r w:rsidRPr="00752287">
                <w:rPr>
                  <w:rFonts w:ascii="Arial" w:hAnsi="Arial" w:cs="Arial"/>
                  <w:color w:val="000000"/>
                  <w:sz w:val="18"/>
                  <w:szCs w:val="18"/>
                  <w:lang w:eastAsia="es-CO"/>
                </w:rPr>
                <w:t>401</w:t>
              </w:r>
            </w:ins>
          </w:p>
        </w:tc>
        <w:tc>
          <w:tcPr>
            <w:tcW w:w="441" w:type="dxa"/>
            <w:tcBorders>
              <w:top w:val="nil"/>
              <w:left w:val="nil"/>
              <w:bottom w:val="nil"/>
              <w:right w:val="nil"/>
            </w:tcBorders>
            <w:shd w:val="clear" w:color="auto" w:fill="auto"/>
            <w:vAlign w:val="center"/>
            <w:hideMark/>
          </w:tcPr>
          <w:p w14:paraId="55183750" w14:textId="77777777" w:rsidR="00173932" w:rsidRPr="00752287" w:rsidRDefault="00173932" w:rsidP="007F5937">
            <w:pPr>
              <w:jc w:val="center"/>
              <w:rPr>
                <w:ins w:id="1475" w:author="FERNANDA GASPARI" w:date="2021-10-29T10:32:00Z"/>
                <w:rFonts w:ascii="Arial" w:hAnsi="Arial" w:cs="Arial"/>
                <w:color w:val="000000"/>
                <w:sz w:val="18"/>
                <w:szCs w:val="18"/>
                <w:lang w:val="es-CO" w:eastAsia="es-CO"/>
              </w:rPr>
            </w:pPr>
            <w:ins w:id="1476" w:author="FERNANDA GASPARI" w:date="2021-10-29T10:32:00Z">
              <w:r w:rsidRPr="00752287">
                <w:rPr>
                  <w:rFonts w:ascii="Arial" w:hAnsi="Arial" w:cs="Arial"/>
                  <w:color w:val="000000"/>
                  <w:sz w:val="18"/>
                  <w:szCs w:val="18"/>
                  <w:lang w:eastAsia="es-AR"/>
                </w:rPr>
                <w:t>95</w:t>
              </w:r>
            </w:ins>
          </w:p>
        </w:tc>
        <w:tc>
          <w:tcPr>
            <w:tcW w:w="441" w:type="dxa"/>
            <w:tcBorders>
              <w:top w:val="nil"/>
              <w:left w:val="nil"/>
              <w:bottom w:val="nil"/>
              <w:right w:val="nil"/>
            </w:tcBorders>
            <w:shd w:val="clear" w:color="auto" w:fill="auto"/>
            <w:vAlign w:val="center"/>
            <w:hideMark/>
          </w:tcPr>
          <w:p w14:paraId="1D0ECFF5" w14:textId="77777777" w:rsidR="00173932" w:rsidRPr="00752287" w:rsidRDefault="00173932" w:rsidP="007F5937">
            <w:pPr>
              <w:jc w:val="center"/>
              <w:rPr>
                <w:ins w:id="1477" w:author="FERNANDA GASPARI" w:date="2021-10-29T10:32:00Z"/>
                <w:rFonts w:ascii="Arial" w:hAnsi="Arial" w:cs="Arial"/>
                <w:color w:val="000000"/>
                <w:sz w:val="18"/>
                <w:szCs w:val="18"/>
                <w:lang w:val="es-CO" w:eastAsia="es-CO"/>
              </w:rPr>
            </w:pPr>
            <w:ins w:id="1478" w:author="FERNANDA GASPARI" w:date="2021-10-29T10:32:00Z">
              <w:r w:rsidRPr="00752287">
                <w:rPr>
                  <w:rFonts w:ascii="Arial" w:hAnsi="Arial" w:cs="Arial"/>
                  <w:color w:val="000000"/>
                  <w:sz w:val="18"/>
                  <w:szCs w:val="18"/>
                  <w:lang w:eastAsia="es-AR"/>
                </w:rPr>
                <w:t>98</w:t>
              </w:r>
            </w:ins>
          </w:p>
        </w:tc>
        <w:tc>
          <w:tcPr>
            <w:tcW w:w="441" w:type="dxa"/>
            <w:tcBorders>
              <w:top w:val="nil"/>
              <w:left w:val="nil"/>
              <w:bottom w:val="nil"/>
              <w:right w:val="single" w:sz="8" w:space="0" w:color="auto"/>
            </w:tcBorders>
            <w:shd w:val="clear" w:color="auto" w:fill="auto"/>
            <w:vAlign w:val="center"/>
            <w:hideMark/>
          </w:tcPr>
          <w:p w14:paraId="5C4C9FF3" w14:textId="77777777" w:rsidR="00173932" w:rsidRPr="00752287" w:rsidRDefault="00173932" w:rsidP="007F5937">
            <w:pPr>
              <w:jc w:val="center"/>
              <w:rPr>
                <w:ins w:id="1479" w:author="FERNANDA GASPARI" w:date="2021-10-29T10:32:00Z"/>
                <w:rFonts w:ascii="Arial" w:hAnsi="Arial" w:cs="Arial"/>
                <w:color w:val="000000"/>
                <w:sz w:val="18"/>
                <w:szCs w:val="18"/>
                <w:lang w:val="es-CO" w:eastAsia="es-CO"/>
              </w:rPr>
            </w:pPr>
            <w:ins w:id="1480" w:author="FERNANDA GASPARI" w:date="2021-10-29T10:32:00Z">
              <w:r w:rsidRPr="00752287">
                <w:rPr>
                  <w:rFonts w:ascii="Arial" w:hAnsi="Arial" w:cs="Arial"/>
                  <w:color w:val="000000"/>
                  <w:sz w:val="18"/>
                  <w:szCs w:val="18"/>
                  <w:lang w:eastAsia="es-AR"/>
                </w:rPr>
                <w:t>99</w:t>
              </w:r>
            </w:ins>
          </w:p>
        </w:tc>
        <w:tc>
          <w:tcPr>
            <w:tcW w:w="580" w:type="dxa"/>
            <w:tcBorders>
              <w:top w:val="nil"/>
              <w:left w:val="nil"/>
              <w:bottom w:val="nil"/>
              <w:right w:val="nil"/>
            </w:tcBorders>
            <w:shd w:val="clear" w:color="000000" w:fill="D9D9D9"/>
            <w:noWrap/>
            <w:vAlign w:val="center"/>
            <w:hideMark/>
          </w:tcPr>
          <w:p w14:paraId="02A12517" w14:textId="77777777" w:rsidR="00173932" w:rsidRPr="00752287" w:rsidRDefault="00173932" w:rsidP="007F5937">
            <w:pPr>
              <w:jc w:val="center"/>
              <w:rPr>
                <w:ins w:id="1481" w:author="FERNANDA GASPARI" w:date="2021-10-29T10:32:00Z"/>
                <w:rFonts w:ascii="Arial" w:hAnsi="Arial" w:cs="Arial"/>
                <w:color w:val="000000"/>
                <w:sz w:val="18"/>
                <w:szCs w:val="18"/>
                <w:lang w:val="es-CO" w:eastAsia="es-CO"/>
              </w:rPr>
            </w:pPr>
            <w:ins w:id="1482" w:author="FERNANDA GASPARI" w:date="2021-10-29T10:32:00Z">
              <w:r w:rsidRPr="00752287">
                <w:rPr>
                  <w:rFonts w:ascii="Arial" w:hAnsi="Arial" w:cs="Arial"/>
                  <w:color w:val="000000"/>
                  <w:sz w:val="18"/>
                  <w:szCs w:val="18"/>
                  <w:lang w:eastAsia="es-AR"/>
                </w:rPr>
                <w:t>402</w:t>
              </w:r>
            </w:ins>
          </w:p>
        </w:tc>
        <w:tc>
          <w:tcPr>
            <w:tcW w:w="441" w:type="dxa"/>
            <w:tcBorders>
              <w:top w:val="nil"/>
              <w:left w:val="nil"/>
              <w:bottom w:val="nil"/>
              <w:right w:val="nil"/>
            </w:tcBorders>
            <w:shd w:val="clear" w:color="auto" w:fill="auto"/>
            <w:vAlign w:val="center"/>
            <w:hideMark/>
          </w:tcPr>
          <w:p w14:paraId="7B18A7D6" w14:textId="77777777" w:rsidR="00173932" w:rsidRPr="00752287" w:rsidRDefault="00173932" w:rsidP="007F5937">
            <w:pPr>
              <w:jc w:val="center"/>
              <w:rPr>
                <w:ins w:id="1483" w:author="FERNANDA GASPARI" w:date="2021-10-29T10:32:00Z"/>
                <w:rFonts w:ascii="Arial" w:hAnsi="Arial" w:cs="Arial"/>
                <w:color w:val="000000"/>
                <w:sz w:val="18"/>
                <w:szCs w:val="18"/>
                <w:lang w:val="es-CO" w:eastAsia="es-CO"/>
              </w:rPr>
            </w:pPr>
            <w:ins w:id="1484" w:author="FERNANDA GASPARI" w:date="2021-10-29T10:32:00Z">
              <w:r w:rsidRPr="00752287">
                <w:rPr>
                  <w:rFonts w:ascii="Arial" w:hAnsi="Arial" w:cs="Arial"/>
                  <w:color w:val="000000"/>
                  <w:sz w:val="18"/>
                  <w:szCs w:val="18"/>
                  <w:lang w:eastAsia="es-AR"/>
                </w:rPr>
                <w:t>95</w:t>
              </w:r>
            </w:ins>
          </w:p>
        </w:tc>
        <w:tc>
          <w:tcPr>
            <w:tcW w:w="441" w:type="dxa"/>
            <w:tcBorders>
              <w:top w:val="nil"/>
              <w:left w:val="nil"/>
              <w:bottom w:val="nil"/>
              <w:right w:val="nil"/>
            </w:tcBorders>
            <w:shd w:val="clear" w:color="auto" w:fill="auto"/>
            <w:vAlign w:val="center"/>
            <w:hideMark/>
          </w:tcPr>
          <w:p w14:paraId="7BEBBDB1" w14:textId="77777777" w:rsidR="00173932" w:rsidRPr="00752287" w:rsidRDefault="00173932" w:rsidP="007F5937">
            <w:pPr>
              <w:jc w:val="center"/>
              <w:rPr>
                <w:ins w:id="1485" w:author="FERNANDA GASPARI" w:date="2021-10-29T10:32:00Z"/>
                <w:rFonts w:ascii="Arial" w:hAnsi="Arial" w:cs="Arial"/>
                <w:color w:val="000000"/>
                <w:sz w:val="18"/>
                <w:szCs w:val="18"/>
                <w:lang w:val="es-CO" w:eastAsia="es-CO"/>
              </w:rPr>
            </w:pPr>
            <w:ins w:id="1486" w:author="FERNANDA GASPARI" w:date="2021-10-29T10:32:00Z">
              <w:r w:rsidRPr="00752287">
                <w:rPr>
                  <w:rFonts w:ascii="Arial" w:hAnsi="Arial" w:cs="Arial"/>
                  <w:color w:val="000000"/>
                  <w:sz w:val="18"/>
                  <w:szCs w:val="18"/>
                  <w:lang w:eastAsia="es-AR"/>
                </w:rPr>
                <w:t>98</w:t>
              </w:r>
            </w:ins>
          </w:p>
        </w:tc>
        <w:tc>
          <w:tcPr>
            <w:tcW w:w="441" w:type="dxa"/>
            <w:tcBorders>
              <w:top w:val="nil"/>
              <w:left w:val="nil"/>
              <w:bottom w:val="nil"/>
              <w:right w:val="single" w:sz="8" w:space="0" w:color="auto"/>
            </w:tcBorders>
            <w:shd w:val="clear" w:color="auto" w:fill="auto"/>
            <w:vAlign w:val="center"/>
            <w:hideMark/>
          </w:tcPr>
          <w:p w14:paraId="1DD9374C" w14:textId="77777777" w:rsidR="00173932" w:rsidRPr="00752287" w:rsidRDefault="00173932" w:rsidP="007F5937">
            <w:pPr>
              <w:jc w:val="center"/>
              <w:rPr>
                <w:ins w:id="1487" w:author="FERNANDA GASPARI" w:date="2021-10-29T10:32:00Z"/>
                <w:rFonts w:ascii="Arial" w:hAnsi="Arial" w:cs="Arial"/>
                <w:color w:val="000000"/>
                <w:sz w:val="18"/>
                <w:szCs w:val="18"/>
                <w:lang w:val="es-CO" w:eastAsia="es-CO"/>
              </w:rPr>
            </w:pPr>
            <w:ins w:id="1488" w:author="FERNANDA GASPARI" w:date="2021-10-29T10:32:00Z">
              <w:r w:rsidRPr="00752287">
                <w:rPr>
                  <w:rFonts w:ascii="Arial" w:hAnsi="Arial" w:cs="Arial"/>
                  <w:color w:val="000000"/>
                  <w:sz w:val="18"/>
                  <w:szCs w:val="18"/>
                  <w:lang w:eastAsia="es-AR"/>
                </w:rPr>
                <w:t>99</w:t>
              </w:r>
            </w:ins>
          </w:p>
        </w:tc>
        <w:tc>
          <w:tcPr>
            <w:tcW w:w="580" w:type="dxa"/>
            <w:tcBorders>
              <w:top w:val="nil"/>
              <w:left w:val="nil"/>
              <w:bottom w:val="nil"/>
              <w:right w:val="nil"/>
            </w:tcBorders>
            <w:shd w:val="clear" w:color="000000" w:fill="D9D9D9"/>
            <w:vAlign w:val="center"/>
            <w:hideMark/>
          </w:tcPr>
          <w:p w14:paraId="312B2C29" w14:textId="77777777" w:rsidR="00173932" w:rsidRPr="00752287" w:rsidRDefault="00173932" w:rsidP="007F5937">
            <w:pPr>
              <w:jc w:val="center"/>
              <w:rPr>
                <w:ins w:id="1489" w:author="FERNANDA GASPARI" w:date="2021-10-29T10:32:00Z"/>
                <w:rFonts w:ascii="Arial" w:hAnsi="Arial" w:cs="Arial"/>
                <w:color w:val="000000"/>
                <w:sz w:val="18"/>
                <w:szCs w:val="18"/>
                <w:lang w:val="es-CO" w:eastAsia="es-CO"/>
              </w:rPr>
            </w:pPr>
            <w:ins w:id="1490" w:author="FERNANDA GASPARI" w:date="2021-10-29T10:32:00Z">
              <w:r w:rsidRPr="00752287">
                <w:rPr>
                  <w:rFonts w:ascii="Arial" w:hAnsi="Arial" w:cs="Arial"/>
                  <w:color w:val="000000"/>
                  <w:sz w:val="18"/>
                  <w:szCs w:val="18"/>
                  <w:lang w:eastAsia="es-CO"/>
                </w:rPr>
                <w:t>403</w:t>
              </w:r>
            </w:ins>
          </w:p>
        </w:tc>
        <w:tc>
          <w:tcPr>
            <w:tcW w:w="441" w:type="dxa"/>
            <w:tcBorders>
              <w:top w:val="nil"/>
              <w:left w:val="nil"/>
              <w:bottom w:val="nil"/>
              <w:right w:val="nil"/>
            </w:tcBorders>
            <w:shd w:val="clear" w:color="auto" w:fill="auto"/>
            <w:vAlign w:val="center"/>
            <w:hideMark/>
          </w:tcPr>
          <w:p w14:paraId="6049FAA8" w14:textId="77777777" w:rsidR="00173932" w:rsidRPr="00752287" w:rsidRDefault="00173932" w:rsidP="007F5937">
            <w:pPr>
              <w:jc w:val="center"/>
              <w:rPr>
                <w:ins w:id="1491" w:author="FERNANDA GASPARI" w:date="2021-10-29T10:32:00Z"/>
                <w:rFonts w:ascii="Arial" w:hAnsi="Arial" w:cs="Arial"/>
                <w:color w:val="000000"/>
                <w:sz w:val="18"/>
                <w:szCs w:val="18"/>
                <w:lang w:val="es-CO" w:eastAsia="es-CO"/>
              </w:rPr>
            </w:pPr>
            <w:ins w:id="1492" w:author="FERNANDA GASPARI" w:date="2021-10-29T10:32:00Z">
              <w:r w:rsidRPr="00752287">
                <w:rPr>
                  <w:rFonts w:ascii="Arial" w:hAnsi="Arial" w:cs="Arial"/>
                  <w:color w:val="000000"/>
                  <w:sz w:val="18"/>
                  <w:szCs w:val="18"/>
                  <w:lang w:eastAsia="es-AR"/>
                </w:rPr>
                <w:t>95</w:t>
              </w:r>
            </w:ins>
          </w:p>
        </w:tc>
        <w:tc>
          <w:tcPr>
            <w:tcW w:w="441" w:type="dxa"/>
            <w:tcBorders>
              <w:top w:val="nil"/>
              <w:left w:val="nil"/>
              <w:bottom w:val="nil"/>
              <w:right w:val="nil"/>
            </w:tcBorders>
            <w:shd w:val="clear" w:color="auto" w:fill="auto"/>
            <w:vAlign w:val="center"/>
            <w:hideMark/>
          </w:tcPr>
          <w:p w14:paraId="1121F01A" w14:textId="77777777" w:rsidR="00173932" w:rsidRPr="00752287" w:rsidRDefault="00173932" w:rsidP="007F5937">
            <w:pPr>
              <w:jc w:val="center"/>
              <w:rPr>
                <w:ins w:id="1493" w:author="FERNANDA GASPARI" w:date="2021-10-29T10:32:00Z"/>
                <w:rFonts w:ascii="Arial" w:hAnsi="Arial" w:cs="Arial"/>
                <w:color w:val="000000"/>
                <w:sz w:val="18"/>
                <w:szCs w:val="18"/>
                <w:lang w:val="es-CO" w:eastAsia="es-CO"/>
              </w:rPr>
            </w:pPr>
            <w:ins w:id="1494" w:author="FERNANDA GASPARI" w:date="2021-10-29T10:32:00Z">
              <w:r w:rsidRPr="00752287">
                <w:rPr>
                  <w:rFonts w:ascii="Arial" w:hAnsi="Arial" w:cs="Arial"/>
                  <w:color w:val="000000"/>
                  <w:sz w:val="18"/>
                  <w:szCs w:val="18"/>
                  <w:lang w:eastAsia="es-AR"/>
                </w:rPr>
                <w:t>98</w:t>
              </w:r>
            </w:ins>
          </w:p>
        </w:tc>
        <w:tc>
          <w:tcPr>
            <w:tcW w:w="441" w:type="dxa"/>
            <w:tcBorders>
              <w:top w:val="nil"/>
              <w:left w:val="nil"/>
              <w:bottom w:val="nil"/>
              <w:right w:val="single" w:sz="8" w:space="0" w:color="auto"/>
            </w:tcBorders>
            <w:shd w:val="clear" w:color="auto" w:fill="auto"/>
            <w:vAlign w:val="center"/>
            <w:hideMark/>
          </w:tcPr>
          <w:p w14:paraId="5E04CC97" w14:textId="77777777" w:rsidR="00173932" w:rsidRPr="00752287" w:rsidRDefault="00173932" w:rsidP="007F5937">
            <w:pPr>
              <w:jc w:val="center"/>
              <w:rPr>
                <w:ins w:id="1495" w:author="FERNANDA GASPARI" w:date="2021-10-29T10:32:00Z"/>
                <w:rFonts w:ascii="Arial" w:hAnsi="Arial" w:cs="Arial"/>
                <w:color w:val="000000"/>
                <w:sz w:val="18"/>
                <w:szCs w:val="18"/>
                <w:lang w:val="es-CO" w:eastAsia="es-CO"/>
              </w:rPr>
            </w:pPr>
            <w:ins w:id="1496" w:author="FERNANDA GASPARI" w:date="2021-10-29T10:32:00Z">
              <w:r w:rsidRPr="00752287">
                <w:rPr>
                  <w:rFonts w:ascii="Arial" w:hAnsi="Arial" w:cs="Arial"/>
                  <w:color w:val="000000"/>
                  <w:sz w:val="18"/>
                  <w:szCs w:val="18"/>
                  <w:lang w:eastAsia="es-AR"/>
                </w:rPr>
                <w:t>99</w:t>
              </w:r>
            </w:ins>
          </w:p>
        </w:tc>
        <w:tc>
          <w:tcPr>
            <w:tcW w:w="580" w:type="dxa"/>
            <w:tcBorders>
              <w:top w:val="nil"/>
              <w:left w:val="nil"/>
              <w:bottom w:val="nil"/>
              <w:right w:val="nil"/>
            </w:tcBorders>
            <w:shd w:val="clear" w:color="000000" w:fill="D9D9D9"/>
            <w:vAlign w:val="center"/>
            <w:hideMark/>
          </w:tcPr>
          <w:p w14:paraId="7929B111" w14:textId="77777777" w:rsidR="00173932" w:rsidRPr="00752287" w:rsidRDefault="00173932" w:rsidP="007F5937">
            <w:pPr>
              <w:jc w:val="center"/>
              <w:rPr>
                <w:ins w:id="1497" w:author="FERNANDA GASPARI" w:date="2021-10-29T10:32:00Z"/>
                <w:rFonts w:ascii="Arial" w:hAnsi="Arial" w:cs="Arial"/>
                <w:color w:val="000000"/>
                <w:sz w:val="18"/>
                <w:szCs w:val="18"/>
                <w:lang w:val="es-CO" w:eastAsia="es-CO"/>
              </w:rPr>
            </w:pPr>
            <w:ins w:id="1498" w:author="FERNANDA GASPARI" w:date="2021-10-29T10:32:00Z">
              <w:r w:rsidRPr="00752287">
                <w:rPr>
                  <w:rFonts w:ascii="Arial" w:hAnsi="Arial" w:cs="Arial"/>
                  <w:color w:val="000000"/>
                  <w:sz w:val="18"/>
                  <w:szCs w:val="18"/>
                  <w:lang w:eastAsia="es-CO"/>
                </w:rPr>
                <w:t>404</w:t>
              </w:r>
            </w:ins>
          </w:p>
        </w:tc>
        <w:tc>
          <w:tcPr>
            <w:tcW w:w="441" w:type="dxa"/>
            <w:tcBorders>
              <w:top w:val="nil"/>
              <w:left w:val="nil"/>
              <w:bottom w:val="nil"/>
              <w:right w:val="nil"/>
            </w:tcBorders>
            <w:shd w:val="clear" w:color="auto" w:fill="auto"/>
            <w:vAlign w:val="center"/>
            <w:hideMark/>
          </w:tcPr>
          <w:p w14:paraId="4F7ACED0" w14:textId="77777777" w:rsidR="00173932" w:rsidRPr="00752287" w:rsidRDefault="00173932" w:rsidP="007F5937">
            <w:pPr>
              <w:jc w:val="center"/>
              <w:rPr>
                <w:ins w:id="1499" w:author="FERNANDA GASPARI" w:date="2021-10-29T10:32:00Z"/>
                <w:rFonts w:ascii="Arial" w:hAnsi="Arial" w:cs="Arial"/>
                <w:color w:val="000000"/>
                <w:sz w:val="18"/>
                <w:szCs w:val="18"/>
                <w:lang w:val="es-CO" w:eastAsia="es-CO"/>
              </w:rPr>
            </w:pPr>
            <w:ins w:id="1500" w:author="FERNANDA GASPARI" w:date="2021-10-29T10:32:00Z">
              <w:r w:rsidRPr="00752287">
                <w:rPr>
                  <w:rFonts w:ascii="Arial" w:hAnsi="Arial" w:cs="Arial"/>
                  <w:color w:val="000000"/>
                  <w:sz w:val="18"/>
                  <w:szCs w:val="18"/>
                  <w:lang w:eastAsia="es-AR"/>
                </w:rPr>
                <w:t>95</w:t>
              </w:r>
            </w:ins>
          </w:p>
        </w:tc>
        <w:tc>
          <w:tcPr>
            <w:tcW w:w="441" w:type="dxa"/>
            <w:tcBorders>
              <w:top w:val="nil"/>
              <w:left w:val="nil"/>
              <w:bottom w:val="nil"/>
              <w:right w:val="nil"/>
            </w:tcBorders>
            <w:shd w:val="clear" w:color="auto" w:fill="auto"/>
            <w:vAlign w:val="center"/>
            <w:hideMark/>
          </w:tcPr>
          <w:p w14:paraId="355CE24C" w14:textId="77777777" w:rsidR="00173932" w:rsidRPr="00752287" w:rsidRDefault="00173932" w:rsidP="007F5937">
            <w:pPr>
              <w:jc w:val="center"/>
              <w:rPr>
                <w:ins w:id="1501" w:author="FERNANDA GASPARI" w:date="2021-10-29T10:32:00Z"/>
                <w:rFonts w:ascii="Arial" w:hAnsi="Arial" w:cs="Arial"/>
                <w:color w:val="000000"/>
                <w:sz w:val="18"/>
                <w:szCs w:val="18"/>
                <w:lang w:val="es-CO" w:eastAsia="es-CO"/>
              </w:rPr>
            </w:pPr>
            <w:ins w:id="1502" w:author="FERNANDA GASPARI" w:date="2021-10-29T10:32:00Z">
              <w:r w:rsidRPr="00752287">
                <w:rPr>
                  <w:rFonts w:ascii="Arial" w:hAnsi="Arial" w:cs="Arial"/>
                  <w:color w:val="000000"/>
                  <w:sz w:val="18"/>
                  <w:szCs w:val="18"/>
                  <w:lang w:eastAsia="es-AR"/>
                </w:rPr>
                <w:t>98</w:t>
              </w:r>
            </w:ins>
          </w:p>
        </w:tc>
        <w:tc>
          <w:tcPr>
            <w:tcW w:w="441" w:type="dxa"/>
            <w:tcBorders>
              <w:top w:val="nil"/>
              <w:left w:val="nil"/>
              <w:bottom w:val="nil"/>
              <w:right w:val="single" w:sz="8" w:space="0" w:color="auto"/>
            </w:tcBorders>
            <w:shd w:val="clear" w:color="auto" w:fill="auto"/>
            <w:vAlign w:val="center"/>
            <w:hideMark/>
          </w:tcPr>
          <w:p w14:paraId="47624431" w14:textId="77777777" w:rsidR="00173932" w:rsidRPr="00752287" w:rsidRDefault="00173932" w:rsidP="007F5937">
            <w:pPr>
              <w:jc w:val="center"/>
              <w:rPr>
                <w:ins w:id="1503" w:author="FERNANDA GASPARI" w:date="2021-10-29T10:32:00Z"/>
                <w:rFonts w:ascii="Arial" w:hAnsi="Arial" w:cs="Arial"/>
                <w:color w:val="000000"/>
                <w:sz w:val="18"/>
                <w:szCs w:val="18"/>
                <w:lang w:val="es-CO" w:eastAsia="es-CO"/>
              </w:rPr>
            </w:pPr>
            <w:ins w:id="1504" w:author="FERNANDA GASPARI" w:date="2021-10-29T10:32:00Z">
              <w:r w:rsidRPr="00752287">
                <w:rPr>
                  <w:rFonts w:ascii="Arial" w:hAnsi="Arial" w:cs="Arial"/>
                  <w:color w:val="000000"/>
                  <w:sz w:val="18"/>
                  <w:szCs w:val="18"/>
                  <w:lang w:eastAsia="es-AR"/>
                </w:rPr>
                <w:t>99</w:t>
              </w:r>
            </w:ins>
          </w:p>
        </w:tc>
      </w:tr>
      <w:tr w:rsidR="00173932" w:rsidRPr="00752287" w14:paraId="4CE4FD98" w14:textId="77777777" w:rsidTr="007F5937">
        <w:trPr>
          <w:trHeight w:val="168"/>
          <w:tblHeader/>
          <w:jc w:val="center"/>
          <w:ins w:id="1505"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45B7CF44" w14:textId="77777777" w:rsidR="00173932" w:rsidRPr="00752287" w:rsidRDefault="00173932" w:rsidP="007F5937">
            <w:pPr>
              <w:jc w:val="center"/>
              <w:rPr>
                <w:ins w:id="1506" w:author="FERNANDA GASPARI" w:date="2021-10-29T10:32:00Z"/>
                <w:rFonts w:ascii="Arial" w:hAnsi="Arial" w:cs="Arial"/>
                <w:color w:val="000000"/>
                <w:sz w:val="18"/>
                <w:szCs w:val="18"/>
                <w:lang w:val="es-CO" w:eastAsia="es-CO"/>
              </w:rPr>
            </w:pPr>
            <w:ins w:id="1507" w:author="FERNANDA GASPARI" w:date="2021-10-29T10:32:00Z">
              <w:r w:rsidRPr="00752287">
                <w:rPr>
                  <w:rFonts w:ascii="Arial" w:hAnsi="Arial" w:cs="Arial"/>
                  <w:color w:val="000000"/>
                  <w:sz w:val="18"/>
                  <w:szCs w:val="18"/>
                  <w:lang w:eastAsia="es-CO"/>
                </w:rPr>
                <w:t>411</w:t>
              </w:r>
            </w:ins>
          </w:p>
        </w:tc>
        <w:tc>
          <w:tcPr>
            <w:tcW w:w="441" w:type="dxa"/>
            <w:tcBorders>
              <w:top w:val="nil"/>
              <w:left w:val="nil"/>
              <w:bottom w:val="nil"/>
              <w:right w:val="nil"/>
            </w:tcBorders>
            <w:shd w:val="clear" w:color="auto" w:fill="auto"/>
            <w:noWrap/>
            <w:vAlign w:val="center"/>
            <w:hideMark/>
          </w:tcPr>
          <w:p w14:paraId="379744BC" w14:textId="77777777" w:rsidR="00173932" w:rsidRPr="00752287" w:rsidRDefault="00173932" w:rsidP="007F5937">
            <w:pPr>
              <w:jc w:val="center"/>
              <w:rPr>
                <w:ins w:id="1508" w:author="FERNANDA GASPARI" w:date="2021-10-29T10:32:00Z"/>
                <w:rFonts w:ascii="Arial" w:hAnsi="Arial" w:cs="Arial"/>
                <w:color w:val="000000"/>
                <w:sz w:val="18"/>
                <w:szCs w:val="18"/>
                <w:lang w:val="es-CO" w:eastAsia="es-CO"/>
              </w:rPr>
            </w:pPr>
            <w:ins w:id="1509"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nil"/>
            </w:tcBorders>
            <w:shd w:val="clear" w:color="auto" w:fill="auto"/>
            <w:noWrap/>
            <w:vAlign w:val="center"/>
            <w:hideMark/>
          </w:tcPr>
          <w:p w14:paraId="4134C2C1" w14:textId="77777777" w:rsidR="00173932" w:rsidRPr="00752287" w:rsidRDefault="00173932" w:rsidP="007F5937">
            <w:pPr>
              <w:jc w:val="center"/>
              <w:rPr>
                <w:ins w:id="1510" w:author="FERNANDA GASPARI" w:date="2021-10-29T10:32:00Z"/>
                <w:rFonts w:ascii="Arial" w:hAnsi="Arial" w:cs="Arial"/>
                <w:color w:val="000000"/>
                <w:sz w:val="18"/>
                <w:szCs w:val="18"/>
                <w:lang w:val="es-CO" w:eastAsia="es-CO"/>
              </w:rPr>
            </w:pPr>
            <w:ins w:id="1511"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single" w:sz="8" w:space="0" w:color="auto"/>
            </w:tcBorders>
            <w:shd w:val="clear" w:color="auto" w:fill="auto"/>
            <w:noWrap/>
            <w:vAlign w:val="center"/>
            <w:hideMark/>
          </w:tcPr>
          <w:p w14:paraId="20203384" w14:textId="77777777" w:rsidR="00173932" w:rsidRPr="00752287" w:rsidRDefault="00173932" w:rsidP="007F5937">
            <w:pPr>
              <w:jc w:val="center"/>
              <w:rPr>
                <w:ins w:id="1512" w:author="FERNANDA GASPARI" w:date="2021-10-29T10:32:00Z"/>
                <w:rFonts w:ascii="Arial" w:hAnsi="Arial" w:cs="Arial"/>
                <w:color w:val="000000"/>
                <w:sz w:val="18"/>
                <w:szCs w:val="18"/>
                <w:lang w:val="es-CO" w:eastAsia="es-CO"/>
              </w:rPr>
            </w:pPr>
            <w:ins w:id="1513" w:author="FERNANDA GASPARI" w:date="2021-10-29T10:32:00Z">
              <w:r w:rsidRPr="00752287">
                <w:rPr>
                  <w:rFonts w:ascii="Arial" w:hAnsi="Arial" w:cs="Arial"/>
                  <w:color w:val="000000"/>
                  <w:sz w:val="18"/>
                  <w:szCs w:val="18"/>
                  <w:lang w:eastAsia="es-AR"/>
                </w:rPr>
                <w:t>100</w:t>
              </w:r>
            </w:ins>
          </w:p>
        </w:tc>
        <w:tc>
          <w:tcPr>
            <w:tcW w:w="580" w:type="dxa"/>
            <w:tcBorders>
              <w:top w:val="nil"/>
              <w:left w:val="nil"/>
              <w:bottom w:val="nil"/>
              <w:right w:val="nil"/>
            </w:tcBorders>
            <w:shd w:val="clear" w:color="000000" w:fill="D9D9D9"/>
            <w:noWrap/>
            <w:vAlign w:val="center"/>
            <w:hideMark/>
          </w:tcPr>
          <w:p w14:paraId="0E651AC9" w14:textId="77777777" w:rsidR="00173932" w:rsidRPr="00752287" w:rsidRDefault="00173932" w:rsidP="007F5937">
            <w:pPr>
              <w:jc w:val="center"/>
              <w:rPr>
                <w:ins w:id="1514" w:author="FERNANDA GASPARI" w:date="2021-10-29T10:32:00Z"/>
                <w:rFonts w:ascii="Arial" w:hAnsi="Arial" w:cs="Arial"/>
                <w:color w:val="000000"/>
                <w:sz w:val="18"/>
                <w:szCs w:val="18"/>
                <w:lang w:val="es-CO" w:eastAsia="es-CO"/>
              </w:rPr>
            </w:pPr>
            <w:ins w:id="1515" w:author="FERNANDA GASPARI" w:date="2021-10-29T10:32:00Z">
              <w:r w:rsidRPr="00752287">
                <w:rPr>
                  <w:rFonts w:ascii="Arial" w:hAnsi="Arial" w:cs="Arial"/>
                  <w:color w:val="000000"/>
                  <w:sz w:val="18"/>
                  <w:szCs w:val="18"/>
                  <w:lang w:eastAsia="es-AR"/>
                </w:rPr>
                <w:t>412</w:t>
              </w:r>
            </w:ins>
          </w:p>
        </w:tc>
        <w:tc>
          <w:tcPr>
            <w:tcW w:w="441" w:type="dxa"/>
            <w:tcBorders>
              <w:top w:val="nil"/>
              <w:left w:val="nil"/>
              <w:bottom w:val="nil"/>
              <w:right w:val="nil"/>
            </w:tcBorders>
            <w:shd w:val="clear" w:color="auto" w:fill="auto"/>
            <w:noWrap/>
            <w:vAlign w:val="center"/>
            <w:hideMark/>
          </w:tcPr>
          <w:p w14:paraId="57C13D9A" w14:textId="77777777" w:rsidR="00173932" w:rsidRPr="00752287" w:rsidRDefault="00173932" w:rsidP="007F5937">
            <w:pPr>
              <w:jc w:val="center"/>
              <w:rPr>
                <w:ins w:id="1516" w:author="FERNANDA GASPARI" w:date="2021-10-29T10:32:00Z"/>
                <w:rFonts w:ascii="Arial" w:hAnsi="Arial" w:cs="Arial"/>
                <w:color w:val="000000"/>
                <w:sz w:val="18"/>
                <w:szCs w:val="18"/>
                <w:lang w:val="es-CO" w:eastAsia="es-CO"/>
              </w:rPr>
            </w:pPr>
            <w:ins w:id="1517"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nil"/>
            </w:tcBorders>
            <w:shd w:val="clear" w:color="auto" w:fill="auto"/>
            <w:noWrap/>
            <w:vAlign w:val="center"/>
            <w:hideMark/>
          </w:tcPr>
          <w:p w14:paraId="2B6519B5" w14:textId="77777777" w:rsidR="00173932" w:rsidRPr="00752287" w:rsidRDefault="00173932" w:rsidP="007F5937">
            <w:pPr>
              <w:jc w:val="center"/>
              <w:rPr>
                <w:ins w:id="1518" w:author="FERNANDA GASPARI" w:date="2021-10-29T10:32:00Z"/>
                <w:rFonts w:ascii="Arial" w:hAnsi="Arial" w:cs="Arial"/>
                <w:color w:val="000000"/>
                <w:sz w:val="18"/>
                <w:szCs w:val="18"/>
                <w:lang w:val="es-CO" w:eastAsia="es-CO"/>
              </w:rPr>
            </w:pPr>
            <w:ins w:id="1519"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single" w:sz="8" w:space="0" w:color="auto"/>
            </w:tcBorders>
            <w:shd w:val="clear" w:color="auto" w:fill="auto"/>
            <w:noWrap/>
            <w:vAlign w:val="center"/>
            <w:hideMark/>
          </w:tcPr>
          <w:p w14:paraId="609809A5" w14:textId="77777777" w:rsidR="00173932" w:rsidRPr="00752287" w:rsidRDefault="00173932" w:rsidP="007F5937">
            <w:pPr>
              <w:jc w:val="center"/>
              <w:rPr>
                <w:ins w:id="1520" w:author="FERNANDA GASPARI" w:date="2021-10-29T10:32:00Z"/>
                <w:rFonts w:ascii="Arial" w:hAnsi="Arial" w:cs="Arial"/>
                <w:color w:val="000000"/>
                <w:sz w:val="18"/>
                <w:szCs w:val="18"/>
                <w:lang w:val="es-CO" w:eastAsia="es-CO"/>
              </w:rPr>
            </w:pPr>
            <w:ins w:id="1521" w:author="FERNANDA GASPARI" w:date="2021-10-29T10:32:00Z">
              <w:r w:rsidRPr="00752287">
                <w:rPr>
                  <w:rFonts w:ascii="Arial" w:hAnsi="Arial" w:cs="Arial"/>
                  <w:color w:val="000000"/>
                  <w:sz w:val="18"/>
                  <w:szCs w:val="18"/>
                  <w:lang w:eastAsia="es-AR"/>
                </w:rPr>
                <w:t>100</w:t>
              </w:r>
            </w:ins>
          </w:p>
        </w:tc>
        <w:tc>
          <w:tcPr>
            <w:tcW w:w="580" w:type="dxa"/>
            <w:tcBorders>
              <w:top w:val="nil"/>
              <w:left w:val="nil"/>
              <w:bottom w:val="nil"/>
              <w:right w:val="nil"/>
            </w:tcBorders>
            <w:shd w:val="clear" w:color="000000" w:fill="D9D9D9"/>
            <w:vAlign w:val="center"/>
            <w:hideMark/>
          </w:tcPr>
          <w:p w14:paraId="43B6F76D" w14:textId="77777777" w:rsidR="00173932" w:rsidRPr="00752287" w:rsidRDefault="00173932" w:rsidP="007F5937">
            <w:pPr>
              <w:jc w:val="center"/>
              <w:rPr>
                <w:ins w:id="1522" w:author="FERNANDA GASPARI" w:date="2021-10-29T10:32:00Z"/>
                <w:rFonts w:ascii="Arial" w:hAnsi="Arial" w:cs="Arial"/>
                <w:color w:val="000000"/>
                <w:sz w:val="18"/>
                <w:szCs w:val="18"/>
                <w:lang w:val="es-CO" w:eastAsia="es-CO"/>
              </w:rPr>
            </w:pPr>
            <w:ins w:id="1523" w:author="FERNANDA GASPARI" w:date="2021-10-29T10:32:00Z">
              <w:r w:rsidRPr="00752287">
                <w:rPr>
                  <w:rFonts w:ascii="Arial" w:hAnsi="Arial" w:cs="Arial"/>
                  <w:color w:val="000000"/>
                  <w:sz w:val="18"/>
                  <w:szCs w:val="18"/>
                  <w:lang w:eastAsia="es-CO"/>
                </w:rPr>
                <w:t>413</w:t>
              </w:r>
            </w:ins>
          </w:p>
        </w:tc>
        <w:tc>
          <w:tcPr>
            <w:tcW w:w="441" w:type="dxa"/>
            <w:tcBorders>
              <w:top w:val="nil"/>
              <w:left w:val="nil"/>
              <w:bottom w:val="nil"/>
              <w:right w:val="nil"/>
            </w:tcBorders>
            <w:shd w:val="clear" w:color="auto" w:fill="auto"/>
            <w:noWrap/>
            <w:vAlign w:val="center"/>
            <w:hideMark/>
          </w:tcPr>
          <w:p w14:paraId="5D3EED6F" w14:textId="77777777" w:rsidR="00173932" w:rsidRPr="00752287" w:rsidRDefault="00173932" w:rsidP="007F5937">
            <w:pPr>
              <w:jc w:val="center"/>
              <w:rPr>
                <w:ins w:id="1524" w:author="FERNANDA GASPARI" w:date="2021-10-29T10:32:00Z"/>
                <w:rFonts w:ascii="Arial" w:hAnsi="Arial" w:cs="Arial"/>
                <w:color w:val="000000"/>
                <w:sz w:val="18"/>
                <w:szCs w:val="18"/>
                <w:lang w:val="es-CO" w:eastAsia="es-CO"/>
              </w:rPr>
            </w:pPr>
            <w:ins w:id="1525"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nil"/>
            </w:tcBorders>
            <w:shd w:val="clear" w:color="auto" w:fill="auto"/>
            <w:noWrap/>
            <w:vAlign w:val="center"/>
            <w:hideMark/>
          </w:tcPr>
          <w:p w14:paraId="5227972F" w14:textId="77777777" w:rsidR="00173932" w:rsidRPr="00752287" w:rsidRDefault="00173932" w:rsidP="007F5937">
            <w:pPr>
              <w:jc w:val="center"/>
              <w:rPr>
                <w:ins w:id="1526" w:author="FERNANDA GASPARI" w:date="2021-10-29T10:32:00Z"/>
                <w:rFonts w:ascii="Arial" w:hAnsi="Arial" w:cs="Arial"/>
                <w:color w:val="000000"/>
                <w:sz w:val="18"/>
                <w:szCs w:val="18"/>
                <w:lang w:val="es-CO" w:eastAsia="es-CO"/>
              </w:rPr>
            </w:pPr>
            <w:ins w:id="1527"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single" w:sz="8" w:space="0" w:color="auto"/>
            </w:tcBorders>
            <w:shd w:val="clear" w:color="auto" w:fill="auto"/>
            <w:noWrap/>
            <w:vAlign w:val="center"/>
            <w:hideMark/>
          </w:tcPr>
          <w:p w14:paraId="53DFDA70" w14:textId="77777777" w:rsidR="00173932" w:rsidRPr="00752287" w:rsidRDefault="00173932" w:rsidP="007F5937">
            <w:pPr>
              <w:jc w:val="center"/>
              <w:rPr>
                <w:ins w:id="1528" w:author="FERNANDA GASPARI" w:date="2021-10-29T10:32:00Z"/>
                <w:rFonts w:ascii="Arial" w:hAnsi="Arial" w:cs="Arial"/>
                <w:color w:val="000000"/>
                <w:sz w:val="18"/>
                <w:szCs w:val="18"/>
                <w:lang w:val="es-CO" w:eastAsia="es-CO"/>
              </w:rPr>
            </w:pPr>
            <w:ins w:id="1529" w:author="FERNANDA GASPARI" w:date="2021-10-29T10:32:00Z">
              <w:r w:rsidRPr="00752287">
                <w:rPr>
                  <w:rFonts w:ascii="Arial" w:hAnsi="Arial" w:cs="Arial"/>
                  <w:color w:val="000000"/>
                  <w:sz w:val="18"/>
                  <w:szCs w:val="18"/>
                  <w:lang w:eastAsia="es-AR"/>
                </w:rPr>
                <w:t>100</w:t>
              </w:r>
            </w:ins>
          </w:p>
        </w:tc>
        <w:tc>
          <w:tcPr>
            <w:tcW w:w="580" w:type="dxa"/>
            <w:tcBorders>
              <w:top w:val="nil"/>
              <w:left w:val="nil"/>
              <w:bottom w:val="nil"/>
              <w:right w:val="nil"/>
            </w:tcBorders>
            <w:shd w:val="clear" w:color="000000" w:fill="D9D9D9"/>
            <w:vAlign w:val="center"/>
            <w:hideMark/>
          </w:tcPr>
          <w:p w14:paraId="4DCBD7E6" w14:textId="77777777" w:rsidR="00173932" w:rsidRPr="00752287" w:rsidRDefault="00173932" w:rsidP="007F5937">
            <w:pPr>
              <w:jc w:val="center"/>
              <w:rPr>
                <w:ins w:id="1530" w:author="FERNANDA GASPARI" w:date="2021-10-29T10:32:00Z"/>
                <w:rFonts w:ascii="Arial" w:hAnsi="Arial" w:cs="Arial"/>
                <w:color w:val="000000"/>
                <w:sz w:val="18"/>
                <w:szCs w:val="18"/>
                <w:lang w:val="es-CO" w:eastAsia="es-CO"/>
              </w:rPr>
            </w:pPr>
            <w:ins w:id="1531" w:author="FERNANDA GASPARI" w:date="2021-10-29T10:32:00Z">
              <w:r w:rsidRPr="00752287">
                <w:rPr>
                  <w:rFonts w:ascii="Arial" w:hAnsi="Arial" w:cs="Arial"/>
                  <w:color w:val="000000"/>
                  <w:sz w:val="18"/>
                  <w:szCs w:val="18"/>
                  <w:lang w:eastAsia="es-CO"/>
                </w:rPr>
                <w:t>414</w:t>
              </w:r>
            </w:ins>
          </w:p>
        </w:tc>
        <w:tc>
          <w:tcPr>
            <w:tcW w:w="441" w:type="dxa"/>
            <w:tcBorders>
              <w:top w:val="nil"/>
              <w:left w:val="nil"/>
              <w:bottom w:val="nil"/>
              <w:right w:val="nil"/>
            </w:tcBorders>
            <w:shd w:val="clear" w:color="auto" w:fill="auto"/>
            <w:noWrap/>
            <w:vAlign w:val="center"/>
            <w:hideMark/>
          </w:tcPr>
          <w:p w14:paraId="20266AE6" w14:textId="77777777" w:rsidR="00173932" w:rsidRPr="00752287" w:rsidRDefault="00173932" w:rsidP="007F5937">
            <w:pPr>
              <w:jc w:val="center"/>
              <w:rPr>
                <w:ins w:id="1532" w:author="FERNANDA GASPARI" w:date="2021-10-29T10:32:00Z"/>
                <w:rFonts w:ascii="Arial" w:hAnsi="Arial" w:cs="Arial"/>
                <w:color w:val="000000"/>
                <w:sz w:val="18"/>
                <w:szCs w:val="18"/>
                <w:lang w:val="es-CO" w:eastAsia="es-CO"/>
              </w:rPr>
            </w:pPr>
            <w:ins w:id="1533"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nil"/>
            </w:tcBorders>
            <w:shd w:val="clear" w:color="auto" w:fill="auto"/>
            <w:noWrap/>
            <w:vAlign w:val="center"/>
            <w:hideMark/>
          </w:tcPr>
          <w:p w14:paraId="7CDFB2F2" w14:textId="77777777" w:rsidR="00173932" w:rsidRPr="00752287" w:rsidRDefault="00173932" w:rsidP="007F5937">
            <w:pPr>
              <w:jc w:val="center"/>
              <w:rPr>
                <w:ins w:id="1534" w:author="FERNANDA GASPARI" w:date="2021-10-29T10:32:00Z"/>
                <w:rFonts w:ascii="Arial" w:hAnsi="Arial" w:cs="Arial"/>
                <w:color w:val="000000"/>
                <w:sz w:val="18"/>
                <w:szCs w:val="18"/>
                <w:lang w:val="es-CO" w:eastAsia="es-CO"/>
              </w:rPr>
            </w:pPr>
            <w:ins w:id="1535" w:author="FERNANDA GASPARI" w:date="2021-10-29T10:32:00Z">
              <w:r w:rsidRPr="00752287">
                <w:rPr>
                  <w:rFonts w:ascii="Arial" w:hAnsi="Arial" w:cs="Arial"/>
                  <w:color w:val="000000"/>
                  <w:sz w:val="18"/>
                  <w:szCs w:val="18"/>
                  <w:lang w:eastAsia="es-AR"/>
                </w:rPr>
                <w:t>100</w:t>
              </w:r>
            </w:ins>
          </w:p>
        </w:tc>
        <w:tc>
          <w:tcPr>
            <w:tcW w:w="441" w:type="dxa"/>
            <w:tcBorders>
              <w:top w:val="nil"/>
              <w:left w:val="nil"/>
              <w:bottom w:val="nil"/>
              <w:right w:val="single" w:sz="8" w:space="0" w:color="auto"/>
            </w:tcBorders>
            <w:shd w:val="clear" w:color="auto" w:fill="auto"/>
            <w:noWrap/>
            <w:vAlign w:val="center"/>
            <w:hideMark/>
          </w:tcPr>
          <w:p w14:paraId="2CE0F35D" w14:textId="77777777" w:rsidR="00173932" w:rsidRPr="00752287" w:rsidRDefault="00173932" w:rsidP="007F5937">
            <w:pPr>
              <w:jc w:val="center"/>
              <w:rPr>
                <w:ins w:id="1536" w:author="FERNANDA GASPARI" w:date="2021-10-29T10:32:00Z"/>
                <w:rFonts w:ascii="Arial" w:hAnsi="Arial" w:cs="Arial"/>
                <w:color w:val="000000"/>
                <w:sz w:val="18"/>
                <w:szCs w:val="18"/>
                <w:lang w:val="es-CO" w:eastAsia="es-CO"/>
              </w:rPr>
            </w:pPr>
            <w:ins w:id="1537" w:author="FERNANDA GASPARI" w:date="2021-10-29T10:32:00Z">
              <w:r w:rsidRPr="00752287">
                <w:rPr>
                  <w:rFonts w:ascii="Arial" w:hAnsi="Arial" w:cs="Arial"/>
                  <w:color w:val="000000"/>
                  <w:sz w:val="18"/>
                  <w:szCs w:val="18"/>
                  <w:lang w:eastAsia="es-AR"/>
                </w:rPr>
                <w:t>100</w:t>
              </w:r>
            </w:ins>
          </w:p>
        </w:tc>
      </w:tr>
      <w:tr w:rsidR="00173932" w:rsidRPr="00752287" w14:paraId="5BC2E3A1" w14:textId="77777777" w:rsidTr="007F5937">
        <w:trPr>
          <w:trHeight w:val="168"/>
          <w:tblHeader/>
          <w:jc w:val="center"/>
          <w:ins w:id="1538"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07E17CA6" w14:textId="77777777" w:rsidR="00173932" w:rsidRPr="00752287" w:rsidRDefault="00173932" w:rsidP="007F5937">
            <w:pPr>
              <w:jc w:val="center"/>
              <w:rPr>
                <w:ins w:id="1539" w:author="FERNANDA GASPARI" w:date="2021-10-29T10:32:00Z"/>
                <w:rFonts w:ascii="Arial" w:hAnsi="Arial" w:cs="Arial"/>
                <w:color w:val="000000"/>
                <w:sz w:val="18"/>
                <w:szCs w:val="18"/>
                <w:lang w:val="es-CO" w:eastAsia="es-CO"/>
              </w:rPr>
            </w:pPr>
            <w:ins w:id="1540" w:author="FERNANDA GASPARI" w:date="2021-10-29T10:32:00Z">
              <w:r w:rsidRPr="00752287">
                <w:rPr>
                  <w:rFonts w:ascii="Arial" w:hAnsi="Arial" w:cs="Arial"/>
                  <w:color w:val="000000"/>
                  <w:sz w:val="18"/>
                  <w:szCs w:val="18"/>
                  <w:lang w:eastAsia="es-CO"/>
                </w:rPr>
                <w:t>421</w:t>
              </w:r>
            </w:ins>
          </w:p>
        </w:tc>
        <w:tc>
          <w:tcPr>
            <w:tcW w:w="441" w:type="dxa"/>
            <w:tcBorders>
              <w:top w:val="nil"/>
              <w:left w:val="nil"/>
              <w:bottom w:val="nil"/>
              <w:right w:val="nil"/>
            </w:tcBorders>
            <w:shd w:val="clear" w:color="auto" w:fill="auto"/>
            <w:vAlign w:val="center"/>
            <w:hideMark/>
          </w:tcPr>
          <w:p w14:paraId="7077AA45" w14:textId="77777777" w:rsidR="00173932" w:rsidRPr="00752287" w:rsidRDefault="00173932" w:rsidP="007F5937">
            <w:pPr>
              <w:jc w:val="center"/>
              <w:rPr>
                <w:ins w:id="1541" w:author="FERNANDA GASPARI" w:date="2021-10-29T10:32:00Z"/>
                <w:rFonts w:ascii="Arial" w:hAnsi="Arial" w:cs="Arial"/>
                <w:color w:val="000000"/>
                <w:sz w:val="18"/>
                <w:szCs w:val="18"/>
                <w:lang w:val="es-CO" w:eastAsia="es-CO"/>
              </w:rPr>
            </w:pPr>
            <w:ins w:id="1542" w:author="FERNANDA GASPARI" w:date="2021-10-29T10:32:00Z">
              <w:r w:rsidRPr="00752287">
                <w:rPr>
                  <w:rFonts w:ascii="Arial" w:hAnsi="Arial" w:cs="Arial"/>
                  <w:color w:val="000000"/>
                  <w:sz w:val="18"/>
                  <w:szCs w:val="18"/>
                  <w:lang w:eastAsia="es-AR"/>
                </w:rPr>
                <w:t>27</w:t>
              </w:r>
            </w:ins>
          </w:p>
        </w:tc>
        <w:tc>
          <w:tcPr>
            <w:tcW w:w="441" w:type="dxa"/>
            <w:tcBorders>
              <w:top w:val="nil"/>
              <w:left w:val="nil"/>
              <w:bottom w:val="nil"/>
              <w:right w:val="nil"/>
            </w:tcBorders>
            <w:shd w:val="clear" w:color="auto" w:fill="auto"/>
            <w:noWrap/>
            <w:vAlign w:val="center"/>
            <w:hideMark/>
          </w:tcPr>
          <w:p w14:paraId="39CBFB39" w14:textId="77777777" w:rsidR="00173932" w:rsidRPr="00752287" w:rsidRDefault="00173932" w:rsidP="007F5937">
            <w:pPr>
              <w:jc w:val="center"/>
              <w:rPr>
                <w:ins w:id="1543" w:author="FERNANDA GASPARI" w:date="2021-10-29T10:32:00Z"/>
                <w:rFonts w:ascii="Arial" w:hAnsi="Arial" w:cs="Arial"/>
                <w:color w:val="000000"/>
                <w:sz w:val="18"/>
                <w:szCs w:val="18"/>
                <w:lang w:val="es-CO" w:eastAsia="es-CO"/>
              </w:rPr>
            </w:pPr>
            <w:ins w:id="1544" w:author="FERNANDA GASPARI" w:date="2021-10-29T10:32:00Z">
              <w:r w:rsidRPr="00752287">
                <w:rPr>
                  <w:rFonts w:ascii="Arial" w:hAnsi="Arial" w:cs="Arial"/>
                  <w:color w:val="000000"/>
                  <w:sz w:val="18"/>
                  <w:szCs w:val="18"/>
                  <w:lang w:eastAsia="es-AR"/>
                </w:rPr>
                <w:t>47</w:t>
              </w:r>
            </w:ins>
          </w:p>
        </w:tc>
        <w:tc>
          <w:tcPr>
            <w:tcW w:w="441" w:type="dxa"/>
            <w:tcBorders>
              <w:top w:val="nil"/>
              <w:left w:val="nil"/>
              <w:bottom w:val="nil"/>
              <w:right w:val="single" w:sz="8" w:space="0" w:color="auto"/>
            </w:tcBorders>
            <w:shd w:val="clear" w:color="auto" w:fill="auto"/>
            <w:vAlign w:val="center"/>
            <w:hideMark/>
          </w:tcPr>
          <w:p w14:paraId="617191BF" w14:textId="77777777" w:rsidR="00173932" w:rsidRPr="00752287" w:rsidRDefault="00173932" w:rsidP="007F5937">
            <w:pPr>
              <w:jc w:val="center"/>
              <w:rPr>
                <w:ins w:id="1545" w:author="FERNANDA GASPARI" w:date="2021-10-29T10:32:00Z"/>
                <w:rFonts w:ascii="Arial" w:hAnsi="Arial" w:cs="Arial"/>
                <w:color w:val="000000"/>
                <w:sz w:val="18"/>
                <w:szCs w:val="18"/>
                <w:lang w:val="es-CO" w:eastAsia="es-CO"/>
              </w:rPr>
            </w:pPr>
            <w:ins w:id="1546" w:author="FERNANDA GASPARI" w:date="2021-10-29T10:32:00Z">
              <w:r w:rsidRPr="00752287">
                <w:rPr>
                  <w:rFonts w:ascii="Arial" w:hAnsi="Arial" w:cs="Arial"/>
                  <w:color w:val="000000"/>
                  <w:sz w:val="18"/>
                  <w:szCs w:val="18"/>
                  <w:lang w:eastAsia="es-AR"/>
                </w:rPr>
                <w:t>67</w:t>
              </w:r>
            </w:ins>
          </w:p>
        </w:tc>
        <w:tc>
          <w:tcPr>
            <w:tcW w:w="580" w:type="dxa"/>
            <w:tcBorders>
              <w:top w:val="nil"/>
              <w:left w:val="nil"/>
              <w:bottom w:val="nil"/>
              <w:right w:val="nil"/>
            </w:tcBorders>
            <w:shd w:val="clear" w:color="000000" w:fill="D9D9D9"/>
            <w:noWrap/>
            <w:vAlign w:val="center"/>
            <w:hideMark/>
          </w:tcPr>
          <w:p w14:paraId="5CF136A2" w14:textId="77777777" w:rsidR="00173932" w:rsidRPr="00752287" w:rsidRDefault="00173932" w:rsidP="007F5937">
            <w:pPr>
              <w:jc w:val="center"/>
              <w:rPr>
                <w:ins w:id="1547" w:author="FERNANDA GASPARI" w:date="2021-10-29T10:32:00Z"/>
                <w:rFonts w:ascii="Arial" w:hAnsi="Arial" w:cs="Arial"/>
                <w:color w:val="000000"/>
                <w:sz w:val="18"/>
                <w:szCs w:val="18"/>
                <w:lang w:val="es-CO" w:eastAsia="es-CO"/>
              </w:rPr>
            </w:pPr>
            <w:ins w:id="1548" w:author="FERNANDA GASPARI" w:date="2021-10-29T10:32:00Z">
              <w:r w:rsidRPr="00752287">
                <w:rPr>
                  <w:rFonts w:ascii="Arial" w:hAnsi="Arial" w:cs="Arial"/>
                  <w:color w:val="000000"/>
                  <w:sz w:val="18"/>
                  <w:szCs w:val="18"/>
                  <w:lang w:eastAsia="es-AR"/>
                </w:rPr>
                <w:t>422</w:t>
              </w:r>
            </w:ins>
          </w:p>
        </w:tc>
        <w:tc>
          <w:tcPr>
            <w:tcW w:w="441" w:type="dxa"/>
            <w:tcBorders>
              <w:top w:val="nil"/>
              <w:left w:val="nil"/>
              <w:bottom w:val="nil"/>
              <w:right w:val="nil"/>
            </w:tcBorders>
            <w:shd w:val="clear" w:color="auto" w:fill="auto"/>
            <w:vAlign w:val="center"/>
            <w:hideMark/>
          </w:tcPr>
          <w:p w14:paraId="2CC9D46C" w14:textId="77777777" w:rsidR="00173932" w:rsidRPr="00752287" w:rsidRDefault="00173932" w:rsidP="007F5937">
            <w:pPr>
              <w:jc w:val="center"/>
              <w:rPr>
                <w:ins w:id="1549" w:author="FERNANDA GASPARI" w:date="2021-10-29T10:32:00Z"/>
                <w:rFonts w:ascii="Arial" w:hAnsi="Arial" w:cs="Arial"/>
                <w:color w:val="000000"/>
                <w:sz w:val="18"/>
                <w:szCs w:val="18"/>
                <w:lang w:val="es-CO" w:eastAsia="es-CO"/>
              </w:rPr>
            </w:pPr>
            <w:ins w:id="1550" w:author="FERNANDA GASPARI" w:date="2021-10-29T10:32:00Z">
              <w:r w:rsidRPr="00752287">
                <w:rPr>
                  <w:rFonts w:ascii="Arial" w:hAnsi="Arial" w:cs="Arial"/>
                  <w:color w:val="000000"/>
                  <w:sz w:val="18"/>
                  <w:szCs w:val="18"/>
                  <w:lang w:eastAsia="es-AR"/>
                </w:rPr>
                <w:t>45</w:t>
              </w:r>
            </w:ins>
          </w:p>
        </w:tc>
        <w:tc>
          <w:tcPr>
            <w:tcW w:w="441" w:type="dxa"/>
            <w:tcBorders>
              <w:top w:val="nil"/>
              <w:left w:val="nil"/>
              <w:bottom w:val="nil"/>
              <w:right w:val="nil"/>
            </w:tcBorders>
            <w:shd w:val="clear" w:color="auto" w:fill="auto"/>
            <w:noWrap/>
            <w:vAlign w:val="center"/>
            <w:hideMark/>
          </w:tcPr>
          <w:p w14:paraId="55E6F878" w14:textId="77777777" w:rsidR="00173932" w:rsidRPr="00752287" w:rsidRDefault="00173932" w:rsidP="007F5937">
            <w:pPr>
              <w:jc w:val="center"/>
              <w:rPr>
                <w:ins w:id="1551" w:author="FERNANDA GASPARI" w:date="2021-10-29T10:32:00Z"/>
                <w:rFonts w:ascii="Arial" w:hAnsi="Arial" w:cs="Arial"/>
                <w:color w:val="000000"/>
                <w:sz w:val="18"/>
                <w:szCs w:val="18"/>
                <w:lang w:val="es-CO" w:eastAsia="es-CO"/>
              </w:rPr>
            </w:pPr>
            <w:ins w:id="1552"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single" w:sz="8" w:space="0" w:color="auto"/>
            </w:tcBorders>
            <w:shd w:val="clear" w:color="auto" w:fill="auto"/>
            <w:vAlign w:val="center"/>
            <w:hideMark/>
          </w:tcPr>
          <w:p w14:paraId="18D6E724" w14:textId="77777777" w:rsidR="00173932" w:rsidRPr="00752287" w:rsidRDefault="00173932" w:rsidP="007F5937">
            <w:pPr>
              <w:jc w:val="center"/>
              <w:rPr>
                <w:ins w:id="1553" w:author="FERNANDA GASPARI" w:date="2021-10-29T10:32:00Z"/>
                <w:rFonts w:ascii="Arial" w:hAnsi="Arial" w:cs="Arial"/>
                <w:color w:val="000000"/>
                <w:sz w:val="18"/>
                <w:szCs w:val="18"/>
                <w:lang w:val="es-CO" w:eastAsia="es-CO"/>
              </w:rPr>
            </w:pPr>
            <w:ins w:id="1554" w:author="FERNANDA GASPARI" w:date="2021-10-29T10:32:00Z">
              <w:r w:rsidRPr="00752287">
                <w:rPr>
                  <w:rFonts w:ascii="Arial" w:hAnsi="Arial" w:cs="Arial"/>
                  <w:color w:val="000000"/>
                  <w:sz w:val="18"/>
                  <w:szCs w:val="18"/>
                  <w:lang w:eastAsia="es-AR"/>
                </w:rPr>
                <w:t>82</w:t>
              </w:r>
            </w:ins>
          </w:p>
        </w:tc>
        <w:tc>
          <w:tcPr>
            <w:tcW w:w="580" w:type="dxa"/>
            <w:tcBorders>
              <w:top w:val="nil"/>
              <w:left w:val="nil"/>
              <w:bottom w:val="nil"/>
              <w:right w:val="nil"/>
            </w:tcBorders>
            <w:shd w:val="clear" w:color="000000" w:fill="D9D9D9"/>
            <w:vAlign w:val="center"/>
            <w:hideMark/>
          </w:tcPr>
          <w:p w14:paraId="076E17DD" w14:textId="77777777" w:rsidR="00173932" w:rsidRPr="00752287" w:rsidRDefault="00173932" w:rsidP="007F5937">
            <w:pPr>
              <w:jc w:val="center"/>
              <w:rPr>
                <w:ins w:id="1555" w:author="FERNANDA GASPARI" w:date="2021-10-29T10:32:00Z"/>
                <w:rFonts w:ascii="Arial" w:hAnsi="Arial" w:cs="Arial"/>
                <w:color w:val="000000"/>
                <w:sz w:val="18"/>
                <w:szCs w:val="18"/>
                <w:lang w:val="es-CO" w:eastAsia="es-CO"/>
              </w:rPr>
            </w:pPr>
            <w:ins w:id="1556" w:author="FERNANDA GASPARI" w:date="2021-10-29T10:32:00Z">
              <w:r w:rsidRPr="00752287">
                <w:rPr>
                  <w:rFonts w:ascii="Arial" w:hAnsi="Arial" w:cs="Arial"/>
                  <w:color w:val="000000"/>
                  <w:sz w:val="18"/>
                  <w:szCs w:val="18"/>
                  <w:lang w:eastAsia="es-CO"/>
                </w:rPr>
                <w:t>423</w:t>
              </w:r>
            </w:ins>
          </w:p>
        </w:tc>
        <w:tc>
          <w:tcPr>
            <w:tcW w:w="441" w:type="dxa"/>
            <w:tcBorders>
              <w:top w:val="nil"/>
              <w:left w:val="nil"/>
              <w:bottom w:val="nil"/>
              <w:right w:val="nil"/>
            </w:tcBorders>
            <w:shd w:val="clear" w:color="auto" w:fill="auto"/>
            <w:vAlign w:val="center"/>
            <w:hideMark/>
          </w:tcPr>
          <w:p w14:paraId="25962D36" w14:textId="77777777" w:rsidR="00173932" w:rsidRPr="00752287" w:rsidRDefault="00173932" w:rsidP="007F5937">
            <w:pPr>
              <w:jc w:val="center"/>
              <w:rPr>
                <w:ins w:id="1557" w:author="FERNANDA GASPARI" w:date="2021-10-29T10:32:00Z"/>
                <w:rFonts w:ascii="Arial" w:hAnsi="Arial" w:cs="Arial"/>
                <w:color w:val="000000"/>
                <w:sz w:val="18"/>
                <w:szCs w:val="18"/>
                <w:lang w:val="es-CO" w:eastAsia="es-CO"/>
              </w:rPr>
            </w:pPr>
            <w:ins w:id="1558"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noWrap/>
            <w:vAlign w:val="center"/>
            <w:hideMark/>
          </w:tcPr>
          <w:p w14:paraId="0D5145BD" w14:textId="77777777" w:rsidR="00173932" w:rsidRPr="00752287" w:rsidRDefault="00173932" w:rsidP="007F5937">
            <w:pPr>
              <w:jc w:val="center"/>
              <w:rPr>
                <w:ins w:id="1559" w:author="FERNANDA GASPARI" w:date="2021-10-29T10:32:00Z"/>
                <w:rFonts w:ascii="Arial" w:hAnsi="Arial" w:cs="Arial"/>
                <w:color w:val="000000"/>
                <w:sz w:val="18"/>
                <w:szCs w:val="18"/>
                <w:lang w:val="es-CO" w:eastAsia="es-CO"/>
              </w:rPr>
            </w:pPr>
            <w:ins w:id="1560"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01ED2454" w14:textId="77777777" w:rsidR="00173932" w:rsidRPr="00752287" w:rsidRDefault="00173932" w:rsidP="007F5937">
            <w:pPr>
              <w:jc w:val="center"/>
              <w:rPr>
                <w:ins w:id="1561" w:author="FERNANDA GASPARI" w:date="2021-10-29T10:32:00Z"/>
                <w:rFonts w:ascii="Arial" w:hAnsi="Arial" w:cs="Arial"/>
                <w:color w:val="000000"/>
                <w:sz w:val="18"/>
                <w:szCs w:val="18"/>
                <w:lang w:val="es-CO" w:eastAsia="es-CO"/>
              </w:rPr>
            </w:pPr>
            <w:ins w:id="1562"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019754A1" w14:textId="77777777" w:rsidR="00173932" w:rsidRPr="00752287" w:rsidRDefault="00173932" w:rsidP="007F5937">
            <w:pPr>
              <w:jc w:val="center"/>
              <w:rPr>
                <w:ins w:id="1563" w:author="FERNANDA GASPARI" w:date="2021-10-29T10:32:00Z"/>
                <w:rFonts w:ascii="Arial" w:hAnsi="Arial" w:cs="Arial"/>
                <w:color w:val="000000"/>
                <w:sz w:val="18"/>
                <w:szCs w:val="18"/>
                <w:lang w:val="es-CO" w:eastAsia="es-CO"/>
              </w:rPr>
            </w:pPr>
            <w:ins w:id="1564" w:author="FERNANDA GASPARI" w:date="2021-10-29T10:32:00Z">
              <w:r w:rsidRPr="00752287">
                <w:rPr>
                  <w:rFonts w:ascii="Arial" w:hAnsi="Arial" w:cs="Arial"/>
                  <w:color w:val="000000"/>
                  <w:sz w:val="18"/>
                  <w:szCs w:val="18"/>
                  <w:lang w:eastAsia="es-CO"/>
                </w:rPr>
                <w:t>424</w:t>
              </w:r>
            </w:ins>
          </w:p>
        </w:tc>
        <w:tc>
          <w:tcPr>
            <w:tcW w:w="441" w:type="dxa"/>
            <w:tcBorders>
              <w:top w:val="nil"/>
              <w:left w:val="nil"/>
              <w:bottom w:val="nil"/>
              <w:right w:val="nil"/>
            </w:tcBorders>
            <w:shd w:val="clear" w:color="auto" w:fill="auto"/>
            <w:vAlign w:val="center"/>
            <w:hideMark/>
          </w:tcPr>
          <w:p w14:paraId="25965B1E" w14:textId="77777777" w:rsidR="00173932" w:rsidRPr="00752287" w:rsidRDefault="00173932" w:rsidP="007F5937">
            <w:pPr>
              <w:jc w:val="center"/>
              <w:rPr>
                <w:ins w:id="1565" w:author="FERNANDA GASPARI" w:date="2021-10-29T10:32:00Z"/>
                <w:rFonts w:ascii="Arial" w:hAnsi="Arial" w:cs="Arial"/>
                <w:color w:val="000000"/>
                <w:sz w:val="18"/>
                <w:szCs w:val="18"/>
                <w:lang w:val="es-CO" w:eastAsia="es-CO"/>
              </w:rPr>
            </w:pPr>
            <w:ins w:id="1566"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noWrap/>
            <w:vAlign w:val="center"/>
            <w:hideMark/>
          </w:tcPr>
          <w:p w14:paraId="143241F9" w14:textId="77777777" w:rsidR="00173932" w:rsidRPr="00752287" w:rsidRDefault="00173932" w:rsidP="007F5937">
            <w:pPr>
              <w:jc w:val="center"/>
              <w:rPr>
                <w:ins w:id="1567" w:author="FERNANDA GASPARI" w:date="2021-10-29T10:32:00Z"/>
                <w:rFonts w:ascii="Arial" w:hAnsi="Arial" w:cs="Arial"/>
                <w:color w:val="000000"/>
                <w:sz w:val="18"/>
                <w:szCs w:val="18"/>
                <w:lang w:val="es-CO" w:eastAsia="es-CO"/>
              </w:rPr>
            </w:pPr>
            <w:ins w:id="1568"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67199701" w14:textId="77777777" w:rsidR="00173932" w:rsidRPr="00752287" w:rsidRDefault="00173932" w:rsidP="007F5937">
            <w:pPr>
              <w:jc w:val="center"/>
              <w:rPr>
                <w:ins w:id="1569" w:author="FERNANDA GASPARI" w:date="2021-10-29T10:32:00Z"/>
                <w:rFonts w:ascii="Arial" w:hAnsi="Arial" w:cs="Arial"/>
                <w:color w:val="000000"/>
                <w:sz w:val="18"/>
                <w:szCs w:val="18"/>
                <w:lang w:val="es-CO" w:eastAsia="es-CO"/>
              </w:rPr>
            </w:pPr>
            <w:ins w:id="1570" w:author="FERNANDA GASPARI" w:date="2021-10-29T10:32:00Z">
              <w:r w:rsidRPr="00752287">
                <w:rPr>
                  <w:rFonts w:ascii="Arial" w:hAnsi="Arial" w:cs="Arial"/>
                  <w:color w:val="000000"/>
                  <w:sz w:val="18"/>
                  <w:szCs w:val="18"/>
                  <w:lang w:eastAsia="es-AR"/>
                </w:rPr>
                <w:t>92</w:t>
              </w:r>
            </w:ins>
          </w:p>
        </w:tc>
      </w:tr>
      <w:tr w:rsidR="00173932" w:rsidRPr="00752287" w14:paraId="151DE08B" w14:textId="77777777" w:rsidTr="007F5937">
        <w:trPr>
          <w:trHeight w:val="168"/>
          <w:tblHeader/>
          <w:jc w:val="center"/>
          <w:ins w:id="1571"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5EA38CF9" w14:textId="77777777" w:rsidR="00173932" w:rsidRPr="00752287" w:rsidRDefault="00173932" w:rsidP="007F5937">
            <w:pPr>
              <w:jc w:val="center"/>
              <w:rPr>
                <w:ins w:id="1572" w:author="FERNANDA GASPARI" w:date="2021-10-29T10:32:00Z"/>
                <w:rFonts w:ascii="Arial" w:hAnsi="Arial" w:cs="Arial"/>
                <w:color w:val="000000"/>
                <w:sz w:val="18"/>
                <w:szCs w:val="18"/>
                <w:lang w:val="es-CO" w:eastAsia="es-CO"/>
              </w:rPr>
            </w:pPr>
            <w:ins w:id="1573" w:author="FERNANDA GASPARI" w:date="2021-10-29T10:32:00Z">
              <w:r w:rsidRPr="00752287">
                <w:rPr>
                  <w:rFonts w:ascii="Arial" w:hAnsi="Arial" w:cs="Arial"/>
                  <w:color w:val="000000"/>
                  <w:sz w:val="18"/>
                  <w:szCs w:val="18"/>
                  <w:lang w:eastAsia="es-CO"/>
                </w:rPr>
                <w:t>431</w:t>
              </w:r>
            </w:ins>
          </w:p>
        </w:tc>
        <w:tc>
          <w:tcPr>
            <w:tcW w:w="441" w:type="dxa"/>
            <w:tcBorders>
              <w:top w:val="nil"/>
              <w:left w:val="nil"/>
              <w:bottom w:val="nil"/>
              <w:right w:val="nil"/>
            </w:tcBorders>
            <w:shd w:val="clear" w:color="auto" w:fill="auto"/>
            <w:noWrap/>
            <w:vAlign w:val="center"/>
            <w:hideMark/>
          </w:tcPr>
          <w:p w14:paraId="43642577" w14:textId="77777777" w:rsidR="00173932" w:rsidRPr="00752287" w:rsidRDefault="00173932" w:rsidP="007F5937">
            <w:pPr>
              <w:jc w:val="center"/>
              <w:rPr>
                <w:ins w:id="1574" w:author="FERNANDA GASPARI" w:date="2021-10-29T10:32:00Z"/>
                <w:rFonts w:ascii="Arial" w:hAnsi="Arial" w:cs="Arial"/>
                <w:color w:val="000000"/>
                <w:sz w:val="18"/>
                <w:szCs w:val="18"/>
                <w:lang w:val="es-CO" w:eastAsia="es-CO"/>
              </w:rPr>
            </w:pPr>
            <w:ins w:id="1575" w:author="FERNANDA GASPARI" w:date="2021-10-29T10:32:00Z">
              <w:r w:rsidRPr="00752287">
                <w:rPr>
                  <w:rFonts w:ascii="Arial" w:hAnsi="Arial" w:cs="Arial"/>
                  <w:color w:val="000000"/>
                  <w:sz w:val="18"/>
                  <w:szCs w:val="18"/>
                  <w:lang w:eastAsia="es-AR"/>
                </w:rPr>
                <w:t>37</w:t>
              </w:r>
            </w:ins>
          </w:p>
        </w:tc>
        <w:tc>
          <w:tcPr>
            <w:tcW w:w="441" w:type="dxa"/>
            <w:tcBorders>
              <w:top w:val="nil"/>
              <w:left w:val="nil"/>
              <w:bottom w:val="nil"/>
              <w:right w:val="nil"/>
            </w:tcBorders>
            <w:shd w:val="clear" w:color="auto" w:fill="auto"/>
            <w:noWrap/>
            <w:vAlign w:val="center"/>
            <w:hideMark/>
          </w:tcPr>
          <w:p w14:paraId="73FE2D7B" w14:textId="77777777" w:rsidR="00173932" w:rsidRPr="00752287" w:rsidRDefault="00173932" w:rsidP="007F5937">
            <w:pPr>
              <w:jc w:val="center"/>
              <w:rPr>
                <w:ins w:id="1576" w:author="FERNANDA GASPARI" w:date="2021-10-29T10:32:00Z"/>
                <w:rFonts w:ascii="Arial" w:hAnsi="Arial" w:cs="Arial"/>
                <w:color w:val="000000"/>
                <w:sz w:val="18"/>
                <w:szCs w:val="18"/>
                <w:lang w:val="es-CO" w:eastAsia="es-CO"/>
              </w:rPr>
            </w:pPr>
            <w:ins w:id="1577" w:author="FERNANDA GASPARI" w:date="2021-10-29T10:32:00Z">
              <w:r w:rsidRPr="00752287">
                <w:rPr>
                  <w:rFonts w:ascii="Arial" w:hAnsi="Arial" w:cs="Arial"/>
                  <w:color w:val="000000"/>
                  <w:sz w:val="18"/>
                  <w:szCs w:val="18"/>
                  <w:lang w:eastAsia="es-AR"/>
                </w:rPr>
                <w:t>57</w:t>
              </w:r>
            </w:ins>
          </w:p>
        </w:tc>
        <w:tc>
          <w:tcPr>
            <w:tcW w:w="441" w:type="dxa"/>
            <w:tcBorders>
              <w:top w:val="nil"/>
              <w:left w:val="nil"/>
              <w:bottom w:val="nil"/>
              <w:right w:val="single" w:sz="8" w:space="0" w:color="auto"/>
            </w:tcBorders>
            <w:shd w:val="clear" w:color="auto" w:fill="auto"/>
            <w:noWrap/>
            <w:vAlign w:val="center"/>
            <w:hideMark/>
          </w:tcPr>
          <w:p w14:paraId="7923AD0F" w14:textId="77777777" w:rsidR="00173932" w:rsidRPr="00752287" w:rsidRDefault="00173932" w:rsidP="007F5937">
            <w:pPr>
              <w:jc w:val="center"/>
              <w:rPr>
                <w:ins w:id="1578" w:author="FERNANDA GASPARI" w:date="2021-10-29T10:32:00Z"/>
                <w:rFonts w:ascii="Arial" w:hAnsi="Arial" w:cs="Arial"/>
                <w:color w:val="000000"/>
                <w:sz w:val="18"/>
                <w:szCs w:val="18"/>
                <w:lang w:val="es-CO" w:eastAsia="es-CO"/>
              </w:rPr>
            </w:pPr>
            <w:ins w:id="1579" w:author="FERNANDA GASPARI" w:date="2021-10-29T10:32:00Z">
              <w:r w:rsidRPr="00752287">
                <w:rPr>
                  <w:rFonts w:ascii="Arial" w:hAnsi="Arial" w:cs="Arial"/>
                  <w:color w:val="000000"/>
                  <w:sz w:val="18"/>
                  <w:szCs w:val="18"/>
                  <w:lang w:eastAsia="es-AR"/>
                </w:rPr>
                <w:t>73</w:t>
              </w:r>
            </w:ins>
          </w:p>
        </w:tc>
        <w:tc>
          <w:tcPr>
            <w:tcW w:w="580" w:type="dxa"/>
            <w:tcBorders>
              <w:top w:val="nil"/>
              <w:left w:val="nil"/>
              <w:bottom w:val="nil"/>
              <w:right w:val="nil"/>
            </w:tcBorders>
            <w:shd w:val="clear" w:color="000000" w:fill="D9D9D9"/>
            <w:noWrap/>
            <w:vAlign w:val="center"/>
            <w:hideMark/>
          </w:tcPr>
          <w:p w14:paraId="68B30F82" w14:textId="77777777" w:rsidR="00173932" w:rsidRPr="00752287" w:rsidRDefault="00173932" w:rsidP="007F5937">
            <w:pPr>
              <w:jc w:val="center"/>
              <w:rPr>
                <w:ins w:id="1580" w:author="FERNANDA GASPARI" w:date="2021-10-29T10:32:00Z"/>
                <w:rFonts w:ascii="Arial" w:hAnsi="Arial" w:cs="Arial"/>
                <w:color w:val="000000"/>
                <w:sz w:val="18"/>
                <w:szCs w:val="18"/>
                <w:lang w:val="es-CO" w:eastAsia="es-CO"/>
              </w:rPr>
            </w:pPr>
            <w:ins w:id="1581" w:author="FERNANDA GASPARI" w:date="2021-10-29T10:32:00Z">
              <w:r w:rsidRPr="00752287">
                <w:rPr>
                  <w:rFonts w:ascii="Arial" w:hAnsi="Arial" w:cs="Arial"/>
                  <w:color w:val="000000"/>
                  <w:sz w:val="18"/>
                  <w:szCs w:val="18"/>
                  <w:lang w:eastAsia="es-AR"/>
                </w:rPr>
                <w:t>432</w:t>
              </w:r>
            </w:ins>
          </w:p>
        </w:tc>
        <w:tc>
          <w:tcPr>
            <w:tcW w:w="441" w:type="dxa"/>
            <w:tcBorders>
              <w:top w:val="nil"/>
              <w:left w:val="nil"/>
              <w:bottom w:val="nil"/>
              <w:right w:val="nil"/>
            </w:tcBorders>
            <w:shd w:val="clear" w:color="auto" w:fill="auto"/>
            <w:noWrap/>
            <w:vAlign w:val="center"/>
            <w:hideMark/>
          </w:tcPr>
          <w:p w14:paraId="3866E031" w14:textId="77777777" w:rsidR="00173932" w:rsidRPr="00752287" w:rsidRDefault="00173932" w:rsidP="007F5937">
            <w:pPr>
              <w:jc w:val="center"/>
              <w:rPr>
                <w:ins w:id="1582" w:author="FERNANDA GASPARI" w:date="2021-10-29T10:32:00Z"/>
                <w:rFonts w:ascii="Arial" w:hAnsi="Arial" w:cs="Arial"/>
                <w:color w:val="000000"/>
                <w:sz w:val="18"/>
                <w:szCs w:val="18"/>
                <w:lang w:val="es-CO" w:eastAsia="es-CO"/>
              </w:rPr>
            </w:pPr>
            <w:ins w:id="1583"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noWrap/>
            <w:vAlign w:val="center"/>
            <w:hideMark/>
          </w:tcPr>
          <w:p w14:paraId="5DB39C34" w14:textId="77777777" w:rsidR="00173932" w:rsidRPr="00752287" w:rsidRDefault="00173932" w:rsidP="007F5937">
            <w:pPr>
              <w:jc w:val="center"/>
              <w:rPr>
                <w:ins w:id="1584" w:author="FERNANDA GASPARI" w:date="2021-10-29T10:32:00Z"/>
                <w:rFonts w:ascii="Arial" w:hAnsi="Arial" w:cs="Arial"/>
                <w:color w:val="000000"/>
                <w:sz w:val="18"/>
                <w:szCs w:val="18"/>
                <w:lang w:val="es-CO" w:eastAsia="es-CO"/>
              </w:rPr>
            </w:pPr>
            <w:ins w:id="1585"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single" w:sz="8" w:space="0" w:color="auto"/>
            </w:tcBorders>
            <w:shd w:val="clear" w:color="auto" w:fill="auto"/>
            <w:noWrap/>
            <w:vAlign w:val="center"/>
            <w:hideMark/>
          </w:tcPr>
          <w:p w14:paraId="4E7C6004" w14:textId="77777777" w:rsidR="00173932" w:rsidRPr="00752287" w:rsidRDefault="00173932" w:rsidP="007F5937">
            <w:pPr>
              <w:jc w:val="center"/>
              <w:rPr>
                <w:ins w:id="1586" w:author="FERNANDA GASPARI" w:date="2021-10-29T10:32:00Z"/>
                <w:rFonts w:ascii="Arial" w:hAnsi="Arial" w:cs="Arial"/>
                <w:color w:val="000000"/>
                <w:sz w:val="18"/>
                <w:szCs w:val="18"/>
                <w:lang w:val="es-CO" w:eastAsia="es-CO"/>
              </w:rPr>
            </w:pPr>
            <w:ins w:id="1587"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147C4D3A" w14:textId="77777777" w:rsidR="00173932" w:rsidRPr="00752287" w:rsidRDefault="00173932" w:rsidP="007F5937">
            <w:pPr>
              <w:jc w:val="center"/>
              <w:rPr>
                <w:ins w:id="1588" w:author="FERNANDA GASPARI" w:date="2021-10-29T10:32:00Z"/>
                <w:rFonts w:ascii="Arial" w:hAnsi="Arial" w:cs="Arial"/>
                <w:color w:val="000000"/>
                <w:sz w:val="18"/>
                <w:szCs w:val="18"/>
                <w:lang w:val="es-CO" w:eastAsia="es-CO"/>
              </w:rPr>
            </w:pPr>
            <w:ins w:id="1589" w:author="FERNANDA GASPARI" w:date="2021-10-29T10:32:00Z">
              <w:r w:rsidRPr="00752287">
                <w:rPr>
                  <w:rFonts w:ascii="Arial" w:hAnsi="Arial" w:cs="Arial"/>
                  <w:color w:val="000000"/>
                  <w:sz w:val="18"/>
                  <w:szCs w:val="18"/>
                  <w:lang w:eastAsia="es-CO"/>
                </w:rPr>
                <w:t>433</w:t>
              </w:r>
            </w:ins>
          </w:p>
        </w:tc>
        <w:tc>
          <w:tcPr>
            <w:tcW w:w="441" w:type="dxa"/>
            <w:tcBorders>
              <w:top w:val="nil"/>
              <w:left w:val="nil"/>
              <w:bottom w:val="nil"/>
              <w:right w:val="nil"/>
            </w:tcBorders>
            <w:shd w:val="clear" w:color="auto" w:fill="auto"/>
            <w:noWrap/>
            <w:vAlign w:val="center"/>
            <w:hideMark/>
          </w:tcPr>
          <w:p w14:paraId="7FAB6064" w14:textId="77777777" w:rsidR="00173932" w:rsidRPr="00752287" w:rsidRDefault="00173932" w:rsidP="007F5937">
            <w:pPr>
              <w:jc w:val="center"/>
              <w:rPr>
                <w:ins w:id="1590" w:author="FERNANDA GASPARI" w:date="2021-10-29T10:32:00Z"/>
                <w:rFonts w:ascii="Arial" w:hAnsi="Arial" w:cs="Arial"/>
                <w:color w:val="000000"/>
                <w:sz w:val="18"/>
                <w:szCs w:val="18"/>
                <w:lang w:val="es-CO" w:eastAsia="es-CO"/>
              </w:rPr>
            </w:pPr>
            <w:ins w:id="1591" w:author="FERNANDA GASPARI" w:date="2021-10-29T10:32:00Z">
              <w:r w:rsidRPr="00752287">
                <w:rPr>
                  <w:rFonts w:ascii="Arial" w:hAnsi="Arial" w:cs="Arial"/>
                  <w:color w:val="000000"/>
                  <w:sz w:val="18"/>
                  <w:szCs w:val="18"/>
                  <w:lang w:eastAsia="es-AR"/>
                </w:rPr>
                <w:t>66</w:t>
              </w:r>
            </w:ins>
          </w:p>
        </w:tc>
        <w:tc>
          <w:tcPr>
            <w:tcW w:w="441" w:type="dxa"/>
            <w:tcBorders>
              <w:top w:val="nil"/>
              <w:left w:val="nil"/>
              <w:bottom w:val="nil"/>
              <w:right w:val="nil"/>
            </w:tcBorders>
            <w:shd w:val="clear" w:color="auto" w:fill="auto"/>
            <w:noWrap/>
            <w:vAlign w:val="center"/>
            <w:hideMark/>
          </w:tcPr>
          <w:p w14:paraId="6C9DD09D" w14:textId="77777777" w:rsidR="00173932" w:rsidRPr="00752287" w:rsidRDefault="00173932" w:rsidP="007F5937">
            <w:pPr>
              <w:jc w:val="center"/>
              <w:rPr>
                <w:ins w:id="1592" w:author="FERNANDA GASPARI" w:date="2021-10-29T10:32:00Z"/>
                <w:rFonts w:ascii="Arial" w:hAnsi="Arial" w:cs="Arial"/>
                <w:color w:val="000000"/>
                <w:sz w:val="18"/>
                <w:szCs w:val="18"/>
                <w:lang w:val="es-CO" w:eastAsia="es-CO"/>
              </w:rPr>
            </w:pPr>
            <w:ins w:id="1593"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single" w:sz="8" w:space="0" w:color="auto"/>
            </w:tcBorders>
            <w:shd w:val="clear" w:color="auto" w:fill="auto"/>
            <w:noWrap/>
            <w:vAlign w:val="center"/>
            <w:hideMark/>
          </w:tcPr>
          <w:p w14:paraId="7D5913A3" w14:textId="77777777" w:rsidR="00173932" w:rsidRPr="00752287" w:rsidRDefault="00173932" w:rsidP="007F5937">
            <w:pPr>
              <w:jc w:val="center"/>
              <w:rPr>
                <w:ins w:id="1594" w:author="FERNANDA GASPARI" w:date="2021-10-29T10:32:00Z"/>
                <w:rFonts w:ascii="Arial" w:hAnsi="Arial" w:cs="Arial"/>
                <w:color w:val="000000"/>
                <w:sz w:val="18"/>
                <w:szCs w:val="18"/>
                <w:lang w:val="es-CO" w:eastAsia="es-CO"/>
              </w:rPr>
            </w:pPr>
            <w:ins w:id="1595"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5D53571D" w14:textId="77777777" w:rsidR="00173932" w:rsidRPr="00752287" w:rsidRDefault="00173932" w:rsidP="007F5937">
            <w:pPr>
              <w:jc w:val="center"/>
              <w:rPr>
                <w:ins w:id="1596" w:author="FERNANDA GASPARI" w:date="2021-10-29T10:32:00Z"/>
                <w:rFonts w:ascii="Arial" w:hAnsi="Arial" w:cs="Arial"/>
                <w:color w:val="000000"/>
                <w:sz w:val="18"/>
                <w:szCs w:val="18"/>
                <w:lang w:val="es-CO" w:eastAsia="es-CO"/>
              </w:rPr>
            </w:pPr>
            <w:ins w:id="1597" w:author="FERNANDA GASPARI" w:date="2021-10-29T10:32:00Z">
              <w:r w:rsidRPr="00752287">
                <w:rPr>
                  <w:rFonts w:ascii="Arial" w:hAnsi="Arial" w:cs="Arial"/>
                  <w:color w:val="000000"/>
                  <w:sz w:val="18"/>
                  <w:szCs w:val="18"/>
                  <w:lang w:eastAsia="es-CO"/>
                </w:rPr>
                <w:t>434</w:t>
              </w:r>
            </w:ins>
          </w:p>
        </w:tc>
        <w:tc>
          <w:tcPr>
            <w:tcW w:w="441" w:type="dxa"/>
            <w:tcBorders>
              <w:top w:val="nil"/>
              <w:left w:val="nil"/>
              <w:bottom w:val="nil"/>
              <w:right w:val="nil"/>
            </w:tcBorders>
            <w:shd w:val="clear" w:color="auto" w:fill="auto"/>
            <w:noWrap/>
            <w:vAlign w:val="center"/>
            <w:hideMark/>
          </w:tcPr>
          <w:p w14:paraId="6141D9F6" w14:textId="77777777" w:rsidR="00173932" w:rsidRPr="00752287" w:rsidRDefault="00173932" w:rsidP="007F5937">
            <w:pPr>
              <w:jc w:val="center"/>
              <w:rPr>
                <w:ins w:id="1598" w:author="FERNANDA GASPARI" w:date="2021-10-29T10:32:00Z"/>
                <w:rFonts w:ascii="Arial" w:hAnsi="Arial" w:cs="Arial"/>
                <w:color w:val="000000"/>
                <w:sz w:val="18"/>
                <w:szCs w:val="18"/>
                <w:lang w:val="es-CO" w:eastAsia="es-CO"/>
              </w:rPr>
            </w:pPr>
            <w:ins w:id="1599"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noWrap/>
            <w:vAlign w:val="center"/>
            <w:hideMark/>
          </w:tcPr>
          <w:p w14:paraId="365397D2" w14:textId="77777777" w:rsidR="00173932" w:rsidRPr="00752287" w:rsidRDefault="00173932" w:rsidP="007F5937">
            <w:pPr>
              <w:jc w:val="center"/>
              <w:rPr>
                <w:ins w:id="1600" w:author="FERNANDA GASPARI" w:date="2021-10-29T10:32:00Z"/>
                <w:rFonts w:ascii="Arial" w:hAnsi="Arial" w:cs="Arial"/>
                <w:color w:val="000000"/>
                <w:sz w:val="18"/>
                <w:szCs w:val="18"/>
                <w:lang w:val="es-CO" w:eastAsia="es-CO"/>
              </w:rPr>
            </w:pPr>
            <w:ins w:id="1601" w:author="FERNANDA GASPARI" w:date="2021-10-29T10:32:00Z">
              <w:r w:rsidRPr="00752287">
                <w:rPr>
                  <w:rFonts w:ascii="Arial" w:hAnsi="Arial" w:cs="Arial"/>
                  <w:color w:val="000000"/>
                  <w:sz w:val="18"/>
                  <w:szCs w:val="18"/>
                  <w:lang w:eastAsia="es-AR"/>
                </w:rPr>
                <w:t>86</w:t>
              </w:r>
            </w:ins>
          </w:p>
        </w:tc>
        <w:tc>
          <w:tcPr>
            <w:tcW w:w="441" w:type="dxa"/>
            <w:tcBorders>
              <w:top w:val="nil"/>
              <w:left w:val="nil"/>
              <w:bottom w:val="nil"/>
              <w:right w:val="single" w:sz="8" w:space="0" w:color="auto"/>
            </w:tcBorders>
            <w:shd w:val="clear" w:color="auto" w:fill="auto"/>
            <w:noWrap/>
            <w:vAlign w:val="center"/>
            <w:hideMark/>
          </w:tcPr>
          <w:p w14:paraId="3FF42AE1" w14:textId="77777777" w:rsidR="00173932" w:rsidRPr="00752287" w:rsidRDefault="00173932" w:rsidP="007F5937">
            <w:pPr>
              <w:jc w:val="center"/>
              <w:rPr>
                <w:ins w:id="1602" w:author="FERNANDA GASPARI" w:date="2021-10-29T10:32:00Z"/>
                <w:rFonts w:ascii="Arial" w:hAnsi="Arial" w:cs="Arial"/>
                <w:color w:val="000000"/>
                <w:sz w:val="18"/>
                <w:szCs w:val="18"/>
                <w:lang w:val="es-CO" w:eastAsia="es-CO"/>
              </w:rPr>
            </w:pPr>
            <w:ins w:id="1603" w:author="FERNANDA GASPARI" w:date="2021-10-29T10:32:00Z">
              <w:r w:rsidRPr="00752287">
                <w:rPr>
                  <w:rFonts w:ascii="Arial" w:hAnsi="Arial" w:cs="Arial"/>
                  <w:color w:val="000000"/>
                  <w:sz w:val="18"/>
                  <w:szCs w:val="18"/>
                  <w:lang w:eastAsia="es-AR"/>
                </w:rPr>
                <w:t>93</w:t>
              </w:r>
            </w:ins>
          </w:p>
        </w:tc>
      </w:tr>
      <w:tr w:rsidR="00173932" w:rsidRPr="00752287" w14:paraId="65059325" w14:textId="77777777" w:rsidTr="007F5937">
        <w:trPr>
          <w:trHeight w:val="168"/>
          <w:tblHeader/>
          <w:jc w:val="center"/>
          <w:ins w:id="1604"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363BF011" w14:textId="77777777" w:rsidR="00173932" w:rsidRPr="00752287" w:rsidRDefault="00173932" w:rsidP="007F5937">
            <w:pPr>
              <w:jc w:val="center"/>
              <w:rPr>
                <w:ins w:id="1605" w:author="FERNANDA GASPARI" w:date="2021-10-29T10:32:00Z"/>
                <w:rFonts w:ascii="Arial" w:hAnsi="Arial" w:cs="Arial"/>
                <w:color w:val="000000"/>
                <w:sz w:val="18"/>
                <w:szCs w:val="18"/>
                <w:lang w:val="es-CO" w:eastAsia="es-CO"/>
              </w:rPr>
            </w:pPr>
            <w:ins w:id="1606" w:author="FERNANDA GASPARI" w:date="2021-10-29T10:32:00Z">
              <w:r w:rsidRPr="00752287">
                <w:rPr>
                  <w:rFonts w:ascii="Arial" w:hAnsi="Arial" w:cs="Arial"/>
                  <w:color w:val="000000"/>
                  <w:sz w:val="18"/>
                  <w:szCs w:val="18"/>
                  <w:lang w:eastAsia="es-CO"/>
                </w:rPr>
                <w:t>441</w:t>
              </w:r>
            </w:ins>
          </w:p>
        </w:tc>
        <w:tc>
          <w:tcPr>
            <w:tcW w:w="441" w:type="dxa"/>
            <w:tcBorders>
              <w:top w:val="nil"/>
              <w:left w:val="nil"/>
              <w:bottom w:val="nil"/>
              <w:right w:val="nil"/>
            </w:tcBorders>
            <w:shd w:val="clear" w:color="auto" w:fill="auto"/>
            <w:vAlign w:val="center"/>
            <w:hideMark/>
          </w:tcPr>
          <w:p w14:paraId="34757F2A" w14:textId="77777777" w:rsidR="00173932" w:rsidRPr="00752287" w:rsidRDefault="00173932" w:rsidP="007F5937">
            <w:pPr>
              <w:jc w:val="center"/>
              <w:rPr>
                <w:ins w:id="1607" w:author="FERNANDA GASPARI" w:date="2021-10-29T10:32:00Z"/>
                <w:rFonts w:ascii="Arial" w:hAnsi="Arial" w:cs="Arial"/>
                <w:color w:val="000000"/>
                <w:sz w:val="18"/>
                <w:szCs w:val="18"/>
                <w:lang w:val="es-CO" w:eastAsia="es-CO"/>
              </w:rPr>
            </w:pPr>
            <w:ins w:id="1608" w:author="FERNANDA GASPARI" w:date="2021-10-29T10:32:00Z">
              <w:r w:rsidRPr="00752287">
                <w:rPr>
                  <w:rFonts w:ascii="Arial" w:hAnsi="Arial" w:cs="Arial"/>
                  <w:color w:val="000000"/>
                  <w:sz w:val="18"/>
                  <w:szCs w:val="18"/>
                  <w:lang w:eastAsia="es-AR"/>
                </w:rPr>
                <w:t>40</w:t>
              </w:r>
            </w:ins>
          </w:p>
        </w:tc>
        <w:tc>
          <w:tcPr>
            <w:tcW w:w="441" w:type="dxa"/>
            <w:tcBorders>
              <w:top w:val="nil"/>
              <w:left w:val="nil"/>
              <w:bottom w:val="nil"/>
              <w:right w:val="nil"/>
            </w:tcBorders>
            <w:shd w:val="clear" w:color="auto" w:fill="auto"/>
            <w:noWrap/>
            <w:vAlign w:val="center"/>
            <w:hideMark/>
          </w:tcPr>
          <w:p w14:paraId="1A9C3092" w14:textId="77777777" w:rsidR="00173932" w:rsidRPr="00752287" w:rsidRDefault="00173932" w:rsidP="007F5937">
            <w:pPr>
              <w:jc w:val="center"/>
              <w:rPr>
                <w:ins w:id="1609" w:author="FERNANDA GASPARI" w:date="2021-10-29T10:32:00Z"/>
                <w:rFonts w:ascii="Arial" w:hAnsi="Arial" w:cs="Arial"/>
                <w:color w:val="000000"/>
                <w:sz w:val="18"/>
                <w:szCs w:val="18"/>
                <w:lang w:val="es-CO" w:eastAsia="es-CO"/>
              </w:rPr>
            </w:pPr>
            <w:ins w:id="1610"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single" w:sz="8" w:space="0" w:color="auto"/>
            </w:tcBorders>
            <w:shd w:val="clear" w:color="auto" w:fill="auto"/>
            <w:vAlign w:val="center"/>
            <w:hideMark/>
          </w:tcPr>
          <w:p w14:paraId="7500215C" w14:textId="77777777" w:rsidR="00173932" w:rsidRPr="00752287" w:rsidRDefault="00173932" w:rsidP="007F5937">
            <w:pPr>
              <w:jc w:val="center"/>
              <w:rPr>
                <w:ins w:id="1611" w:author="FERNANDA GASPARI" w:date="2021-10-29T10:32:00Z"/>
                <w:rFonts w:ascii="Arial" w:hAnsi="Arial" w:cs="Arial"/>
                <w:color w:val="000000"/>
                <w:sz w:val="18"/>
                <w:szCs w:val="18"/>
                <w:lang w:val="es-CO" w:eastAsia="es-CO"/>
              </w:rPr>
            </w:pPr>
            <w:ins w:id="1612"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noWrap/>
            <w:vAlign w:val="center"/>
            <w:hideMark/>
          </w:tcPr>
          <w:p w14:paraId="210CBBD6" w14:textId="77777777" w:rsidR="00173932" w:rsidRPr="00752287" w:rsidRDefault="00173932" w:rsidP="007F5937">
            <w:pPr>
              <w:jc w:val="center"/>
              <w:rPr>
                <w:ins w:id="1613" w:author="FERNANDA GASPARI" w:date="2021-10-29T10:32:00Z"/>
                <w:rFonts w:ascii="Arial" w:hAnsi="Arial" w:cs="Arial"/>
                <w:color w:val="000000"/>
                <w:sz w:val="18"/>
                <w:szCs w:val="18"/>
                <w:lang w:val="es-CO" w:eastAsia="es-CO"/>
              </w:rPr>
            </w:pPr>
            <w:ins w:id="1614" w:author="FERNANDA GASPARI" w:date="2021-10-29T10:32:00Z">
              <w:r w:rsidRPr="00752287">
                <w:rPr>
                  <w:rFonts w:ascii="Arial" w:hAnsi="Arial" w:cs="Arial"/>
                  <w:color w:val="000000"/>
                  <w:sz w:val="18"/>
                  <w:szCs w:val="18"/>
                  <w:lang w:eastAsia="es-AR"/>
                </w:rPr>
                <w:t>442</w:t>
              </w:r>
            </w:ins>
          </w:p>
        </w:tc>
        <w:tc>
          <w:tcPr>
            <w:tcW w:w="441" w:type="dxa"/>
            <w:tcBorders>
              <w:top w:val="nil"/>
              <w:left w:val="nil"/>
              <w:bottom w:val="nil"/>
              <w:right w:val="nil"/>
            </w:tcBorders>
            <w:shd w:val="clear" w:color="auto" w:fill="auto"/>
            <w:vAlign w:val="center"/>
            <w:hideMark/>
          </w:tcPr>
          <w:p w14:paraId="008ECC80" w14:textId="77777777" w:rsidR="00173932" w:rsidRPr="00752287" w:rsidRDefault="00173932" w:rsidP="007F5937">
            <w:pPr>
              <w:jc w:val="center"/>
              <w:rPr>
                <w:ins w:id="1615" w:author="FERNANDA GASPARI" w:date="2021-10-29T10:32:00Z"/>
                <w:rFonts w:ascii="Arial" w:hAnsi="Arial" w:cs="Arial"/>
                <w:color w:val="000000"/>
                <w:sz w:val="18"/>
                <w:szCs w:val="18"/>
                <w:lang w:val="es-CO" w:eastAsia="es-CO"/>
              </w:rPr>
            </w:pPr>
            <w:ins w:id="1616"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noWrap/>
            <w:vAlign w:val="center"/>
            <w:hideMark/>
          </w:tcPr>
          <w:p w14:paraId="0147F01E" w14:textId="77777777" w:rsidR="00173932" w:rsidRPr="00752287" w:rsidRDefault="00173932" w:rsidP="007F5937">
            <w:pPr>
              <w:jc w:val="center"/>
              <w:rPr>
                <w:ins w:id="1617" w:author="FERNANDA GASPARI" w:date="2021-10-29T10:32:00Z"/>
                <w:rFonts w:ascii="Arial" w:hAnsi="Arial" w:cs="Arial"/>
                <w:color w:val="000000"/>
                <w:sz w:val="18"/>
                <w:szCs w:val="18"/>
                <w:lang w:val="es-CO" w:eastAsia="es-CO"/>
              </w:rPr>
            </w:pPr>
            <w:ins w:id="1618"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3FD3696B" w14:textId="77777777" w:rsidR="00173932" w:rsidRPr="00752287" w:rsidRDefault="00173932" w:rsidP="007F5937">
            <w:pPr>
              <w:jc w:val="center"/>
              <w:rPr>
                <w:ins w:id="1619" w:author="FERNANDA GASPARI" w:date="2021-10-29T10:32:00Z"/>
                <w:rFonts w:ascii="Arial" w:hAnsi="Arial" w:cs="Arial"/>
                <w:color w:val="000000"/>
                <w:sz w:val="18"/>
                <w:szCs w:val="18"/>
                <w:lang w:val="es-CO" w:eastAsia="es-CO"/>
              </w:rPr>
            </w:pPr>
            <w:ins w:id="1620"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2C800DE4" w14:textId="77777777" w:rsidR="00173932" w:rsidRPr="00752287" w:rsidRDefault="00173932" w:rsidP="007F5937">
            <w:pPr>
              <w:jc w:val="center"/>
              <w:rPr>
                <w:ins w:id="1621" w:author="FERNANDA GASPARI" w:date="2021-10-29T10:32:00Z"/>
                <w:rFonts w:ascii="Arial" w:hAnsi="Arial" w:cs="Arial"/>
                <w:color w:val="000000"/>
                <w:sz w:val="18"/>
                <w:szCs w:val="18"/>
                <w:lang w:val="es-CO" w:eastAsia="es-CO"/>
              </w:rPr>
            </w:pPr>
            <w:ins w:id="1622" w:author="FERNANDA GASPARI" w:date="2021-10-29T10:32:00Z">
              <w:r w:rsidRPr="00752287">
                <w:rPr>
                  <w:rFonts w:ascii="Arial" w:hAnsi="Arial" w:cs="Arial"/>
                  <w:color w:val="000000"/>
                  <w:sz w:val="18"/>
                  <w:szCs w:val="18"/>
                  <w:lang w:eastAsia="es-CO"/>
                </w:rPr>
                <w:t>443</w:t>
              </w:r>
            </w:ins>
          </w:p>
        </w:tc>
        <w:tc>
          <w:tcPr>
            <w:tcW w:w="441" w:type="dxa"/>
            <w:tcBorders>
              <w:top w:val="nil"/>
              <w:left w:val="nil"/>
              <w:bottom w:val="nil"/>
              <w:right w:val="nil"/>
            </w:tcBorders>
            <w:shd w:val="clear" w:color="auto" w:fill="auto"/>
            <w:vAlign w:val="center"/>
            <w:hideMark/>
          </w:tcPr>
          <w:p w14:paraId="47A1B127" w14:textId="77777777" w:rsidR="00173932" w:rsidRPr="00752287" w:rsidRDefault="00173932" w:rsidP="007F5937">
            <w:pPr>
              <w:jc w:val="center"/>
              <w:rPr>
                <w:ins w:id="1623" w:author="FERNANDA GASPARI" w:date="2021-10-29T10:32:00Z"/>
                <w:rFonts w:ascii="Arial" w:hAnsi="Arial" w:cs="Arial"/>
                <w:color w:val="000000"/>
                <w:sz w:val="18"/>
                <w:szCs w:val="18"/>
                <w:lang w:val="es-CO" w:eastAsia="es-CO"/>
              </w:rPr>
            </w:pPr>
            <w:ins w:id="1624" w:author="FERNANDA GASPARI" w:date="2021-10-29T10:32:00Z">
              <w:r w:rsidRPr="00752287">
                <w:rPr>
                  <w:rFonts w:ascii="Arial" w:hAnsi="Arial" w:cs="Arial"/>
                  <w:color w:val="000000"/>
                  <w:sz w:val="18"/>
                  <w:szCs w:val="18"/>
                  <w:lang w:eastAsia="es-AR"/>
                </w:rPr>
                <w:t>67</w:t>
              </w:r>
            </w:ins>
          </w:p>
        </w:tc>
        <w:tc>
          <w:tcPr>
            <w:tcW w:w="441" w:type="dxa"/>
            <w:tcBorders>
              <w:top w:val="nil"/>
              <w:left w:val="nil"/>
              <w:bottom w:val="nil"/>
              <w:right w:val="nil"/>
            </w:tcBorders>
            <w:shd w:val="clear" w:color="auto" w:fill="auto"/>
            <w:noWrap/>
            <w:vAlign w:val="center"/>
            <w:hideMark/>
          </w:tcPr>
          <w:p w14:paraId="21161064" w14:textId="77777777" w:rsidR="00173932" w:rsidRPr="00752287" w:rsidRDefault="00173932" w:rsidP="007F5937">
            <w:pPr>
              <w:jc w:val="center"/>
              <w:rPr>
                <w:ins w:id="1625" w:author="FERNANDA GASPARI" w:date="2021-10-29T10:32:00Z"/>
                <w:rFonts w:ascii="Arial" w:hAnsi="Arial" w:cs="Arial"/>
                <w:color w:val="000000"/>
                <w:sz w:val="18"/>
                <w:szCs w:val="18"/>
                <w:lang w:val="es-CO" w:eastAsia="es-CO"/>
              </w:rPr>
            </w:pPr>
            <w:ins w:id="1626"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vAlign w:val="center"/>
            <w:hideMark/>
          </w:tcPr>
          <w:p w14:paraId="667FA365" w14:textId="77777777" w:rsidR="00173932" w:rsidRPr="00752287" w:rsidRDefault="00173932" w:rsidP="007F5937">
            <w:pPr>
              <w:jc w:val="center"/>
              <w:rPr>
                <w:ins w:id="1627" w:author="FERNANDA GASPARI" w:date="2021-10-29T10:32:00Z"/>
                <w:rFonts w:ascii="Arial" w:hAnsi="Arial" w:cs="Arial"/>
                <w:color w:val="000000"/>
                <w:sz w:val="18"/>
                <w:szCs w:val="18"/>
                <w:lang w:val="es-CO" w:eastAsia="es-CO"/>
              </w:rPr>
            </w:pPr>
            <w:ins w:id="1628"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49AC3614" w14:textId="77777777" w:rsidR="00173932" w:rsidRPr="00752287" w:rsidRDefault="00173932" w:rsidP="007F5937">
            <w:pPr>
              <w:jc w:val="center"/>
              <w:rPr>
                <w:ins w:id="1629" w:author="FERNANDA GASPARI" w:date="2021-10-29T10:32:00Z"/>
                <w:rFonts w:ascii="Arial" w:hAnsi="Arial" w:cs="Arial"/>
                <w:color w:val="000000"/>
                <w:sz w:val="18"/>
                <w:szCs w:val="18"/>
                <w:lang w:val="es-CO" w:eastAsia="es-CO"/>
              </w:rPr>
            </w:pPr>
            <w:ins w:id="1630" w:author="FERNANDA GASPARI" w:date="2021-10-29T10:32:00Z">
              <w:r w:rsidRPr="00752287">
                <w:rPr>
                  <w:rFonts w:ascii="Arial" w:hAnsi="Arial" w:cs="Arial"/>
                  <w:color w:val="000000"/>
                  <w:sz w:val="18"/>
                  <w:szCs w:val="18"/>
                  <w:lang w:eastAsia="es-CO"/>
                </w:rPr>
                <w:t>444</w:t>
              </w:r>
            </w:ins>
          </w:p>
        </w:tc>
        <w:tc>
          <w:tcPr>
            <w:tcW w:w="441" w:type="dxa"/>
            <w:tcBorders>
              <w:top w:val="nil"/>
              <w:left w:val="nil"/>
              <w:bottom w:val="nil"/>
              <w:right w:val="nil"/>
            </w:tcBorders>
            <w:shd w:val="clear" w:color="auto" w:fill="auto"/>
            <w:vAlign w:val="center"/>
            <w:hideMark/>
          </w:tcPr>
          <w:p w14:paraId="6EA375AE" w14:textId="77777777" w:rsidR="00173932" w:rsidRPr="00752287" w:rsidRDefault="00173932" w:rsidP="007F5937">
            <w:pPr>
              <w:jc w:val="center"/>
              <w:rPr>
                <w:ins w:id="1631" w:author="FERNANDA GASPARI" w:date="2021-10-29T10:32:00Z"/>
                <w:rFonts w:ascii="Arial" w:hAnsi="Arial" w:cs="Arial"/>
                <w:color w:val="000000"/>
                <w:sz w:val="18"/>
                <w:szCs w:val="18"/>
                <w:lang w:val="es-CO" w:eastAsia="es-CO"/>
              </w:rPr>
            </w:pPr>
            <w:ins w:id="1632" w:author="FERNANDA GASPARI" w:date="2021-10-29T10:32:00Z">
              <w:r w:rsidRPr="00752287">
                <w:rPr>
                  <w:rFonts w:ascii="Arial" w:hAnsi="Arial" w:cs="Arial"/>
                  <w:color w:val="000000"/>
                  <w:sz w:val="18"/>
                  <w:szCs w:val="18"/>
                  <w:lang w:eastAsia="es-AR"/>
                </w:rPr>
                <w:t>74</w:t>
              </w:r>
            </w:ins>
          </w:p>
        </w:tc>
        <w:tc>
          <w:tcPr>
            <w:tcW w:w="441" w:type="dxa"/>
            <w:tcBorders>
              <w:top w:val="nil"/>
              <w:left w:val="nil"/>
              <w:bottom w:val="nil"/>
              <w:right w:val="nil"/>
            </w:tcBorders>
            <w:shd w:val="clear" w:color="auto" w:fill="auto"/>
            <w:noWrap/>
            <w:vAlign w:val="center"/>
            <w:hideMark/>
          </w:tcPr>
          <w:p w14:paraId="0FE67AF1" w14:textId="77777777" w:rsidR="00173932" w:rsidRPr="00752287" w:rsidRDefault="00173932" w:rsidP="007F5937">
            <w:pPr>
              <w:jc w:val="center"/>
              <w:rPr>
                <w:ins w:id="1633" w:author="FERNANDA GASPARI" w:date="2021-10-29T10:32:00Z"/>
                <w:rFonts w:ascii="Arial" w:hAnsi="Arial" w:cs="Arial"/>
                <w:color w:val="000000"/>
                <w:sz w:val="18"/>
                <w:szCs w:val="18"/>
                <w:lang w:val="es-CO" w:eastAsia="es-CO"/>
              </w:rPr>
            </w:pPr>
            <w:ins w:id="1634" w:author="FERNANDA GASPARI" w:date="2021-10-29T10:32:00Z">
              <w:r w:rsidRPr="00752287">
                <w:rPr>
                  <w:rFonts w:ascii="Arial" w:hAnsi="Arial" w:cs="Arial"/>
                  <w:color w:val="000000"/>
                  <w:sz w:val="18"/>
                  <w:szCs w:val="18"/>
                  <w:lang w:eastAsia="es-AR"/>
                </w:rPr>
                <w:t>87</w:t>
              </w:r>
            </w:ins>
          </w:p>
        </w:tc>
        <w:tc>
          <w:tcPr>
            <w:tcW w:w="441" w:type="dxa"/>
            <w:tcBorders>
              <w:top w:val="nil"/>
              <w:left w:val="nil"/>
              <w:bottom w:val="nil"/>
              <w:right w:val="single" w:sz="8" w:space="0" w:color="auto"/>
            </w:tcBorders>
            <w:shd w:val="clear" w:color="auto" w:fill="auto"/>
            <w:vAlign w:val="center"/>
            <w:hideMark/>
          </w:tcPr>
          <w:p w14:paraId="1807243A" w14:textId="77777777" w:rsidR="00173932" w:rsidRPr="00752287" w:rsidRDefault="00173932" w:rsidP="007F5937">
            <w:pPr>
              <w:jc w:val="center"/>
              <w:rPr>
                <w:ins w:id="1635" w:author="FERNANDA GASPARI" w:date="2021-10-29T10:32:00Z"/>
                <w:rFonts w:ascii="Arial" w:hAnsi="Arial" w:cs="Arial"/>
                <w:color w:val="000000"/>
                <w:sz w:val="18"/>
                <w:szCs w:val="18"/>
                <w:lang w:val="es-CO" w:eastAsia="es-CO"/>
              </w:rPr>
            </w:pPr>
            <w:ins w:id="1636" w:author="FERNANDA GASPARI" w:date="2021-10-29T10:32:00Z">
              <w:r w:rsidRPr="00752287">
                <w:rPr>
                  <w:rFonts w:ascii="Arial" w:hAnsi="Arial" w:cs="Arial"/>
                  <w:color w:val="000000"/>
                  <w:sz w:val="18"/>
                  <w:szCs w:val="18"/>
                  <w:lang w:eastAsia="es-AR"/>
                </w:rPr>
                <w:t>84</w:t>
              </w:r>
            </w:ins>
          </w:p>
        </w:tc>
      </w:tr>
      <w:tr w:rsidR="00173932" w:rsidRPr="00752287" w14:paraId="2E202E6F" w14:textId="77777777" w:rsidTr="007F5937">
        <w:trPr>
          <w:trHeight w:val="168"/>
          <w:tblHeader/>
          <w:jc w:val="center"/>
          <w:ins w:id="1637"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1EAD69F" w14:textId="77777777" w:rsidR="00173932" w:rsidRPr="00752287" w:rsidRDefault="00173932" w:rsidP="007F5937">
            <w:pPr>
              <w:jc w:val="center"/>
              <w:rPr>
                <w:ins w:id="1638" w:author="FERNANDA GASPARI" w:date="2021-10-29T10:32:00Z"/>
                <w:rFonts w:ascii="Arial" w:hAnsi="Arial" w:cs="Arial"/>
                <w:color w:val="000000"/>
                <w:sz w:val="18"/>
                <w:szCs w:val="18"/>
                <w:lang w:val="es-CO" w:eastAsia="es-CO"/>
              </w:rPr>
            </w:pPr>
            <w:ins w:id="1639" w:author="FERNANDA GASPARI" w:date="2021-10-29T10:32:00Z">
              <w:r w:rsidRPr="00752287">
                <w:rPr>
                  <w:rFonts w:ascii="Arial" w:hAnsi="Arial" w:cs="Arial"/>
                  <w:color w:val="000000"/>
                  <w:sz w:val="18"/>
                  <w:szCs w:val="18"/>
                  <w:lang w:eastAsia="es-CO"/>
                </w:rPr>
                <w:t>451</w:t>
              </w:r>
            </w:ins>
          </w:p>
        </w:tc>
        <w:tc>
          <w:tcPr>
            <w:tcW w:w="441" w:type="dxa"/>
            <w:tcBorders>
              <w:top w:val="nil"/>
              <w:left w:val="nil"/>
              <w:bottom w:val="nil"/>
              <w:right w:val="nil"/>
            </w:tcBorders>
            <w:shd w:val="clear" w:color="auto" w:fill="auto"/>
            <w:noWrap/>
            <w:vAlign w:val="center"/>
            <w:hideMark/>
          </w:tcPr>
          <w:p w14:paraId="493865FB" w14:textId="77777777" w:rsidR="00173932" w:rsidRPr="00752287" w:rsidRDefault="00173932" w:rsidP="007F5937">
            <w:pPr>
              <w:jc w:val="center"/>
              <w:rPr>
                <w:ins w:id="1640" w:author="FERNANDA GASPARI" w:date="2021-10-29T10:32:00Z"/>
                <w:rFonts w:ascii="Arial" w:hAnsi="Arial" w:cs="Arial"/>
                <w:color w:val="000000"/>
                <w:sz w:val="18"/>
                <w:szCs w:val="18"/>
                <w:lang w:val="es-CO" w:eastAsia="es-CO"/>
              </w:rPr>
            </w:pPr>
            <w:ins w:id="1641" w:author="FERNANDA GASPARI" w:date="2021-10-29T10:32:00Z">
              <w:r w:rsidRPr="00752287">
                <w:rPr>
                  <w:rFonts w:ascii="Arial" w:hAnsi="Arial" w:cs="Arial"/>
                  <w:color w:val="000000"/>
                  <w:sz w:val="18"/>
                  <w:szCs w:val="18"/>
                  <w:lang w:eastAsia="es-AR"/>
                </w:rPr>
                <w:t>37</w:t>
              </w:r>
            </w:ins>
          </w:p>
        </w:tc>
        <w:tc>
          <w:tcPr>
            <w:tcW w:w="441" w:type="dxa"/>
            <w:tcBorders>
              <w:top w:val="nil"/>
              <w:left w:val="nil"/>
              <w:bottom w:val="nil"/>
              <w:right w:val="nil"/>
            </w:tcBorders>
            <w:shd w:val="clear" w:color="auto" w:fill="auto"/>
            <w:noWrap/>
            <w:vAlign w:val="center"/>
            <w:hideMark/>
          </w:tcPr>
          <w:p w14:paraId="13AD2E52" w14:textId="77777777" w:rsidR="00173932" w:rsidRPr="00752287" w:rsidRDefault="00173932" w:rsidP="007F5937">
            <w:pPr>
              <w:jc w:val="center"/>
              <w:rPr>
                <w:ins w:id="1642" w:author="FERNANDA GASPARI" w:date="2021-10-29T10:32:00Z"/>
                <w:rFonts w:ascii="Arial" w:hAnsi="Arial" w:cs="Arial"/>
                <w:color w:val="000000"/>
                <w:sz w:val="18"/>
                <w:szCs w:val="18"/>
                <w:lang w:val="es-CO" w:eastAsia="es-CO"/>
              </w:rPr>
            </w:pPr>
            <w:ins w:id="1643" w:author="FERNANDA GASPARI" w:date="2021-10-29T10:32:00Z">
              <w:r w:rsidRPr="00752287">
                <w:rPr>
                  <w:rFonts w:ascii="Arial" w:hAnsi="Arial" w:cs="Arial"/>
                  <w:color w:val="000000"/>
                  <w:sz w:val="18"/>
                  <w:szCs w:val="18"/>
                  <w:lang w:eastAsia="es-AR"/>
                </w:rPr>
                <w:t>57</w:t>
              </w:r>
            </w:ins>
          </w:p>
        </w:tc>
        <w:tc>
          <w:tcPr>
            <w:tcW w:w="441" w:type="dxa"/>
            <w:tcBorders>
              <w:top w:val="nil"/>
              <w:left w:val="nil"/>
              <w:bottom w:val="nil"/>
              <w:right w:val="single" w:sz="8" w:space="0" w:color="auto"/>
            </w:tcBorders>
            <w:shd w:val="clear" w:color="auto" w:fill="auto"/>
            <w:noWrap/>
            <w:vAlign w:val="center"/>
            <w:hideMark/>
          </w:tcPr>
          <w:p w14:paraId="75D6B4FC" w14:textId="77777777" w:rsidR="00173932" w:rsidRPr="00752287" w:rsidRDefault="00173932" w:rsidP="007F5937">
            <w:pPr>
              <w:jc w:val="center"/>
              <w:rPr>
                <w:ins w:id="1644" w:author="FERNANDA GASPARI" w:date="2021-10-29T10:32:00Z"/>
                <w:rFonts w:ascii="Arial" w:hAnsi="Arial" w:cs="Arial"/>
                <w:color w:val="000000"/>
                <w:sz w:val="18"/>
                <w:szCs w:val="18"/>
                <w:lang w:val="es-CO" w:eastAsia="es-CO"/>
              </w:rPr>
            </w:pPr>
            <w:ins w:id="1645" w:author="FERNANDA GASPARI" w:date="2021-10-29T10:32:00Z">
              <w:r w:rsidRPr="00752287">
                <w:rPr>
                  <w:rFonts w:ascii="Arial" w:hAnsi="Arial" w:cs="Arial"/>
                  <w:color w:val="000000"/>
                  <w:sz w:val="18"/>
                  <w:szCs w:val="18"/>
                  <w:lang w:eastAsia="es-AR"/>
                </w:rPr>
                <w:t>73</w:t>
              </w:r>
            </w:ins>
          </w:p>
        </w:tc>
        <w:tc>
          <w:tcPr>
            <w:tcW w:w="580" w:type="dxa"/>
            <w:tcBorders>
              <w:top w:val="nil"/>
              <w:left w:val="nil"/>
              <w:bottom w:val="nil"/>
              <w:right w:val="nil"/>
            </w:tcBorders>
            <w:shd w:val="clear" w:color="000000" w:fill="D9D9D9"/>
            <w:noWrap/>
            <w:vAlign w:val="center"/>
            <w:hideMark/>
          </w:tcPr>
          <w:p w14:paraId="48EA2666" w14:textId="77777777" w:rsidR="00173932" w:rsidRPr="00752287" w:rsidRDefault="00173932" w:rsidP="007F5937">
            <w:pPr>
              <w:jc w:val="center"/>
              <w:rPr>
                <w:ins w:id="1646" w:author="FERNANDA GASPARI" w:date="2021-10-29T10:32:00Z"/>
                <w:rFonts w:ascii="Arial" w:hAnsi="Arial" w:cs="Arial"/>
                <w:color w:val="000000"/>
                <w:sz w:val="18"/>
                <w:szCs w:val="18"/>
                <w:lang w:val="es-CO" w:eastAsia="es-CO"/>
              </w:rPr>
            </w:pPr>
            <w:ins w:id="1647" w:author="FERNANDA GASPARI" w:date="2021-10-29T10:32:00Z">
              <w:r w:rsidRPr="00752287">
                <w:rPr>
                  <w:rFonts w:ascii="Arial" w:hAnsi="Arial" w:cs="Arial"/>
                  <w:color w:val="000000"/>
                  <w:sz w:val="18"/>
                  <w:szCs w:val="18"/>
                  <w:lang w:eastAsia="es-AR"/>
                </w:rPr>
                <w:t>452</w:t>
              </w:r>
            </w:ins>
          </w:p>
        </w:tc>
        <w:tc>
          <w:tcPr>
            <w:tcW w:w="441" w:type="dxa"/>
            <w:tcBorders>
              <w:top w:val="nil"/>
              <w:left w:val="nil"/>
              <w:bottom w:val="nil"/>
              <w:right w:val="nil"/>
            </w:tcBorders>
            <w:shd w:val="clear" w:color="auto" w:fill="auto"/>
            <w:noWrap/>
            <w:vAlign w:val="center"/>
            <w:hideMark/>
          </w:tcPr>
          <w:p w14:paraId="59D004D3" w14:textId="77777777" w:rsidR="00173932" w:rsidRPr="00752287" w:rsidRDefault="00173932" w:rsidP="007F5937">
            <w:pPr>
              <w:jc w:val="center"/>
              <w:rPr>
                <w:ins w:id="1648" w:author="FERNANDA GASPARI" w:date="2021-10-29T10:32:00Z"/>
                <w:rFonts w:ascii="Arial" w:hAnsi="Arial" w:cs="Arial"/>
                <w:color w:val="000000"/>
                <w:sz w:val="18"/>
                <w:szCs w:val="18"/>
                <w:lang w:val="es-CO" w:eastAsia="es-CO"/>
              </w:rPr>
            </w:pPr>
            <w:ins w:id="1649"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noWrap/>
            <w:vAlign w:val="center"/>
            <w:hideMark/>
          </w:tcPr>
          <w:p w14:paraId="1C55F077" w14:textId="77777777" w:rsidR="00173932" w:rsidRPr="00752287" w:rsidRDefault="00173932" w:rsidP="007F5937">
            <w:pPr>
              <w:jc w:val="center"/>
              <w:rPr>
                <w:ins w:id="1650" w:author="FERNANDA GASPARI" w:date="2021-10-29T10:32:00Z"/>
                <w:rFonts w:ascii="Arial" w:hAnsi="Arial" w:cs="Arial"/>
                <w:color w:val="000000"/>
                <w:sz w:val="18"/>
                <w:szCs w:val="18"/>
                <w:lang w:val="es-CO" w:eastAsia="es-CO"/>
              </w:rPr>
            </w:pPr>
            <w:ins w:id="1651"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single" w:sz="8" w:space="0" w:color="auto"/>
            </w:tcBorders>
            <w:shd w:val="clear" w:color="auto" w:fill="auto"/>
            <w:noWrap/>
            <w:vAlign w:val="center"/>
            <w:hideMark/>
          </w:tcPr>
          <w:p w14:paraId="27F6C898" w14:textId="77777777" w:rsidR="00173932" w:rsidRPr="00752287" w:rsidRDefault="00173932" w:rsidP="007F5937">
            <w:pPr>
              <w:jc w:val="center"/>
              <w:rPr>
                <w:ins w:id="1652" w:author="FERNANDA GASPARI" w:date="2021-10-29T10:32:00Z"/>
                <w:rFonts w:ascii="Arial" w:hAnsi="Arial" w:cs="Arial"/>
                <w:color w:val="000000"/>
                <w:sz w:val="18"/>
                <w:szCs w:val="18"/>
                <w:lang w:val="es-CO" w:eastAsia="es-CO"/>
              </w:rPr>
            </w:pPr>
            <w:ins w:id="1653"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417A2E02" w14:textId="77777777" w:rsidR="00173932" w:rsidRPr="00752287" w:rsidRDefault="00173932" w:rsidP="007F5937">
            <w:pPr>
              <w:jc w:val="center"/>
              <w:rPr>
                <w:ins w:id="1654" w:author="FERNANDA GASPARI" w:date="2021-10-29T10:32:00Z"/>
                <w:rFonts w:ascii="Arial" w:hAnsi="Arial" w:cs="Arial"/>
                <w:color w:val="000000"/>
                <w:sz w:val="18"/>
                <w:szCs w:val="18"/>
                <w:lang w:val="es-CO" w:eastAsia="es-CO"/>
              </w:rPr>
            </w:pPr>
            <w:ins w:id="1655" w:author="FERNANDA GASPARI" w:date="2021-10-29T10:32:00Z">
              <w:r w:rsidRPr="00752287">
                <w:rPr>
                  <w:rFonts w:ascii="Arial" w:hAnsi="Arial" w:cs="Arial"/>
                  <w:color w:val="000000"/>
                  <w:sz w:val="18"/>
                  <w:szCs w:val="18"/>
                  <w:lang w:eastAsia="es-CO"/>
                </w:rPr>
                <w:t>453</w:t>
              </w:r>
            </w:ins>
          </w:p>
        </w:tc>
        <w:tc>
          <w:tcPr>
            <w:tcW w:w="441" w:type="dxa"/>
            <w:tcBorders>
              <w:top w:val="nil"/>
              <w:left w:val="nil"/>
              <w:bottom w:val="nil"/>
              <w:right w:val="nil"/>
            </w:tcBorders>
            <w:shd w:val="clear" w:color="auto" w:fill="auto"/>
            <w:noWrap/>
            <w:vAlign w:val="center"/>
            <w:hideMark/>
          </w:tcPr>
          <w:p w14:paraId="0743E4D0" w14:textId="77777777" w:rsidR="00173932" w:rsidRPr="00752287" w:rsidRDefault="00173932" w:rsidP="007F5937">
            <w:pPr>
              <w:jc w:val="center"/>
              <w:rPr>
                <w:ins w:id="1656" w:author="FERNANDA GASPARI" w:date="2021-10-29T10:32:00Z"/>
                <w:rFonts w:ascii="Arial" w:hAnsi="Arial" w:cs="Arial"/>
                <w:color w:val="000000"/>
                <w:sz w:val="18"/>
                <w:szCs w:val="18"/>
                <w:lang w:val="es-CO" w:eastAsia="es-CO"/>
              </w:rPr>
            </w:pPr>
            <w:ins w:id="1657"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noWrap/>
            <w:vAlign w:val="center"/>
            <w:hideMark/>
          </w:tcPr>
          <w:p w14:paraId="52ADAA1F" w14:textId="77777777" w:rsidR="00173932" w:rsidRPr="00752287" w:rsidRDefault="00173932" w:rsidP="007F5937">
            <w:pPr>
              <w:jc w:val="center"/>
              <w:rPr>
                <w:ins w:id="1658" w:author="FERNANDA GASPARI" w:date="2021-10-29T10:32:00Z"/>
                <w:rFonts w:ascii="Arial" w:hAnsi="Arial" w:cs="Arial"/>
                <w:color w:val="000000"/>
                <w:sz w:val="18"/>
                <w:szCs w:val="18"/>
                <w:lang w:val="es-CO" w:eastAsia="es-CO"/>
              </w:rPr>
            </w:pPr>
            <w:ins w:id="1659"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noWrap/>
            <w:vAlign w:val="center"/>
            <w:hideMark/>
          </w:tcPr>
          <w:p w14:paraId="6B6447B1" w14:textId="77777777" w:rsidR="00173932" w:rsidRPr="00752287" w:rsidRDefault="00173932" w:rsidP="007F5937">
            <w:pPr>
              <w:jc w:val="center"/>
              <w:rPr>
                <w:ins w:id="1660" w:author="FERNANDA GASPARI" w:date="2021-10-29T10:32:00Z"/>
                <w:rFonts w:ascii="Arial" w:hAnsi="Arial" w:cs="Arial"/>
                <w:color w:val="000000"/>
                <w:sz w:val="18"/>
                <w:szCs w:val="18"/>
                <w:lang w:val="es-CO" w:eastAsia="es-CO"/>
              </w:rPr>
            </w:pPr>
            <w:ins w:id="1661"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011F48BE" w14:textId="77777777" w:rsidR="00173932" w:rsidRPr="00752287" w:rsidRDefault="00173932" w:rsidP="007F5937">
            <w:pPr>
              <w:jc w:val="center"/>
              <w:rPr>
                <w:ins w:id="1662" w:author="FERNANDA GASPARI" w:date="2021-10-29T10:32:00Z"/>
                <w:rFonts w:ascii="Arial" w:hAnsi="Arial" w:cs="Arial"/>
                <w:color w:val="000000"/>
                <w:sz w:val="18"/>
                <w:szCs w:val="18"/>
                <w:lang w:val="es-CO" w:eastAsia="es-CO"/>
              </w:rPr>
            </w:pPr>
            <w:ins w:id="1663" w:author="FERNANDA GASPARI" w:date="2021-10-29T10:32:00Z">
              <w:r w:rsidRPr="00752287">
                <w:rPr>
                  <w:rFonts w:ascii="Arial" w:hAnsi="Arial" w:cs="Arial"/>
                  <w:color w:val="000000"/>
                  <w:sz w:val="18"/>
                  <w:szCs w:val="18"/>
                  <w:lang w:eastAsia="es-CO"/>
                </w:rPr>
                <w:t>454</w:t>
              </w:r>
            </w:ins>
          </w:p>
        </w:tc>
        <w:tc>
          <w:tcPr>
            <w:tcW w:w="441" w:type="dxa"/>
            <w:tcBorders>
              <w:top w:val="nil"/>
              <w:left w:val="nil"/>
              <w:bottom w:val="nil"/>
              <w:right w:val="nil"/>
            </w:tcBorders>
            <w:shd w:val="clear" w:color="auto" w:fill="auto"/>
            <w:noWrap/>
            <w:vAlign w:val="center"/>
            <w:hideMark/>
          </w:tcPr>
          <w:p w14:paraId="283642D1" w14:textId="77777777" w:rsidR="00173932" w:rsidRPr="00752287" w:rsidRDefault="00173932" w:rsidP="007F5937">
            <w:pPr>
              <w:jc w:val="center"/>
              <w:rPr>
                <w:ins w:id="1664" w:author="FERNANDA GASPARI" w:date="2021-10-29T10:32:00Z"/>
                <w:rFonts w:ascii="Arial" w:hAnsi="Arial" w:cs="Arial"/>
                <w:color w:val="000000"/>
                <w:sz w:val="18"/>
                <w:szCs w:val="18"/>
                <w:lang w:val="es-CO" w:eastAsia="es-CO"/>
              </w:rPr>
            </w:pPr>
            <w:ins w:id="1665"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nil"/>
            </w:tcBorders>
            <w:shd w:val="clear" w:color="auto" w:fill="auto"/>
            <w:noWrap/>
            <w:vAlign w:val="center"/>
            <w:hideMark/>
          </w:tcPr>
          <w:p w14:paraId="44AE22B2" w14:textId="77777777" w:rsidR="00173932" w:rsidRPr="00752287" w:rsidRDefault="00173932" w:rsidP="007F5937">
            <w:pPr>
              <w:jc w:val="center"/>
              <w:rPr>
                <w:ins w:id="1666" w:author="FERNANDA GASPARI" w:date="2021-10-29T10:32:00Z"/>
                <w:rFonts w:ascii="Arial" w:hAnsi="Arial" w:cs="Arial"/>
                <w:color w:val="000000"/>
                <w:sz w:val="18"/>
                <w:szCs w:val="18"/>
                <w:lang w:val="es-CO" w:eastAsia="es-CO"/>
              </w:rPr>
            </w:pPr>
            <w:ins w:id="1667" w:author="FERNANDA GASPARI" w:date="2021-10-29T10:32:00Z">
              <w:r w:rsidRPr="00752287">
                <w:rPr>
                  <w:rFonts w:ascii="Arial" w:hAnsi="Arial" w:cs="Arial"/>
                  <w:color w:val="000000"/>
                  <w:sz w:val="18"/>
                  <w:szCs w:val="18"/>
                  <w:lang w:eastAsia="es-AR"/>
                </w:rPr>
                <w:t>86</w:t>
              </w:r>
            </w:ins>
          </w:p>
        </w:tc>
        <w:tc>
          <w:tcPr>
            <w:tcW w:w="441" w:type="dxa"/>
            <w:tcBorders>
              <w:top w:val="nil"/>
              <w:left w:val="nil"/>
              <w:bottom w:val="nil"/>
              <w:right w:val="single" w:sz="8" w:space="0" w:color="auto"/>
            </w:tcBorders>
            <w:shd w:val="clear" w:color="auto" w:fill="auto"/>
            <w:noWrap/>
            <w:vAlign w:val="center"/>
            <w:hideMark/>
          </w:tcPr>
          <w:p w14:paraId="6775D2AD" w14:textId="77777777" w:rsidR="00173932" w:rsidRPr="00752287" w:rsidRDefault="00173932" w:rsidP="007F5937">
            <w:pPr>
              <w:jc w:val="center"/>
              <w:rPr>
                <w:ins w:id="1668" w:author="FERNANDA GASPARI" w:date="2021-10-29T10:32:00Z"/>
                <w:rFonts w:ascii="Arial" w:hAnsi="Arial" w:cs="Arial"/>
                <w:color w:val="000000"/>
                <w:sz w:val="18"/>
                <w:szCs w:val="18"/>
                <w:lang w:val="es-CO" w:eastAsia="es-CO"/>
              </w:rPr>
            </w:pPr>
            <w:ins w:id="1669" w:author="FERNANDA GASPARI" w:date="2021-10-29T10:32:00Z">
              <w:r w:rsidRPr="00752287">
                <w:rPr>
                  <w:rFonts w:ascii="Arial" w:hAnsi="Arial" w:cs="Arial"/>
                  <w:color w:val="000000"/>
                  <w:sz w:val="18"/>
                  <w:szCs w:val="18"/>
                  <w:lang w:eastAsia="es-AR"/>
                </w:rPr>
                <w:t>93</w:t>
              </w:r>
            </w:ins>
          </w:p>
        </w:tc>
      </w:tr>
      <w:tr w:rsidR="00173932" w:rsidRPr="00752287" w14:paraId="4BFA4C68" w14:textId="77777777" w:rsidTr="007F5937">
        <w:trPr>
          <w:trHeight w:val="168"/>
          <w:tblHeader/>
          <w:jc w:val="center"/>
          <w:ins w:id="1670"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3A22E45" w14:textId="77777777" w:rsidR="00173932" w:rsidRPr="00752287" w:rsidRDefault="00173932" w:rsidP="007F5937">
            <w:pPr>
              <w:jc w:val="center"/>
              <w:rPr>
                <w:ins w:id="1671" w:author="FERNANDA GASPARI" w:date="2021-10-29T10:32:00Z"/>
                <w:rFonts w:ascii="Arial" w:hAnsi="Arial" w:cs="Arial"/>
                <w:color w:val="000000"/>
                <w:sz w:val="18"/>
                <w:szCs w:val="18"/>
                <w:lang w:val="es-CO" w:eastAsia="es-CO"/>
              </w:rPr>
            </w:pPr>
            <w:ins w:id="1672" w:author="FERNANDA GASPARI" w:date="2021-10-29T10:32:00Z">
              <w:r w:rsidRPr="00752287">
                <w:rPr>
                  <w:rFonts w:ascii="Arial" w:hAnsi="Arial" w:cs="Arial"/>
                  <w:color w:val="000000"/>
                  <w:sz w:val="18"/>
                  <w:szCs w:val="18"/>
                  <w:lang w:eastAsia="es-CO"/>
                </w:rPr>
                <w:t>461</w:t>
              </w:r>
            </w:ins>
          </w:p>
        </w:tc>
        <w:tc>
          <w:tcPr>
            <w:tcW w:w="441" w:type="dxa"/>
            <w:tcBorders>
              <w:top w:val="nil"/>
              <w:left w:val="nil"/>
              <w:bottom w:val="nil"/>
              <w:right w:val="nil"/>
            </w:tcBorders>
            <w:shd w:val="clear" w:color="auto" w:fill="auto"/>
            <w:vAlign w:val="center"/>
            <w:hideMark/>
          </w:tcPr>
          <w:p w14:paraId="1FD5CDA8" w14:textId="77777777" w:rsidR="00173932" w:rsidRPr="00752287" w:rsidRDefault="00173932" w:rsidP="007F5937">
            <w:pPr>
              <w:jc w:val="center"/>
              <w:rPr>
                <w:ins w:id="1673" w:author="FERNANDA GASPARI" w:date="2021-10-29T10:32:00Z"/>
                <w:rFonts w:ascii="Arial" w:hAnsi="Arial" w:cs="Arial"/>
                <w:color w:val="000000"/>
                <w:sz w:val="18"/>
                <w:szCs w:val="18"/>
                <w:lang w:val="es-CO" w:eastAsia="es-CO"/>
              </w:rPr>
            </w:pPr>
            <w:ins w:id="1674" w:author="FERNANDA GASPARI" w:date="2021-10-29T10:32:00Z">
              <w:r w:rsidRPr="00752287">
                <w:rPr>
                  <w:rFonts w:ascii="Arial" w:hAnsi="Arial" w:cs="Arial"/>
                  <w:color w:val="000000"/>
                  <w:sz w:val="18"/>
                  <w:szCs w:val="18"/>
                  <w:lang w:eastAsia="es-AR"/>
                </w:rPr>
                <w:t>30</w:t>
              </w:r>
            </w:ins>
          </w:p>
        </w:tc>
        <w:tc>
          <w:tcPr>
            <w:tcW w:w="441" w:type="dxa"/>
            <w:tcBorders>
              <w:top w:val="nil"/>
              <w:left w:val="nil"/>
              <w:bottom w:val="nil"/>
              <w:right w:val="nil"/>
            </w:tcBorders>
            <w:shd w:val="clear" w:color="auto" w:fill="auto"/>
            <w:noWrap/>
            <w:vAlign w:val="center"/>
            <w:hideMark/>
          </w:tcPr>
          <w:p w14:paraId="683F6F89" w14:textId="77777777" w:rsidR="00173932" w:rsidRPr="00752287" w:rsidRDefault="00173932" w:rsidP="007F5937">
            <w:pPr>
              <w:jc w:val="center"/>
              <w:rPr>
                <w:ins w:id="1675" w:author="FERNANDA GASPARI" w:date="2021-10-29T10:32:00Z"/>
                <w:rFonts w:ascii="Arial" w:hAnsi="Arial" w:cs="Arial"/>
                <w:color w:val="000000"/>
                <w:sz w:val="18"/>
                <w:szCs w:val="18"/>
                <w:lang w:val="es-CO" w:eastAsia="es-CO"/>
              </w:rPr>
            </w:pPr>
            <w:ins w:id="1676" w:author="FERNANDA GASPARI" w:date="2021-10-29T10:32:00Z">
              <w:r w:rsidRPr="00752287">
                <w:rPr>
                  <w:rFonts w:ascii="Arial" w:hAnsi="Arial" w:cs="Arial"/>
                  <w:color w:val="000000"/>
                  <w:sz w:val="18"/>
                  <w:szCs w:val="18"/>
                  <w:lang w:eastAsia="es-AR"/>
                </w:rPr>
                <w:t>51</w:t>
              </w:r>
            </w:ins>
          </w:p>
        </w:tc>
        <w:tc>
          <w:tcPr>
            <w:tcW w:w="441" w:type="dxa"/>
            <w:tcBorders>
              <w:top w:val="nil"/>
              <w:left w:val="nil"/>
              <w:bottom w:val="nil"/>
              <w:right w:val="single" w:sz="8" w:space="0" w:color="auto"/>
            </w:tcBorders>
            <w:shd w:val="clear" w:color="auto" w:fill="auto"/>
            <w:vAlign w:val="center"/>
            <w:hideMark/>
          </w:tcPr>
          <w:p w14:paraId="64A6BBE0" w14:textId="77777777" w:rsidR="00173932" w:rsidRPr="00752287" w:rsidRDefault="00173932" w:rsidP="007F5937">
            <w:pPr>
              <w:jc w:val="center"/>
              <w:rPr>
                <w:ins w:id="1677" w:author="FERNANDA GASPARI" w:date="2021-10-29T10:32:00Z"/>
                <w:rFonts w:ascii="Arial" w:hAnsi="Arial" w:cs="Arial"/>
                <w:color w:val="000000"/>
                <w:sz w:val="18"/>
                <w:szCs w:val="18"/>
                <w:lang w:val="es-CO" w:eastAsia="es-CO"/>
              </w:rPr>
            </w:pPr>
            <w:ins w:id="1678" w:author="FERNANDA GASPARI" w:date="2021-10-29T10:32:00Z">
              <w:r w:rsidRPr="00752287">
                <w:rPr>
                  <w:rFonts w:ascii="Arial" w:hAnsi="Arial" w:cs="Arial"/>
                  <w:color w:val="000000"/>
                  <w:sz w:val="18"/>
                  <w:szCs w:val="18"/>
                  <w:lang w:eastAsia="es-AR"/>
                </w:rPr>
                <w:t>71</w:t>
              </w:r>
            </w:ins>
          </w:p>
        </w:tc>
        <w:tc>
          <w:tcPr>
            <w:tcW w:w="580" w:type="dxa"/>
            <w:tcBorders>
              <w:top w:val="nil"/>
              <w:left w:val="nil"/>
              <w:bottom w:val="nil"/>
              <w:right w:val="nil"/>
            </w:tcBorders>
            <w:shd w:val="clear" w:color="000000" w:fill="D9D9D9"/>
            <w:noWrap/>
            <w:vAlign w:val="center"/>
            <w:hideMark/>
          </w:tcPr>
          <w:p w14:paraId="6B8269CC" w14:textId="77777777" w:rsidR="00173932" w:rsidRPr="00752287" w:rsidRDefault="00173932" w:rsidP="007F5937">
            <w:pPr>
              <w:jc w:val="center"/>
              <w:rPr>
                <w:ins w:id="1679" w:author="FERNANDA GASPARI" w:date="2021-10-29T10:32:00Z"/>
                <w:rFonts w:ascii="Arial" w:hAnsi="Arial" w:cs="Arial"/>
                <w:color w:val="000000"/>
                <w:sz w:val="18"/>
                <w:szCs w:val="18"/>
                <w:lang w:val="es-CO" w:eastAsia="es-CO"/>
              </w:rPr>
            </w:pPr>
            <w:ins w:id="1680" w:author="FERNANDA GASPARI" w:date="2021-10-29T10:32:00Z">
              <w:r w:rsidRPr="00752287">
                <w:rPr>
                  <w:rFonts w:ascii="Arial" w:hAnsi="Arial" w:cs="Arial"/>
                  <w:color w:val="000000"/>
                  <w:sz w:val="18"/>
                  <w:szCs w:val="18"/>
                  <w:lang w:eastAsia="es-AR"/>
                </w:rPr>
                <w:t>462</w:t>
              </w:r>
            </w:ins>
          </w:p>
        </w:tc>
        <w:tc>
          <w:tcPr>
            <w:tcW w:w="441" w:type="dxa"/>
            <w:tcBorders>
              <w:top w:val="nil"/>
              <w:left w:val="nil"/>
              <w:bottom w:val="nil"/>
              <w:right w:val="nil"/>
            </w:tcBorders>
            <w:shd w:val="clear" w:color="auto" w:fill="auto"/>
            <w:vAlign w:val="center"/>
            <w:hideMark/>
          </w:tcPr>
          <w:p w14:paraId="0521A6C2" w14:textId="77777777" w:rsidR="00173932" w:rsidRPr="00752287" w:rsidRDefault="00173932" w:rsidP="007F5937">
            <w:pPr>
              <w:jc w:val="center"/>
              <w:rPr>
                <w:ins w:id="1681" w:author="FERNANDA GASPARI" w:date="2021-10-29T10:32:00Z"/>
                <w:rFonts w:ascii="Arial" w:hAnsi="Arial" w:cs="Arial"/>
                <w:color w:val="000000"/>
                <w:sz w:val="18"/>
                <w:szCs w:val="18"/>
                <w:lang w:val="es-CO" w:eastAsia="es-CO"/>
              </w:rPr>
            </w:pPr>
            <w:ins w:id="1682" w:author="FERNANDA GASPARI" w:date="2021-10-29T10:32:00Z">
              <w:r w:rsidRPr="00752287">
                <w:rPr>
                  <w:rFonts w:ascii="Arial" w:hAnsi="Arial" w:cs="Arial"/>
                  <w:color w:val="000000"/>
                  <w:sz w:val="18"/>
                  <w:szCs w:val="18"/>
                  <w:lang w:eastAsia="es-AR"/>
                </w:rPr>
                <w:t>47</w:t>
              </w:r>
            </w:ins>
          </w:p>
        </w:tc>
        <w:tc>
          <w:tcPr>
            <w:tcW w:w="441" w:type="dxa"/>
            <w:tcBorders>
              <w:top w:val="nil"/>
              <w:left w:val="nil"/>
              <w:bottom w:val="nil"/>
              <w:right w:val="nil"/>
            </w:tcBorders>
            <w:shd w:val="clear" w:color="auto" w:fill="auto"/>
            <w:noWrap/>
            <w:vAlign w:val="center"/>
            <w:hideMark/>
          </w:tcPr>
          <w:p w14:paraId="77070676" w14:textId="77777777" w:rsidR="00173932" w:rsidRPr="00752287" w:rsidRDefault="00173932" w:rsidP="007F5937">
            <w:pPr>
              <w:jc w:val="center"/>
              <w:rPr>
                <w:ins w:id="1683" w:author="FERNANDA GASPARI" w:date="2021-10-29T10:32:00Z"/>
                <w:rFonts w:ascii="Arial" w:hAnsi="Arial" w:cs="Arial"/>
                <w:color w:val="000000"/>
                <w:sz w:val="18"/>
                <w:szCs w:val="18"/>
                <w:lang w:val="es-CO" w:eastAsia="es-CO"/>
              </w:rPr>
            </w:pPr>
            <w:ins w:id="1684" w:author="FERNANDA GASPARI" w:date="2021-10-29T10:32:00Z">
              <w:r w:rsidRPr="00752287">
                <w:rPr>
                  <w:rFonts w:ascii="Arial" w:hAnsi="Arial" w:cs="Arial"/>
                  <w:color w:val="000000"/>
                  <w:sz w:val="18"/>
                  <w:szCs w:val="18"/>
                  <w:lang w:eastAsia="es-AR"/>
                </w:rPr>
                <w:t>68</w:t>
              </w:r>
            </w:ins>
          </w:p>
        </w:tc>
        <w:tc>
          <w:tcPr>
            <w:tcW w:w="441" w:type="dxa"/>
            <w:tcBorders>
              <w:top w:val="nil"/>
              <w:left w:val="nil"/>
              <w:bottom w:val="nil"/>
              <w:right w:val="single" w:sz="8" w:space="0" w:color="auto"/>
            </w:tcBorders>
            <w:shd w:val="clear" w:color="auto" w:fill="auto"/>
            <w:vAlign w:val="center"/>
            <w:hideMark/>
          </w:tcPr>
          <w:p w14:paraId="638FE097" w14:textId="77777777" w:rsidR="00173932" w:rsidRPr="00752287" w:rsidRDefault="00173932" w:rsidP="007F5937">
            <w:pPr>
              <w:jc w:val="center"/>
              <w:rPr>
                <w:ins w:id="1685" w:author="FERNANDA GASPARI" w:date="2021-10-29T10:32:00Z"/>
                <w:rFonts w:ascii="Arial" w:hAnsi="Arial" w:cs="Arial"/>
                <w:color w:val="000000"/>
                <w:sz w:val="18"/>
                <w:szCs w:val="18"/>
                <w:lang w:val="es-CO" w:eastAsia="es-CO"/>
              </w:rPr>
            </w:pPr>
            <w:ins w:id="1686" w:author="FERNANDA GASPARI" w:date="2021-10-29T10:32:00Z">
              <w:r w:rsidRPr="00752287">
                <w:rPr>
                  <w:rFonts w:ascii="Arial" w:hAnsi="Arial" w:cs="Arial"/>
                  <w:color w:val="000000"/>
                  <w:sz w:val="18"/>
                  <w:szCs w:val="18"/>
                  <w:lang w:eastAsia="es-AR"/>
                </w:rPr>
                <w:t>83</w:t>
              </w:r>
            </w:ins>
          </w:p>
        </w:tc>
        <w:tc>
          <w:tcPr>
            <w:tcW w:w="580" w:type="dxa"/>
            <w:tcBorders>
              <w:top w:val="nil"/>
              <w:left w:val="nil"/>
              <w:bottom w:val="nil"/>
              <w:right w:val="nil"/>
            </w:tcBorders>
            <w:shd w:val="clear" w:color="000000" w:fill="D9D9D9"/>
            <w:vAlign w:val="center"/>
            <w:hideMark/>
          </w:tcPr>
          <w:p w14:paraId="21A7E749" w14:textId="77777777" w:rsidR="00173932" w:rsidRPr="00752287" w:rsidRDefault="00173932" w:rsidP="007F5937">
            <w:pPr>
              <w:jc w:val="center"/>
              <w:rPr>
                <w:ins w:id="1687" w:author="FERNANDA GASPARI" w:date="2021-10-29T10:32:00Z"/>
                <w:rFonts w:ascii="Arial" w:hAnsi="Arial" w:cs="Arial"/>
                <w:color w:val="000000"/>
                <w:sz w:val="18"/>
                <w:szCs w:val="18"/>
                <w:lang w:val="es-CO" w:eastAsia="es-CO"/>
              </w:rPr>
            </w:pPr>
            <w:ins w:id="1688" w:author="FERNANDA GASPARI" w:date="2021-10-29T10:32:00Z">
              <w:r w:rsidRPr="00752287">
                <w:rPr>
                  <w:rFonts w:ascii="Arial" w:hAnsi="Arial" w:cs="Arial"/>
                  <w:color w:val="000000"/>
                  <w:sz w:val="18"/>
                  <w:szCs w:val="18"/>
                  <w:lang w:eastAsia="es-CO"/>
                </w:rPr>
                <w:t>463</w:t>
              </w:r>
            </w:ins>
          </w:p>
        </w:tc>
        <w:tc>
          <w:tcPr>
            <w:tcW w:w="441" w:type="dxa"/>
            <w:tcBorders>
              <w:top w:val="nil"/>
              <w:left w:val="nil"/>
              <w:bottom w:val="nil"/>
              <w:right w:val="nil"/>
            </w:tcBorders>
            <w:shd w:val="clear" w:color="auto" w:fill="auto"/>
            <w:vAlign w:val="center"/>
            <w:hideMark/>
          </w:tcPr>
          <w:p w14:paraId="41609A9C" w14:textId="77777777" w:rsidR="00173932" w:rsidRPr="00752287" w:rsidRDefault="00173932" w:rsidP="007F5937">
            <w:pPr>
              <w:jc w:val="center"/>
              <w:rPr>
                <w:ins w:id="1689" w:author="FERNANDA GASPARI" w:date="2021-10-29T10:32:00Z"/>
                <w:rFonts w:ascii="Arial" w:hAnsi="Arial" w:cs="Arial"/>
                <w:color w:val="000000"/>
                <w:sz w:val="18"/>
                <w:szCs w:val="18"/>
                <w:lang w:val="es-CO" w:eastAsia="es-CO"/>
              </w:rPr>
            </w:pPr>
            <w:ins w:id="1690"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nil"/>
            </w:tcBorders>
            <w:shd w:val="clear" w:color="auto" w:fill="auto"/>
            <w:noWrap/>
            <w:vAlign w:val="center"/>
            <w:hideMark/>
          </w:tcPr>
          <w:p w14:paraId="32182A44" w14:textId="77777777" w:rsidR="00173932" w:rsidRPr="00752287" w:rsidRDefault="00173932" w:rsidP="007F5937">
            <w:pPr>
              <w:jc w:val="center"/>
              <w:rPr>
                <w:ins w:id="1691" w:author="FERNANDA GASPARI" w:date="2021-10-29T10:32:00Z"/>
                <w:rFonts w:ascii="Arial" w:hAnsi="Arial" w:cs="Arial"/>
                <w:color w:val="000000"/>
                <w:sz w:val="18"/>
                <w:szCs w:val="18"/>
                <w:lang w:val="es-CO" w:eastAsia="es-CO"/>
              </w:rPr>
            </w:pPr>
            <w:ins w:id="1692"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641A3324" w14:textId="77777777" w:rsidR="00173932" w:rsidRPr="00752287" w:rsidRDefault="00173932" w:rsidP="007F5937">
            <w:pPr>
              <w:jc w:val="center"/>
              <w:rPr>
                <w:ins w:id="1693" w:author="FERNANDA GASPARI" w:date="2021-10-29T10:32:00Z"/>
                <w:rFonts w:ascii="Arial" w:hAnsi="Arial" w:cs="Arial"/>
                <w:color w:val="000000"/>
                <w:sz w:val="18"/>
                <w:szCs w:val="18"/>
                <w:lang w:val="es-CO" w:eastAsia="es-CO"/>
              </w:rPr>
            </w:pPr>
            <w:ins w:id="1694"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5C28CE02" w14:textId="77777777" w:rsidR="00173932" w:rsidRPr="00752287" w:rsidRDefault="00173932" w:rsidP="007F5937">
            <w:pPr>
              <w:jc w:val="center"/>
              <w:rPr>
                <w:ins w:id="1695" w:author="FERNANDA GASPARI" w:date="2021-10-29T10:32:00Z"/>
                <w:rFonts w:ascii="Arial" w:hAnsi="Arial" w:cs="Arial"/>
                <w:color w:val="000000"/>
                <w:sz w:val="18"/>
                <w:szCs w:val="18"/>
                <w:lang w:val="es-CO" w:eastAsia="es-CO"/>
              </w:rPr>
            </w:pPr>
            <w:ins w:id="1696" w:author="FERNANDA GASPARI" w:date="2021-10-29T10:32:00Z">
              <w:r w:rsidRPr="00752287">
                <w:rPr>
                  <w:rFonts w:ascii="Arial" w:hAnsi="Arial" w:cs="Arial"/>
                  <w:color w:val="000000"/>
                  <w:sz w:val="18"/>
                  <w:szCs w:val="18"/>
                  <w:lang w:eastAsia="es-CO"/>
                </w:rPr>
                <w:t>464</w:t>
              </w:r>
            </w:ins>
          </w:p>
        </w:tc>
        <w:tc>
          <w:tcPr>
            <w:tcW w:w="441" w:type="dxa"/>
            <w:tcBorders>
              <w:top w:val="nil"/>
              <w:left w:val="nil"/>
              <w:bottom w:val="nil"/>
              <w:right w:val="nil"/>
            </w:tcBorders>
            <w:shd w:val="clear" w:color="auto" w:fill="auto"/>
            <w:vAlign w:val="center"/>
            <w:hideMark/>
          </w:tcPr>
          <w:p w14:paraId="24740C14" w14:textId="77777777" w:rsidR="00173932" w:rsidRPr="00752287" w:rsidRDefault="00173932" w:rsidP="007F5937">
            <w:pPr>
              <w:jc w:val="center"/>
              <w:rPr>
                <w:ins w:id="1697" w:author="FERNANDA GASPARI" w:date="2021-10-29T10:32:00Z"/>
                <w:rFonts w:ascii="Arial" w:hAnsi="Arial" w:cs="Arial"/>
                <w:color w:val="000000"/>
                <w:sz w:val="18"/>
                <w:szCs w:val="18"/>
                <w:lang w:val="es-CO" w:eastAsia="es-CO"/>
              </w:rPr>
            </w:pPr>
            <w:ins w:id="1698"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noWrap/>
            <w:vAlign w:val="center"/>
            <w:hideMark/>
          </w:tcPr>
          <w:p w14:paraId="13001D95" w14:textId="77777777" w:rsidR="00173932" w:rsidRPr="00752287" w:rsidRDefault="00173932" w:rsidP="007F5937">
            <w:pPr>
              <w:jc w:val="center"/>
              <w:rPr>
                <w:ins w:id="1699" w:author="FERNANDA GASPARI" w:date="2021-10-29T10:32:00Z"/>
                <w:rFonts w:ascii="Arial" w:hAnsi="Arial" w:cs="Arial"/>
                <w:color w:val="000000"/>
                <w:sz w:val="18"/>
                <w:szCs w:val="18"/>
                <w:lang w:val="es-CO" w:eastAsia="es-CO"/>
              </w:rPr>
            </w:pPr>
            <w:ins w:id="1700"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067B8718" w14:textId="77777777" w:rsidR="00173932" w:rsidRPr="00752287" w:rsidRDefault="00173932" w:rsidP="007F5937">
            <w:pPr>
              <w:jc w:val="center"/>
              <w:rPr>
                <w:ins w:id="1701" w:author="FERNANDA GASPARI" w:date="2021-10-29T10:32:00Z"/>
                <w:rFonts w:ascii="Arial" w:hAnsi="Arial" w:cs="Arial"/>
                <w:color w:val="000000"/>
                <w:sz w:val="18"/>
                <w:szCs w:val="18"/>
                <w:lang w:val="es-CO" w:eastAsia="es-CO"/>
              </w:rPr>
            </w:pPr>
            <w:ins w:id="1702" w:author="FERNANDA GASPARI" w:date="2021-10-29T10:32:00Z">
              <w:r w:rsidRPr="00752287">
                <w:rPr>
                  <w:rFonts w:ascii="Arial" w:hAnsi="Arial" w:cs="Arial"/>
                  <w:color w:val="000000"/>
                  <w:sz w:val="18"/>
                  <w:szCs w:val="18"/>
                  <w:lang w:eastAsia="es-AR"/>
                </w:rPr>
                <w:t>92</w:t>
              </w:r>
            </w:ins>
          </w:p>
        </w:tc>
      </w:tr>
      <w:tr w:rsidR="00173932" w:rsidRPr="00752287" w14:paraId="0B718CC4" w14:textId="77777777" w:rsidTr="007F5937">
        <w:trPr>
          <w:trHeight w:val="168"/>
          <w:tblHeader/>
          <w:jc w:val="center"/>
          <w:ins w:id="1703"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5C51FD75" w14:textId="77777777" w:rsidR="00173932" w:rsidRPr="00752287" w:rsidRDefault="00173932" w:rsidP="007F5937">
            <w:pPr>
              <w:jc w:val="center"/>
              <w:rPr>
                <w:ins w:id="1704" w:author="FERNANDA GASPARI" w:date="2021-10-29T10:32:00Z"/>
                <w:rFonts w:ascii="Arial" w:hAnsi="Arial" w:cs="Arial"/>
                <w:color w:val="000000"/>
                <w:sz w:val="18"/>
                <w:szCs w:val="18"/>
                <w:lang w:val="es-CO" w:eastAsia="es-CO"/>
              </w:rPr>
            </w:pPr>
            <w:ins w:id="1705" w:author="FERNANDA GASPARI" w:date="2021-10-29T10:32:00Z">
              <w:r w:rsidRPr="00752287">
                <w:rPr>
                  <w:rFonts w:ascii="Arial" w:hAnsi="Arial" w:cs="Arial"/>
                  <w:color w:val="000000"/>
                  <w:sz w:val="18"/>
                  <w:szCs w:val="18"/>
                  <w:lang w:eastAsia="es-CO"/>
                </w:rPr>
                <w:t>471</w:t>
              </w:r>
            </w:ins>
          </w:p>
        </w:tc>
        <w:tc>
          <w:tcPr>
            <w:tcW w:w="441" w:type="dxa"/>
            <w:tcBorders>
              <w:top w:val="nil"/>
              <w:left w:val="nil"/>
              <w:bottom w:val="nil"/>
              <w:right w:val="nil"/>
            </w:tcBorders>
            <w:shd w:val="clear" w:color="auto" w:fill="auto"/>
            <w:vAlign w:val="center"/>
            <w:hideMark/>
          </w:tcPr>
          <w:p w14:paraId="50755CE0" w14:textId="77777777" w:rsidR="00173932" w:rsidRPr="00752287" w:rsidRDefault="00173932" w:rsidP="007F5937">
            <w:pPr>
              <w:jc w:val="center"/>
              <w:rPr>
                <w:ins w:id="1706" w:author="FERNANDA GASPARI" w:date="2021-10-29T10:32:00Z"/>
                <w:rFonts w:ascii="Arial" w:hAnsi="Arial" w:cs="Arial"/>
                <w:color w:val="000000"/>
                <w:sz w:val="18"/>
                <w:szCs w:val="18"/>
                <w:lang w:val="es-CO" w:eastAsia="es-CO"/>
              </w:rPr>
            </w:pPr>
            <w:ins w:id="1707" w:author="FERNANDA GASPARI" w:date="2021-10-29T10:32:00Z">
              <w:r w:rsidRPr="00752287">
                <w:rPr>
                  <w:rFonts w:ascii="Arial" w:hAnsi="Arial" w:cs="Arial"/>
                  <w:color w:val="000000"/>
                  <w:sz w:val="18"/>
                  <w:szCs w:val="18"/>
                  <w:lang w:eastAsia="es-AR"/>
                </w:rPr>
                <w:t>20</w:t>
              </w:r>
            </w:ins>
          </w:p>
        </w:tc>
        <w:tc>
          <w:tcPr>
            <w:tcW w:w="441" w:type="dxa"/>
            <w:tcBorders>
              <w:top w:val="nil"/>
              <w:left w:val="nil"/>
              <w:bottom w:val="nil"/>
              <w:right w:val="nil"/>
            </w:tcBorders>
            <w:shd w:val="clear" w:color="auto" w:fill="auto"/>
            <w:noWrap/>
            <w:vAlign w:val="center"/>
            <w:hideMark/>
          </w:tcPr>
          <w:p w14:paraId="4178E261" w14:textId="77777777" w:rsidR="00173932" w:rsidRPr="00752287" w:rsidRDefault="00173932" w:rsidP="007F5937">
            <w:pPr>
              <w:jc w:val="center"/>
              <w:rPr>
                <w:ins w:id="1708" w:author="FERNANDA GASPARI" w:date="2021-10-29T10:32:00Z"/>
                <w:rFonts w:ascii="Arial" w:hAnsi="Arial" w:cs="Arial"/>
                <w:color w:val="000000"/>
                <w:sz w:val="18"/>
                <w:szCs w:val="18"/>
                <w:lang w:val="es-CO" w:eastAsia="es-CO"/>
              </w:rPr>
            </w:pPr>
            <w:ins w:id="1709" w:author="FERNANDA GASPARI" w:date="2021-10-29T10:32:00Z">
              <w:r w:rsidRPr="00752287">
                <w:rPr>
                  <w:rFonts w:ascii="Arial" w:hAnsi="Arial" w:cs="Arial"/>
                  <w:color w:val="000000"/>
                  <w:sz w:val="18"/>
                  <w:szCs w:val="18"/>
                  <w:lang w:eastAsia="es-AR"/>
                </w:rPr>
                <w:t>37</w:t>
              </w:r>
            </w:ins>
          </w:p>
        </w:tc>
        <w:tc>
          <w:tcPr>
            <w:tcW w:w="441" w:type="dxa"/>
            <w:tcBorders>
              <w:top w:val="nil"/>
              <w:left w:val="nil"/>
              <w:bottom w:val="nil"/>
              <w:right w:val="single" w:sz="8" w:space="0" w:color="auto"/>
            </w:tcBorders>
            <w:shd w:val="clear" w:color="auto" w:fill="auto"/>
            <w:vAlign w:val="center"/>
            <w:hideMark/>
          </w:tcPr>
          <w:p w14:paraId="55917762" w14:textId="77777777" w:rsidR="00173932" w:rsidRPr="00752287" w:rsidRDefault="00173932" w:rsidP="007F5937">
            <w:pPr>
              <w:jc w:val="center"/>
              <w:rPr>
                <w:ins w:id="1710" w:author="FERNANDA GASPARI" w:date="2021-10-29T10:32:00Z"/>
                <w:rFonts w:ascii="Arial" w:hAnsi="Arial" w:cs="Arial"/>
                <w:color w:val="000000"/>
                <w:sz w:val="18"/>
                <w:szCs w:val="18"/>
                <w:lang w:val="es-CO" w:eastAsia="es-CO"/>
              </w:rPr>
            </w:pPr>
            <w:ins w:id="1711" w:author="FERNANDA GASPARI" w:date="2021-10-29T10:32:00Z">
              <w:r w:rsidRPr="00752287">
                <w:rPr>
                  <w:rFonts w:ascii="Arial" w:hAnsi="Arial" w:cs="Arial"/>
                  <w:color w:val="000000"/>
                  <w:sz w:val="18"/>
                  <w:szCs w:val="18"/>
                  <w:lang w:eastAsia="es-AR"/>
                </w:rPr>
                <w:t>57</w:t>
              </w:r>
            </w:ins>
          </w:p>
        </w:tc>
        <w:tc>
          <w:tcPr>
            <w:tcW w:w="580" w:type="dxa"/>
            <w:tcBorders>
              <w:top w:val="nil"/>
              <w:left w:val="nil"/>
              <w:bottom w:val="nil"/>
              <w:right w:val="nil"/>
            </w:tcBorders>
            <w:shd w:val="clear" w:color="000000" w:fill="D9D9D9"/>
            <w:noWrap/>
            <w:vAlign w:val="center"/>
            <w:hideMark/>
          </w:tcPr>
          <w:p w14:paraId="489DC3C4" w14:textId="77777777" w:rsidR="00173932" w:rsidRPr="00752287" w:rsidRDefault="00173932" w:rsidP="007F5937">
            <w:pPr>
              <w:jc w:val="center"/>
              <w:rPr>
                <w:ins w:id="1712" w:author="FERNANDA GASPARI" w:date="2021-10-29T10:32:00Z"/>
                <w:rFonts w:ascii="Arial" w:hAnsi="Arial" w:cs="Arial"/>
                <w:color w:val="000000"/>
                <w:sz w:val="18"/>
                <w:szCs w:val="18"/>
                <w:lang w:val="es-CO" w:eastAsia="es-CO"/>
              </w:rPr>
            </w:pPr>
            <w:ins w:id="1713" w:author="FERNANDA GASPARI" w:date="2021-10-29T10:32:00Z">
              <w:r w:rsidRPr="00752287">
                <w:rPr>
                  <w:rFonts w:ascii="Arial" w:hAnsi="Arial" w:cs="Arial"/>
                  <w:color w:val="000000"/>
                  <w:sz w:val="18"/>
                  <w:szCs w:val="18"/>
                  <w:lang w:eastAsia="es-AR"/>
                </w:rPr>
                <w:t>472</w:t>
              </w:r>
            </w:ins>
          </w:p>
        </w:tc>
        <w:tc>
          <w:tcPr>
            <w:tcW w:w="441" w:type="dxa"/>
            <w:tcBorders>
              <w:top w:val="nil"/>
              <w:left w:val="nil"/>
              <w:bottom w:val="nil"/>
              <w:right w:val="nil"/>
            </w:tcBorders>
            <w:shd w:val="clear" w:color="auto" w:fill="auto"/>
            <w:vAlign w:val="center"/>
            <w:hideMark/>
          </w:tcPr>
          <w:p w14:paraId="676C15E2" w14:textId="77777777" w:rsidR="00173932" w:rsidRPr="00752287" w:rsidRDefault="00173932" w:rsidP="007F5937">
            <w:pPr>
              <w:jc w:val="center"/>
              <w:rPr>
                <w:ins w:id="1714" w:author="FERNANDA GASPARI" w:date="2021-10-29T10:32:00Z"/>
                <w:rFonts w:ascii="Arial" w:hAnsi="Arial" w:cs="Arial"/>
                <w:color w:val="000000"/>
                <w:sz w:val="18"/>
                <w:szCs w:val="18"/>
                <w:lang w:val="es-CO" w:eastAsia="es-CO"/>
              </w:rPr>
            </w:pPr>
            <w:ins w:id="1715" w:author="FERNANDA GASPARI" w:date="2021-10-29T10:32:00Z">
              <w:r w:rsidRPr="00752287">
                <w:rPr>
                  <w:rFonts w:ascii="Arial" w:hAnsi="Arial" w:cs="Arial"/>
                  <w:color w:val="000000"/>
                  <w:sz w:val="18"/>
                  <w:szCs w:val="18"/>
                  <w:lang w:eastAsia="es-AR"/>
                </w:rPr>
                <w:t>39</w:t>
              </w:r>
            </w:ins>
          </w:p>
        </w:tc>
        <w:tc>
          <w:tcPr>
            <w:tcW w:w="441" w:type="dxa"/>
            <w:tcBorders>
              <w:top w:val="nil"/>
              <w:left w:val="nil"/>
              <w:bottom w:val="nil"/>
              <w:right w:val="nil"/>
            </w:tcBorders>
            <w:shd w:val="clear" w:color="auto" w:fill="auto"/>
            <w:noWrap/>
            <w:vAlign w:val="center"/>
            <w:hideMark/>
          </w:tcPr>
          <w:p w14:paraId="38907D95" w14:textId="77777777" w:rsidR="00173932" w:rsidRPr="00752287" w:rsidRDefault="00173932" w:rsidP="007F5937">
            <w:pPr>
              <w:jc w:val="center"/>
              <w:rPr>
                <w:ins w:id="1716" w:author="FERNANDA GASPARI" w:date="2021-10-29T10:32:00Z"/>
                <w:rFonts w:ascii="Arial" w:hAnsi="Arial" w:cs="Arial"/>
                <w:color w:val="000000"/>
                <w:sz w:val="18"/>
                <w:szCs w:val="18"/>
                <w:lang w:val="es-CO" w:eastAsia="es-CO"/>
              </w:rPr>
            </w:pPr>
            <w:ins w:id="1717"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single" w:sz="8" w:space="0" w:color="auto"/>
            </w:tcBorders>
            <w:shd w:val="clear" w:color="auto" w:fill="auto"/>
            <w:vAlign w:val="center"/>
            <w:hideMark/>
          </w:tcPr>
          <w:p w14:paraId="1A2E87FC" w14:textId="77777777" w:rsidR="00173932" w:rsidRPr="00752287" w:rsidRDefault="00173932" w:rsidP="007F5937">
            <w:pPr>
              <w:jc w:val="center"/>
              <w:rPr>
                <w:ins w:id="1718" w:author="FERNANDA GASPARI" w:date="2021-10-29T10:32:00Z"/>
                <w:rFonts w:ascii="Arial" w:hAnsi="Arial" w:cs="Arial"/>
                <w:color w:val="000000"/>
                <w:sz w:val="18"/>
                <w:szCs w:val="18"/>
                <w:lang w:val="es-CO" w:eastAsia="es-CO"/>
              </w:rPr>
            </w:pPr>
            <w:ins w:id="1719"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vAlign w:val="center"/>
            <w:hideMark/>
          </w:tcPr>
          <w:p w14:paraId="062393A2" w14:textId="77777777" w:rsidR="00173932" w:rsidRPr="00752287" w:rsidRDefault="00173932" w:rsidP="007F5937">
            <w:pPr>
              <w:jc w:val="center"/>
              <w:rPr>
                <w:ins w:id="1720" w:author="FERNANDA GASPARI" w:date="2021-10-29T10:32:00Z"/>
                <w:rFonts w:ascii="Arial" w:hAnsi="Arial" w:cs="Arial"/>
                <w:color w:val="000000"/>
                <w:sz w:val="18"/>
                <w:szCs w:val="18"/>
                <w:lang w:val="es-CO" w:eastAsia="es-CO"/>
              </w:rPr>
            </w:pPr>
            <w:ins w:id="1721" w:author="FERNANDA GASPARI" w:date="2021-10-29T10:32:00Z">
              <w:r w:rsidRPr="00752287">
                <w:rPr>
                  <w:rFonts w:ascii="Arial" w:hAnsi="Arial" w:cs="Arial"/>
                  <w:color w:val="000000"/>
                  <w:sz w:val="18"/>
                  <w:szCs w:val="18"/>
                  <w:lang w:eastAsia="es-CO"/>
                </w:rPr>
                <w:t>473</w:t>
              </w:r>
            </w:ins>
          </w:p>
        </w:tc>
        <w:tc>
          <w:tcPr>
            <w:tcW w:w="441" w:type="dxa"/>
            <w:tcBorders>
              <w:top w:val="nil"/>
              <w:left w:val="nil"/>
              <w:bottom w:val="nil"/>
              <w:right w:val="nil"/>
            </w:tcBorders>
            <w:shd w:val="clear" w:color="auto" w:fill="auto"/>
            <w:vAlign w:val="center"/>
            <w:hideMark/>
          </w:tcPr>
          <w:p w14:paraId="1DE37376" w14:textId="77777777" w:rsidR="00173932" w:rsidRPr="00752287" w:rsidRDefault="00173932" w:rsidP="007F5937">
            <w:pPr>
              <w:jc w:val="center"/>
              <w:rPr>
                <w:ins w:id="1722" w:author="FERNANDA GASPARI" w:date="2021-10-29T10:32:00Z"/>
                <w:rFonts w:ascii="Arial" w:hAnsi="Arial" w:cs="Arial"/>
                <w:color w:val="000000"/>
                <w:sz w:val="18"/>
                <w:szCs w:val="18"/>
                <w:lang w:val="es-CO" w:eastAsia="es-CO"/>
              </w:rPr>
            </w:pPr>
            <w:ins w:id="1723" w:author="FERNANDA GASPARI" w:date="2021-10-29T10:32:00Z">
              <w:r w:rsidRPr="00752287">
                <w:rPr>
                  <w:rFonts w:ascii="Arial" w:hAnsi="Arial" w:cs="Arial"/>
                  <w:color w:val="000000"/>
                  <w:sz w:val="18"/>
                  <w:szCs w:val="18"/>
                  <w:lang w:eastAsia="es-AR"/>
                </w:rPr>
                <w:t>53</w:t>
              </w:r>
            </w:ins>
          </w:p>
        </w:tc>
        <w:tc>
          <w:tcPr>
            <w:tcW w:w="441" w:type="dxa"/>
            <w:tcBorders>
              <w:top w:val="nil"/>
              <w:left w:val="nil"/>
              <w:bottom w:val="nil"/>
              <w:right w:val="nil"/>
            </w:tcBorders>
            <w:shd w:val="clear" w:color="auto" w:fill="auto"/>
            <w:noWrap/>
            <w:vAlign w:val="center"/>
            <w:hideMark/>
          </w:tcPr>
          <w:p w14:paraId="39D145E4" w14:textId="77777777" w:rsidR="00173932" w:rsidRPr="00752287" w:rsidRDefault="00173932" w:rsidP="007F5937">
            <w:pPr>
              <w:jc w:val="center"/>
              <w:rPr>
                <w:ins w:id="1724" w:author="FERNANDA GASPARI" w:date="2021-10-29T10:32:00Z"/>
                <w:rFonts w:ascii="Arial" w:hAnsi="Arial" w:cs="Arial"/>
                <w:color w:val="000000"/>
                <w:sz w:val="18"/>
                <w:szCs w:val="18"/>
                <w:lang w:val="es-CO" w:eastAsia="es-CO"/>
              </w:rPr>
            </w:pPr>
            <w:ins w:id="1725" w:author="FERNANDA GASPARI" w:date="2021-10-29T10:32:00Z">
              <w:r w:rsidRPr="00752287">
                <w:rPr>
                  <w:rFonts w:ascii="Arial" w:hAnsi="Arial" w:cs="Arial"/>
                  <w:color w:val="000000"/>
                  <w:sz w:val="18"/>
                  <w:szCs w:val="18"/>
                  <w:lang w:eastAsia="es-AR"/>
                </w:rPr>
                <w:t>73</w:t>
              </w:r>
            </w:ins>
          </w:p>
        </w:tc>
        <w:tc>
          <w:tcPr>
            <w:tcW w:w="441" w:type="dxa"/>
            <w:tcBorders>
              <w:top w:val="nil"/>
              <w:left w:val="nil"/>
              <w:bottom w:val="nil"/>
              <w:right w:val="single" w:sz="8" w:space="0" w:color="auto"/>
            </w:tcBorders>
            <w:shd w:val="clear" w:color="auto" w:fill="auto"/>
            <w:vAlign w:val="center"/>
            <w:hideMark/>
          </w:tcPr>
          <w:p w14:paraId="2C73155E" w14:textId="77777777" w:rsidR="00173932" w:rsidRPr="00752287" w:rsidRDefault="00173932" w:rsidP="007F5937">
            <w:pPr>
              <w:jc w:val="center"/>
              <w:rPr>
                <w:ins w:id="1726" w:author="FERNANDA GASPARI" w:date="2021-10-29T10:32:00Z"/>
                <w:rFonts w:ascii="Arial" w:hAnsi="Arial" w:cs="Arial"/>
                <w:color w:val="000000"/>
                <w:sz w:val="18"/>
                <w:szCs w:val="18"/>
                <w:lang w:val="es-CO" w:eastAsia="es-CO"/>
              </w:rPr>
            </w:pPr>
            <w:ins w:id="1727"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5607934F" w14:textId="77777777" w:rsidR="00173932" w:rsidRPr="00752287" w:rsidRDefault="00173932" w:rsidP="007F5937">
            <w:pPr>
              <w:jc w:val="center"/>
              <w:rPr>
                <w:ins w:id="1728" w:author="FERNANDA GASPARI" w:date="2021-10-29T10:32:00Z"/>
                <w:rFonts w:ascii="Arial" w:hAnsi="Arial" w:cs="Arial"/>
                <w:color w:val="000000"/>
                <w:sz w:val="18"/>
                <w:szCs w:val="18"/>
                <w:lang w:val="es-CO" w:eastAsia="es-CO"/>
              </w:rPr>
            </w:pPr>
            <w:ins w:id="1729" w:author="FERNANDA GASPARI" w:date="2021-10-29T10:32:00Z">
              <w:r w:rsidRPr="00752287">
                <w:rPr>
                  <w:rFonts w:ascii="Arial" w:hAnsi="Arial" w:cs="Arial"/>
                  <w:color w:val="000000"/>
                  <w:sz w:val="18"/>
                  <w:szCs w:val="18"/>
                  <w:lang w:eastAsia="es-CO"/>
                </w:rPr>
                <w:t>474</w:t>
              </w:r>
            </w:ins>
          </w:p>
        </w:tc>
        <w:tc>
          <w:tcPr>
            <w:tcW w:w="441" w:type="dxa"/>
            <w:tcBorders>
              <w:top w:val="nil"/>
              <w:left w:val="nil"/>
              <w:bottom w:val="nil"/>
              <w:right w:val="nil"/>
            </w:tcBorders>
            <w:shd w:val="clear" w:color="auto" w:fill="auto"/>
            <w:vAlign w:val="center"/>
            <w:hideMark/>
          </w:tcPr>
          <w:p w14:paraId="7BAB2792" w14:textId="77777777" w:rsidR="00173932" w:rsidRPr="00752287" w:rsidRDefault="00173932" w:rsidP="007F5937">
            <w:pPr>
              <w:jc w:val="center"/>
              <w:rPr>
                <w:ins w:id="1730" w:author="FERNANDA GASPARI" w:date="2021-10-29T10:32:00Z"/>
                <w:rFonts w:ascii="Arial" w:hAnsi="Arial" w:cs="Arial"/>
                <w:color w:val="000000"/>
                <w:sz w:val="18"/>
                <w:szCs w:val="18"/>
                <w:lang w:val="es-CO" w:eastAsia="es-CO"/>
              </w:rPr>
            </w:pPr>
            <w:ins w:id="1731"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noWrap/>
            <w:vAlign w:val="center"/>
            <w:hideMark/>
          </w:tcPr>
          <w:p w14:paraId="7019FF20" w14:textId="77777777" w:rsidR="00173932" w:rsidRPr="00752287" w:rsidRDefault="00173932" w:rsidP="007F5937">
            <w:pPr>
              <w:jc w:val="center"/>
              <w:rPr>
                <w:ins w:id="1732" w:author="FERNANDA GASPARI" w:date="2021-10-29T10:32:00Z"/>
                <w:rFonts w:ascii="Arial" w:hAnsi="Arial" w:cs="Arial"/>
                <w:color w:val="000000"/>
                <w:sz w:val="18"/>
                <w:szCs w:val="18"/>
                <w:lang w:val="es-CO" w:eastAsia="es-CO"/>
              </w:rPr>
            </w:pPr>
            <w:ins w:id="1733"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305D6ED4" w14:textId="77777777" w:rsidR="00173932" w:rsidRPr="00752287" w:rsidRDefault="00173932" w:rsidP="007F5937">
            <w:pPr>
              <w:jc w:val="center"/>
              <w:rPr>
                <w:ins w:id="1734" w:author="FERNANDA GASPARI" w:date="2021-10-29T10:32:00Z"/>
                <w:rFonts w:ascii="Arial" w:hAnsi="Arial" w:cs="Arial"/>
                <w:color w:val="000000"/>
                <w:sz w:val="18"/>
                <w:szCs w:val="18"/>
                <w:lang w:val="es-CO" w:eastAsia="es-CO"/>
              </w:rPr>
            </w:pPr>
            <w:ins w:id="1735" w:author="FERNANDA GASPARI" w:date="2021-10-29T10:32:00Z">
              <w:r w:rsidRPr="00752287">
                <w:rPr>
                  <w:rFonts w:ascii="Arial" w:hAnsi="Arial" w:cs="Arial"/>
                  <w:color w:val="000000"/>
                  <w:sz w:val="18"/>
                  <w:szCs w:val="18"/>
                  <w:lang w:eastAsia="es-AR"/>
                </w:rPr>
                <w:t>90</w:t>
              </w:r>
            </w:ins>
          </w:p>
        </w:tc>
      </w:tr>
      <w:tr w:rsidR="00173932" w:rsidRPr="00752287" w14:paraId="7567E0F9" w14:textId="77777777" w:rsidTr="007F5937">
        <w:trPr>
          <w:trHeight w:val="168"/>
          <w:tblHeader/>
          <w:jc w:val="center"/>
          <w:ins w:id="1736"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E31F533" w14:textId="77777777" w:rsidR="00173932" w:rsidRPr="00752287" w:rsidRDefault="00173932" w:rsidP="007F5937">
            <w:pPr>
              <w:jc w:val="center"/>
              <w:rPr>
                <w:ins w:id="1737" w:author="FERNANDA GASPARI" w:date="2021-10-29T10:32:00Z"/>
                <w:rFonts w:ascii="Arial" w:hAnsi="Arial" w:cs="Arial"/>
                <w:color w:val="000000"/>
                <w:sz w:val="18"/>
                <w:szCs w:val="18"/>
                <w:lang w:val="es-CO" w:eastAsia="es-CO"/>
              </w:rPr>
            </w:pPr>
            <w:ins w:id="1738" w:author="FERNANDA GASPARI" w:date="2021-10-29T10:32:00Z">
              <w:r w:rsidRPr="00752287">
                <w:rPr>
                  <w:rFonts w:ascii="Arial" w:hAnsi="Arial" w:cs="Arial"/>
                  <w:color w:val="000000"/>
                  <w:sz w:val="18"/>
                  <w:szCs w:val="18"/>
                  <w:lang w:eastAsia="es-CO"/>
                </w:rPr>
                <w:t>481</w:t>
              </w:r>
            </w:ins>
          </w:p>
        </w:tc>
        <w:tc>
          <w:tcPr>
            <w:tcW w:w="441" w:type="dxa"/>
            <w:tcBorders>
              <w:top w:val="nil"/>
              <w:left w:val="nil"/>
              <w:bottom w:val="nil"/>
              <w:right w:val="nil"/>
            </w:tcBorders>
            <w:shd w:val="clear" w:color="auto" w:fill="auto"/>
            <w:noWrap/>
            <w:vAlign w:val="center"/>
            <w:hideMark/>
          </w:tcPr>
          <w:p w14:paraId="7D986FA1" w14:textId="77777777" w:rsidR="00173932" w:rsidRPr="00752287" w:rsidRDefault="00173932" w:rsidP="007F5937">
            <w:pPr>
              <w:jc w:val="center"/>
              <w:rPr>
                <w:ins w:id="1739" w:author="FERNANDA GASPARI" w:date="2021-10-29T10:32:00Z"/>
                <w:rFonts w:ascii="Arial" w:hAnsi="Arial" w:cs="Arial"/>
                <w:color w:val="000000"/>
                <w:sz w:val="18"/>
                <w:szCs w:val="18"/>
                <w:lang w:val="es-CO" w:eastAsia="es-CO"/>
              </w:rPr>
            </w:pPr>
            <w:ins w:id="1740" w:author="FERNANDA GASPARI" w:date="2021-10-29T10:32:00Z">
              <w:r w:rsidRPr="00752287">
                <w:rPr>
                  <w:rFonts w:ascii="Arial" w:hAnsi="Arial" w:cs="Arial"/>
                  <w:color w:val="000000"/>
                  <w:sz w:val="18"/>
                  <w:szCs w:val="18"/>
                  <w:lang w:eastAsia="es-AR"/>
                </w:rPr>
                <w:t>22</w:t>
              </w:r>
            </w:ins>
          </w:p>
        </w:tc>
        <w:tc>
          <w:tcPr>
            <w:tcW w:w="441" w:type="dxa"/>
            <w:tcBorders>
              <w:top w:val="nil"/>
              <w:left w:val="nil"/>
              <w:bottom w:val="nil"/>
              <w:right w:val="nil"/>
            </w:tcBorders>
            <w:shd w:val="clear" w:color="auto" w:fill="auto"/>
            <w:noWrap/>
            <w:vAlign w:val="center"/>
            <w:hideMark/>
          </w:tcPr>
          <w:p w14:paraId="5BFF65FA" w14:textId="77777777" w:rsidR="00173932" w:rsidRPr="00752287" w:rsidRDefault="00173932" w:rsidP="007F5937">
            <w:pPr>
              <w:jc w:val="center"/>
              <w:rPr>
                <w:ins w:id="1741" w:author="FERNANDA GASPARI" w:date="2021-10-29T10:32:00Z"/>
                <w:rFonts w:ascii="Arial" w:hAnsi="Arial" w:cs="Arial"/>
                <w:color w:val="000000"/>
                <w:sz w:val="18"/>
                <w:szCs w:val="18"/>
                <w:lang w:val="es-CO" w:eastAsia="es-CO"/>
              </w:rPr>
            </w:pPr>
            <w:ins w:id="1742"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single" w:sz="8" w:space="0" w:color="auto"/>
            </w:tcBorders>
            <w:shd w:val="clear" w:color="auto" w:fill="auto"/>
            <w:noWrap/>
            <w:vAlign w:val="center"/>
            <w:hideMark/>
          </w:tcPr>
          <w:p w14:paraId="6FF816A3" w14:textId="77777777" w:rsidR="00173932" w:rsidRPr="00752287" w:rsidRDefault="00173932" w:rsidP="007F5937">
            <w:pPr>
              <w:jc w:val="center"/>
              <w:rPr>
                <w:ins w:id="1743" w:author="FERNANDA GASPARI" w:date="2021-10-29T10:32:00Z"/>
                <w:rFonts w:ascii="Arial" w:hAnsi="Arial" w:cs="Arial"/>
                <w:color w:val="000000"/>
                <w:sz w:val="18"/>
                <w:szCs w:val="18"/>
                <w:lang w:val="es-CO" w:eastAsia="es-CO"/>
              </w:rPr>
            </w:pPr>
            <w:ins w:id="1744" w:author="FERNANDA GASPARI" w:date="2021-10-29T10:32:00Z">
              <w:r w:rsidRPr="00752287">
                <w:rPr>
                  <w:rFonts w:ascii="Arial" w:hAnsi="Arial" w:cs="Arial"/>
                  <w:color w:val="000000"/>
                  <w:sz w:val="18"/>
                  <w:szCs w:val="18"/>
                  <w:lang w:eastAsia="es-AR"/>
                </w:rPr>
                <w:t>61</w:t>
              </w:r>
            </w:ins>
          </w:p>
        </w:tc>
        <w:tc>
          <w:tcPr>
            <w:tcW w:w="580" w:type="dxa"/>
            <w:tcBorders>
              <w:top w:val="nil"/>
              <w:left w:val="nil"/>
              <w:bottom w:val="nil"/>
              <w:right w:val="nil"/>
            </w:tcBorders>
            <w:shd w:val="clear" w:color="000000" w:fill="D9D9D9"/>
            <w:noWrap/>
            <w:vAlign w:val="center"/>
            <w:hideMark/>
          </w:tcPr>
          <w:p w14:paraId="1B895DDC" w14:textId="77777777" w:rsidR="00173932" w:rsidRPr="00752287" w:rsidRDefault="00173932" w:rsidP="007F5937">
            <w:pPr>
              <w:jc w:val="center"/>
              <w:rPr>
                <w:ins w:id="1745" w:author="FERNANDA GASPARI" w:date="2021-10-29T10:32:00Z"/>
                <w:rFonts w:ascii="Arial" w:hAnsi="Arial" w:cs="Arial"/>
                <w:color w:val="000000"/>
                <w:sz w:val="18"/>
                <w:szCs w:val="18"/>
                <w:lang w:val="es-CO" w:eastAsia="es-CO"/>
              </w:rPr>
            </w:pPr>
            <w:ins w:id="1746" w:author="FERNANDA GASPARI" w:date="2021-10-29T10:32:00Z">
              <w:r w:rsidRPr="00752287">
                <w:rPr>
                  <w:rFonts w:ascii="Arial" w:hAnsi="Arial" w:cs="Arial"/>
                  <w:color w:val="000000"/>
                  <w:sz w:val="18"/>
                  <w:szCs w:val="18"/>
                  <w:lang w:eastAsia="es-AR"/>
                </w:rPr>
                <w:t>482</w:t>
              </w:r>
            </w:ins>
          </w:p>
        </w:tc>
        <w:tc>
          <w:tcPr>
            <w:tcW w:w="441" w:type="dxa"/>
            <w:tcBorders>
              <w:top w:val="nil"/>
              <w:left w:val="nil"/>
              <w:bottom w:val="nil"/>
              <w:right w:val="nil"/>
            </w:tcBorders>
            <w:shd w:val="clear" w:color="auto" w:fill="auto"/>
            <w:noWrap/>
            <w:vAlign w:val="center"/>
            <w:hideMark/>
          </w:tcPr>
          <w:p w14:paraId="7FE27119" w14:textId="77777777" w:rsidR="00173932" w:rsidRPr="00752287" w:rsidRDefault="00173932" w:rsidP="007F5937">
            <w:pPr>
              <w:jc w:val="center"/>
              <w:rPr>
                <w:ins w:id="1747" w:author="FERNANDA GASPARI" w:date="2021-10-29T10:32:00Z"/>
                <w:rFonts w:ascii="Arial" w:hAnsi="Arial" w:cs="Arial"/>
                <w:color w:val="000000"/>
                <w:sz w:val="18"/>
                <w:szCs w:val="18"/>
                <w:lang w:val="es-CO" w:eastAsia="es-CO"/>
              </w:rPr>
            </w:pPr>
            <w:ins w:id="1748" w:author="FERNANDA GASPARI" w:date="2021-10-29T10:32:00Z">
              <w:r w:rsidRPr="00752287">
                <w:rPr>
                  <w:rFonts w:ascii="Arial" w:hAnsi="Arial" w:cs="Arial"/>
                  <w:color w:val="000000"/>
                  <w:sz w:val="18"/>
                  <w:szCs w:val="18"/>
                  <w:lang w:eastAsia="es-AR"/>
                </w:rPr>
                <w:t>40</w:t>
              </w:r>
            </w:ins>
          </w:p>
        </w:tc>
        <w:tc>
          <w:tcPr>
            <w:tcW w:w="441" w:type="dxa"/>
            <w:tcBorders>
              <w:top w:val="nil"/>
              <w:left w:val="nil"/>
              <w:bottom w:val="nil"/>
              <w:right w:val="nil"/>
            </w:tcBorders>
            <w:shd w:val="clear" w:color="auto" w:fill="auto"/>
            <w:noWrap/>
            <w:vAlign w:val="center"/>
            <w:hideMark/>
          </w:tcPr>
          <w:p w14:paraId="2D19C46B" w14:textId="77777777" w:rsidR="00173932" w:rsidRPr="00752287" w:rsidRDefault="00173932" w:rsidP="007F5937">
            <w:pPr>
              <w:jc w:val="center"/>
              <w:rPr>
                <w:ins w:id="1749" w:author="FERNANDA GASPARI" w:date="2021-10-29T10:32:00Z"/>
                <w:rFonts w:ascii="Arial" w:hAnsi="Arial" w:cs="Arial"/>
                <w:color w:val="000000"/>
                <w:sz w:val="18"/>
                <w:szCs w:val="18"/>
                <w:lang w:val="es-CO" w:eastAsia="es-CO"/>
              </w:rPr>
            </w:pPr>
            <w:ins w:id="1750" w:author="FERNANDA GASPARI" w:date="2021-10-29T10:32:00Z">
              <w:r w:rsidRPr="00752287">
                <w:rPr>
                  <w:rFonts w:ascii="Arial" w:hAnsi="Arial" w:cs="Arial"/>
                  <w:color w:val="000000"/>
                  <w:sz w:val="18"/>
                  <w:szCs w:val="18"/>
                  <w:lang w:eastAsia="es-AR"/>
                </w:rPr>
                <w:t>62</w:t>
              </w:r>
            </w:ins>
          </w:p>
        </w:tc>
        <w:tc>
          <w:tcPr>
            <w:tcW w:w="441" w:type="dxa"/>
            <w:tcBorders>
              <w:top w:val="nil"/>
              <w:left w:val="nil"/>
              <w:bottom w:val="nil"/>
              <w:right w:val="single" w:sz="8" w:space="0" w:color="auto"/>
            </w:tcBorders>
            <w:shd w:val="clear" w:color="auto" w:fill="auto"/>
            <w:noWrap/>
            <w:vAlign w:val="center"/>
            <w:hideMark/>
          </w:tcPr>
          <w:p w14:paraId="50910BEB" w14:textId="77777777" w:rsidR="00173932" w:rsidRPr="00752287" w:rsidRDefault="00173932" w:rsidP="007F5937">
            <w:pPr>
              <w:jc w:val="center"/>
              <w:rPr>
                <w:ins w:id="1751" w:author="FERNANDA GASPARI" w:date="2021-10-29T10:32:00Z"/>
                <w:rFonts w:ascii="Arial" w:hAnsi="Arial" w:cs="Arial"/>
                <w:color w:val="000000"/>
                <w:sz w:val="18"/>
                <w:szCs w:val="18"/>
                <w:lang w:val="es-CO" w:eastAsia="es-CO"/>
              </w:rPr>
            </w:pPr>
            <w:ins w:id="1752" w:author="FERNANDA GASPARI" w:date="2021-10-29T10:32:00Z">
              <w:r w:rsidRPr="00752287">
                <w:rPr>
                  <w:rFonts w:ascii="Arial" w:hAnsi="Arial" w:cs="Arial"/>
                  <w:color w:val="000000"/>
                  <w:sz w:val="18"/>
                  <w:szCs w:val="18"/>
                  <w:lang w:eastAsia="es-AR"/>
                </w:rPr>
                <w:t>78</w:t>
              </w:r>
            </w:ins>
          </w:p>
        </w:tc>
        <w:tc>
          <w:tcPr>
            <w:tcW w:w="580" w:type="dxa"/>
            <w:tcBorders>
              <w:top w:val="nil"/>
              <w:left w:val="nil"/>
              <w:bottom w:val="nil"/>
              <w:right w:val="nil"/>
            </w:tcBorders>
            <w:shd w:val="clear" w:color="000000" w:fill="D9D9D9"/>
            <w:vAlign w:val="center"/>
            <w:hideMark/>
          </w:tcPr>
          <w:p w14:paraId="67832869" w14:textId="77777777" w:rsidR="00173932" w:rsidRPr="00752287" w:rsidRDefault="00173932" w:rsidP="007F5937">
            <w:pPr>
              <w:jc w:val="center"/>
              <w:rPr>
                <w:ins w:id="1753" w:author="FERNANDA GASPARI" w:date="2021-10-29T10:32:00Z"/>
                <w:rFonts w:ascii="Arial" w:hAnsi="Arial" w:cs="Arial"/>
                <w:color w:val="000000"/>
                <w:sz w:val="18"/>
                <w:szCs w:val="18"/>
                <w:lang w:val="es-CO" w:eastAsia="es-CO"/>
              </w:rPr>
            </w:pPr>
            <w:ins w:id="1754" w:author="FERNANDA GASPARI" w:date="2021-10-29T10:32:00Z">
              <w:r w:rsidRPr="00752287">
                <w:rPr>
                  <w:rFonts w:ascii="Arial" w:hAnsi="Arial" w:cs="Arial"/>
                  <w:color w:val="000000"/>
                  <w:sz w:val="18"/>
                  <w:szCs w:val="18"/>
                  <w:lang w:eastAsia="es-CO"/>
                </w:rPr>
                <w:t>483</w:t>
              </w:r>
            </w:ins>
          </w:p>
        </w:tc>
        <w:tc>
          <w:tcPr>
            <w:tcW w:w="441" w:type="dxa"/>
            <w:tcBorders>
              <w:top w:val="nil"/>
              <w:left w:val="nil"/>
              <w:bottom w:val="nil"/>
              <w:right w:val="nil"/>
            </w:tcBorders>
            <w:shd w:val="clear" w:color="auto" w:fill="auto"/>
            <w:noWrap/>
            <w:vAlign w:val="center"/>
            <w:hideMark/>
          </w:tcPr>
          <w:p w14:paraId="2DB22F85" w14:textId="77777777" w:rsidR="00173932" w:rsidRPr="00752287" w:rsidRDefault="00173932" w:rsidP="007F5937">
            <w:pPr>
              <w:jc w:val="center"/>
              <w:rPr>
                <w:ins w:id="1755" w:author="FERNANDA GASPARI" w:date="2021-10-29T10:32:00Z"/>
                <w:rFonts w:ascii="Arial" w:hAnsi="Arial" w:cs="Arial"/>
                <w:color w:val="000000"/>
                <w:sz w:val="18"/>
                <w:szCs w:val="18"/>
                <w:lang w:val="es-CO" w:eastAsia="es-CO"/>
              </w:rPr>
            </w:pPr>
            <w:ins w:id="1756" w:author="FERNANDA GASPARI" w:date="2021-10-29T10:32:00Z">
              <w:r w:rsidRPr="00752287">
                <w:rPr>
                  <w:rFonts w:ascii="Arial" w:hAnsi="Arial" w:cs="Arial"/>
                  <w:color w:val="000000"/>
                  <w:sz w:val="18"/>
                  <w:szCs w:val="18"/>
                  <w:lang w:eastAsia="es-AR"/>
                </w:rPr>
                <w:t>57</w:t>
              </w:r>
            </w:ins>
          </w:p>
        </w:tc>
        <w:tc>
          <w:tcPr>
            <w:tcW w:w="441" w:type="dxa"/>
            <w:tcBorders>
              <w:top w:val="nil"/>
              <w:left w:val="nil"/>
              <w:bottom w:val="nil"/>
              <w:right w:val="nil"/>
            </w:tcBorders>
            <w:shd w:val="clear" w:color="auto" w:fill="auto"/>
            <w:noWrap/>
            <w:vAlign w:val="center"/>
            <w:hideMark/>
          </w:tcPr>
          <w:p w14:paraId="27D5BFF5" w14:textId="77777777" w:rsidR="00173932" w:rsidRPr="00752287" w:rsidRDefault="00173932" w:rsidP="007F5937">
            <w:pPr>
              <w:jc w:val="center"/>
              <w:rPr>
                <w:ins w:id="1757" w:author="FERNANDA GASPARI" w:date="2021-10-29T10:32:00Z"/>
                <w:rFonts w:ascii="Arial" w:hAnsi="Arial" w:cs="Arial"/>
                <w:color w:val="000000"/>
                <w:sz w:val="18"/>
                <w:szCs w:val="18"/>
                <w:lang w:val="es-CO" w:eastAsia="es-CO"/>
              </w:rPr>
            </w:pPr>
            <w:ins w:id="1758"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noWrap/>
            <w:vAlign w:val="center"/>
            <w:hideMark/>
          </w:tcPr>
          <w:p w14:paraId="4E31EE26" w14:textId="77777777" w:rsidR="00173932" w:rsidRPr="00752287" w:rsidRDefault="00173932" w:rsidP="007F5937">
            <w:pPr>
              <w:jc w:val="center"/>
              <w:rPr>
                <w:ins w:id="1759" w:author="FERNANDA GASPARI" w:date="2021-10-29T10:32:00Z"/>
                <w:rFonts w:ascii="Arial" w:hAnsi="Arial" w:cs="Arial"/>
                <w:color w:val="000000"/>
                <w:sz w:val="18"/>
                <w:szCs w:val="18"/>
                <w:lang w:val="es-CO" w:eastAsia="es-CO"/>
              </w:rPr>
            </w:pPr>
            <w:ins w:id="1760" w:author="FERNANDA GASPARI" w:date="2021-10-29T10:32:00Z">
              <w:r w:rsidRPr="00752287">
                <w:rPr>
                  <w:rFonts w:ascii="Arial" w:hAnsi="Arial" w:cs="Arial"/>
                  <w:color w:val="000000"/>
                  <w:sz w:val="18"/>
                  <w:szCs w:val="18"/>
                  <w:lang w:eastAsia="es-AR"/>
                </w:rPr>
                <w:t>91</w:t>
              </w:r>
            </w:ins>
          </w:p>
        </w:tc>
        <w:tc>
          <w:tcPr>
            <w:tcW w:w="580" w:type="dxa"/>
            <w:tcBorders>
              <w:top w:val="nil"/>
              <w:left w:val="nil"/>
              <w:bottom w:val="nil"/>
              <w:right w:val="nil"/>
            </w:tcBorders>
            <w:shd w:val="clear" w:color="000000" w:fill="D9D9D9"/>
            <w:vAlign w:val="center"/>
            <w:hideMark/>
          </w:tcPr>
          <w:p w14:paraId="6C8A00F8" w14:textId="77777777" w:rsidR="00173932" w:rsidRPr="00752287" w:rsidRDefault="00173932" w:rsidP="007F5937">
            <w:pPr>
              <w:jc w:val="center"/>
              <w:rPr>
                <w:ins w:id="1761" w:author="FERNANDA GASPARI" w:date="2021-10-29T10:32:00Z"/>
                <w:rFonts w:ascii="Arial" w:hAnsi="Arial" w:cs="Arial"/>
                <w:color w:val="000000"/>
                <w:sz w:val="18"/>
                <w:szCs w:val="18"/>
                <w:lang w:val="es-CO" w:eastAsia="es-CO"/>
              </w:rPr>
            </w:pPr>
            <w:ins w:id="1762" w:author="FERNANDA GASPARI" w:date="2021-10-29T10:32:00Z">
              <w:r w:rsidRPr="00752287">
                <w:rPr>
                  <w:rFonts w:ascii="Arial" w:hAnsi="Arial" w:cs="Arial"/>
                  <w:color w:val="000000"/>
                  <w:sz w:val="18"/>
                  <w:szCs w:val="18"/>
                  <w:lang w:eastAsia="es-CO"/>
                </w:rPr>
                <w:t>484</w:t>
              </w:r>
            </w:ins>
          </w:p>
        </w:tc>
        <w:tc>
          <w:tcPr>
            <w:tcW w:w="441" w:type="dxa"/>
            <w:tcBorders>
              <w:top w:val="nil"/>
              <w:left w:val="nil"/>
              <w:bottom w:val="nil"/>
              <w:right w:val="nil"/>
            </w:tcBorders>
            <w:shd w:val="clear" w:color="auto" w:fill="auto"/>
            <w:noWrap/>
            <w:vAlign w:val="center"/>
            <w:hideMark/>
          </w:tcPr>
          <w:p w14:paraId="055409C8" w14:textId="77777777" w:rsidR="00173932" w:rsidRPr="00752287" w:rsidRDefault="00173932" w:rsidP="007F5937">
            <w:pPr>
              <w:jc w:val="center"/>
              <w:rPr>
                <w:ins w:id="1763" w:author="FERNANDA GASPARI" w:date="2021-10-29T10:32:00Z"/>
                <w:rFonts w:ascii="Arial" w:hAnsi="Arial" w:cs="Arial"/>
                <w:color w:val="000000"/>
                <w:sz w:val="18"/>
                <w:szCs w:val="18"/>
                <w:lang w:val="es-CO" w:eastAsia="es-CO"/>
              </w:rPr>
            </w:pPr>
            <w:ins w:id="1764"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noWrap/>
            <w:vAlign w:val="center"/>
            <w:hideMark/>
          </w:tcPr>
          <w:p w14:paraId="0407EF7D" w14:textId="77777777" w:rsidR="00173932" w:rsidRPr="00752287" w:rsidRDefault="00173932" w:rsidP="007F5937">
            <w:pPr>
              <w:jc w:val="center"/>
              <w:rPr>
                <w:ins w:id="1765" w:author="FERNANDA GASPARI" w:date="2021-10-29T10:32:00Z"/>
                <w:rFonts w:ascii="Arial" w:hAnsi="Arial" w:cs="Arial"/>
                <w:color w:val="000000"/>
                <w:sz w:val="18"/>
                <w:szCs w:val="18"/>
                <w:lang w:val="es-CO" w:eastAsia="es-CO"/>
              </w:rPr>
            </w:pPr>
            <w:ins w:id="1766"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noWrap/>
            <w:vAlign w:val="center"/>
            <w:hideMark/>
          </w:tcPr>
          <w:p w14:paraId="3F7B39DE" w14:textId="77777777" w:rsidR="00173932" w:rsidRPr="00752287" w:rsidRDefault="00173932" w:rsidP="007F5937">
            <w:pPr>
              <w:jc w:val="center"/>
              <w:rPr>
                <w:ins w:id="1767" w:author="FERNANDA GASPARI" w:date="2021-10-29T10:32:00Z"/>
                <w:rFonts w:ascii="Arial" w:hAnsi="Arial" w:cs="Arial"/>
                <w:color w:val="000000"/>
                <w:sz w:val="18"/>
                <w:szCs w:val="18"/>
                <w:lang w:val="es-CO" w:eastAsia="es-CO"/>
              </w:rPr>
            </w:pPr>
            <w:ins w:id="1768" w:author="FERNANDA GASPARI" w:date="2021-10-29T10:32:00Z">
              <w:r w:rsidRPr="00752287">
                <w:rPr>
                  <w:rFonts w:ascii="Arial" w:hAnsi="Arial" w:cs="Arial"/>
                  <w:color w:val="000000"/>
                  <w:sz w:val="18"/>
                  <w:szCs w:val="18"/>
                  <w:lang w:eastAsia="es-AR"/>
                </w:rPr>
                <w:t>91</w:t>
              </w:r>
            </w:ins>
          </w:p>
        </w:tc>
      </w:tr>
      <w:tr w:rsidR="00173932" w:rsidRPr="00752287" w14:paraId="1B1BD23C" w14:textId="77777777" w:rsidTr="007F5937">
        <w:trPr>
          <w:trHeight w:val="168"/>
          <w:tblHeader/>
          <w:jc w:val="center"/>
          <w:ins w:id="1769"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D2E9CCE" w14:textId="77777777" w:rsidR="00173932" w:rsidRPr="00752287" w:rsidRDefault="00173932" w:rsidP="007F5937">
            <w:pPr>
              <w:jc w:val="center"/>
              <w:rPr>
                <w:ins w:id="1770" w:author="FERNANDA GASPARI" w:date="2021-10-29T10:32:00Z"/>
                <w:rFonts w:ascii="Arial" w:hAnsi="Arial" w:cs="Arial"/>
                <w:color w:val="000000"/>
                <w:sz w:val="18"/>
                <w:szCs w:val="18"/>
                <w:lang w:val="es-CO" w:eastAsia="es-CO"/>
              </w:rPr>
            </w:pPr>
            <w:ins w:id="1771" w:author="FERNANDA GASPARI" w:date="2021-10-29T10:32:00Z">
              <w:r w:rsidRPr="00752287">
                <w:rPr>
                  <w:rFonts w:ascii="Arial" w:hAnsi="Arial" w:cs="Arial"/>
                  <w:color w:val="000000"/>
                  <w:sz w:val="18"/>
                  <w:szCs w:val="18"/>
                  <w:lang w:eastAsia="es-CO"/>
                </w:rPr>
                <w:t>491</w:t>
              </w:r>
            </w:ins>
          </w:p>
        </w:tc>
        <w:tc>
          <w:tcPr>
            <w:tcW w:w="441" w:type="dxa"/>
            <w:tcBorders>
              <w:top w:val="nil"/>
              <w:left w:val="nil"/>
              <w:bottom w:val="nil"/>
              <w:right w:val="nil"/>
            </w:tcBorders>
            <w:shd w:val="clear" w:color="auto" w:fill="auto"/>
            <w:vAlign w:val="center"/>
            <w:hideMark/>
          </w:tcPr>
          <w:p w14:paraId="7042577C" w14:textId="77777777" w:rsidR="00173932" w:rsidRPr="00752287" w:rsidRDefault="00173932" w:rsidP="007F5937">
            <w:pPr>
              <w:jc w:val="center"/>
              <w:rPr>
                <w:ins w:id="1772" w:author="FERNANDA GASPARI" w:date="2021-10-29T10:32:00Z"/>
                <w:rFonts w:ascii="Arial" w:hAnsi="Arial" w:cs="Arial"/>
                <w:color w:val="000000"/>
                <w:sz w:val="18"/>
                <w:szCs w:val="18"/>
                <w:lang w:val="es-CO" w:eastAsia="es-CO"/>
              </w:rPr>
            </w:pPr>
            <w:ins w:id="1773" w:author="FERNANDA GASPARI" w:date="2021-10-29T10:32:00Z">
              <w:r w:rsidRPr="00752287">
                <w:rPr>
                  <w:rFonts w:ascii="Arial" w:hAnsi="Arial" w:cs="Arial"/>
                  <w:color w:val="000000"/>
                  <w:sz w:val="18"/>
                  <w:szCs w:val="18"/>
                  <w:lang w:eastAsia="es-AR"/>
                </w:rPr>
                <w:t>29</w:t>
              </w:r>
            </w:ins>
          </w:p>
        </w:tc>
        <w:tc>
          <w:tcPr>
            <w:tcW w:w="441" w:type="dxa"/>
            <w:tcBorders>
              <w:top w:val="nil"/>
              <w:left w:val="nil"/>
              <w:bottom w:val="nil"/>
              <w:right w:val="nil"/>
            </w:tcBorders>
            <w:shd w:val="clear" w:color="auto" w:fill="auto"/>
            <w:noWrap/>
            <w:vAlign w:val="center"/>
            <w:hideMark/>
          </w:tcPr>
          <w:p w14:paraId="3C232948" w14:textId="77777777" w:rsidR="00173932" w:rsidRPr="00752287" w:rsidRDefault="00173932" w:rsidP="007F5937">
            <w:pPr>
              <w:jc w:val="center"/>
              <w:rPr>
                <w:ins w:id="1774" w:author="FERNANDA GASPARI" w:date="2021-10-29T10:32:00Z"/>
                <w:rFonts w:ascii="Arial" w:hAnsi="Arial" w:cs="Arial"/>
                <w:color w:val="000000"/>
                <w:sz w:val="18"/>
                <w:szCs w:val="18"/>
                <w:lang w:val="es-CO" w:eastAsia="es-CO"/>
              </w:rPr>
            </w:pPr>
            <w:ins w:id="1775"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single" w:sz="8" w:space="0" w:color="auto"/>
            </w:tcBorders>
            <w:shd w:val="clear" w:color="auto" w:fill="auto"/>
            <w:vAlign w:val="center"/>
            <w:hideMark/>
          </w:tcPr>
          <w:p w14:paraId="2BF3851A" w14:textId="77777777" w:rsidR="00173932" w:rsidRPr="00752287" w:rsidRDefault="00173932" w:rsidP="007F5937">
            <w:pPr>
              <w:jc w:val="center"/>
              <w:rPr>
                <w:ins w:id="1776" w:author="FERNANDA GASPARI" w:date="2021-10-29T10:32:00Z"/>
                <w:rFonts w:ascii="Arial" w:hAnsi="Arial" w:cs="Arial"/>
                <w:color w:val="000000"/>
                <w:sz w:val="18"/>
                <w:szCs w:val="18"/>
                <w:lang w:val="es-CO" w:eastAsia="es-CO"/>
              </w:rPr>
            </w:pPr>
            <w:ins w:id="1777" w:author="FERNANDA GASPARI" w:date="2021-10-29T10:32:00Z">
              <w:r w:rsidRPr="00752287">
                <w:rPr>
                  <w:rFonts w:ascii="Arial" w:hAnsi="Arial" w:cs="Arial"/>
                  <w:color w:val="000000"/>
                  <w:sz w:val="18"/>
                  <w:szCs w:val="18"/>
                  <w:lang w:eastAsia="es-AR"/>
                </w:rPr>
                <w:t>69</w:t>
              </w:r>
            </w:ins>
          </w:p>
        </w:tc>
        <w:tc>
          <w:tcPr>
            <w:tcW w:w="580" w:type="dxa"/>
            <w:tcBorders>
              <w:top w:val="nil"/>
              <w:left w:val="nil"/>
              <w:bottom w:val="nil"/>
              <w:right w:val="nil"/>
            </w:tcBorders>
            <w:shd w:val="clear" w:color="000000" w:fill="D9D9D9"/>
            <w:noWrap/>
            <w:vAlign w:val="center"/>
            <w:hideMark/>
          </w:tcPr>
          <w:p w14:paraId="3845F709" w14:textId="77777777" w:rsidR="00173932" w:rsidRPr="00752287" w:rsidRDefault="00173932" w:rsidP="007F5937">
            <w:pPr>
              <w:jc w:val="center"/>
              <w:rPr>
                <w:ins w:id="1778" w:author="FERNANDA GASPARI" w:date="2021-10-29T10:32:00Z"/>
                <w:rFonts w:ascii="Arial" w:hAnsi="Arial" w:cs="Arial"/>
                <w:color w:val="000000"/>
                <w:sz w:val="18"/>
                <w:szCs w:val="18"/>
                <w:lang w:val="es-CO" w:eastAsia="es-CO"/>
              </w:rPr>
            </w:pPr>
            <w:ins w:id="1779" w:author="FERNANDA GASPARI" w:date="2021-10-29T10:32:00Z">
              <w:r w:rsidRPr="00752287">
                <w:rPr>
                  <w:rFonts w:ascii="Arial" w:hAnsi="Arial" w:cs="Arial"/>
                  <w:color w:val="000000"/>
                  <w:sz w:val="18"/>
                  <w:szCs w:val="18"/>
                  <w:lang w:eastAsia="es-AR"/>
                </w:rPr>
                <w:t>492</w:t>
              </w:r>
            </w:ins>
          </w:p>
        </w:tc>
        <w:tc>
          <w:tcPr>
            <w:tcW w:w="441" w:type="dxa"/>
            <w:tcBorders>
              <w:top w:val="nil"/>
              <w:left w:val="nil"/>
              <w:bottom w:val="nil"/>
              <w:right w:val="nil"/>
            </w:tcBorders>
            <w:shd w:val="clear" w:color="auto" w:fill="auto"/>
            <w:vAlign w:val="center"/>
            <w:hideMark/>
          </w:tcPr>
          <w:p w14:paraId="6F22DDC6" w14:textId="77777777" w:rsidR="00173932" w:rsidRPr="00752287" w:rsidRDefault="00173932" w:rsidP="007F5937">
            <w:pPr>
              <w:jc w:val="center"/>
              <w:rPr>
                <w:ins w:id="1780" w:author="FERNANDA GASPARI" w:date="2021-10-29T10:32:00Z"/>
                <w:rFonts w:ascii="Arial" w:hAnsi="Arial" w:cs="Arial"/>
                <w:color w:val="000000"/>
                <w:sz w:val="18"/>
                <w:szCs w:val="18"/>
                <w:lang w:val="es-CO" w:eastAsia="es-CO"/>
              </w:rPr>
            </w:pPr>
            <w:ins w:id="1781" w:author="FERNANDA GASPARI" w:date="2021-10-29T10:32:00Z">
              <w:r w:rsidRPr="00752287">
                <w:rPr>
                  <w:rFonts w:ascii="Arial" w:hAnsi="Arial" w:cs="Arial"/>
                  <w:color w:val="000000"/>
                  <w:sz w:val="18"/>
                  <w:szCs w:val="18"/>
                  <w:lang w:eastAsia="es-AR"/>
                </w:rPr>
                <w:t>45</w:t>
              </w:r>
            </w:ins>
          </w:p>
        </w:tc>
        <w:tc>
          <w:tcPr>
            <w:tcW w:w="441" w:type="dxa"/>
            <w:tcBorders>
              <w:top w:val="nil"/>
              <w:left w:val="nil"/>
              <w:bottom w:val="nil"/>
              <w:right w:val="nil"/>
            </w:tcBorders>
            <w:shd w:val="clear" w:color="auto" w:fill="auto"/>
            <w:noWrap/>
            <w:vAlign w:val="center"/>
            <w:hideMark/>
          </w:tcPr>
          <w:p w14:paraId="27A2D60A" w14:textId="77777777" w:rsidR="00173932" w:rsidRPr="00752287" w:rsidRDefault="00173932" w:rsidP="007F5937">
            <w:pPr>
              <w:jc w:val="center"/>
              <w:rPr>
                <w:ins w:id="1782" w:author="FERNANDA GASPARI" w:date="2021-10-29T10:32:00Z"/>
                <w:rFonts w:ascii="Arial" w:hAnsi="Arial" w:cs="Arial"/>
                <w:color w:val="000000"/>
                <w:sz w:val="18"/>
                <w:szCs w:val="18"/>
                <w:lang w:val="es-CO" w:eastAsia="es-CO"/>
              </w:rPr>
            </w:pPr>
            <w:ins w:id="1783" w:author="FERNANDA GASPARI" w:date="2021-10-29T10:32:00Z">
              <w:r w:rsidRPr="00752287">
                <w:rPr>
                  <w:rFonts w:ascii="Arial" w:hAnsi="Arial" w:cs="Arial"/>
                  <w:color w:val="000000"/>
                  <w:sz w:val="18"/>
                  <w:szCs w:val="18"/>
                  <w:lang w:eastAsia="es-AR"/>
                </w:rPr>
                <w:t>65</w:t>
              </w:r>
            </w:ins>
          </w:p>
        </w:tc>
        <w:tc>
          <w:tcPr>
            <w:tcW w:w="441" w:type="dxa"/>
            <w:tcBorders>
              <w:top w:val="nil"/>
              <w:left w:val="nil"/>
              <w:bottom w:val="nil"/>
              <w:right w:val="single" w:sz="8" w:space="0" w:color="auto"/>
            </w:tcBorders>
            <w:shd w:val="clear" w:color="auto" w:fill="auto"/>
            <w:vAlign w:val="center"/>
            <w:hideMark/>
          </w:tcPr>
          <w:p w14:paraId="2CFA00B2" w14:textId="77777777" w:rsidR="00173932" w:rsidRPr="00752287" w:rsidRDefault="00173932" w:rsidP="007F5937">
            <w:pPr>
              <w:jc w:val="center"/>
              <w:rPr>
                <w:ins w:id="1784" w:author="FERNANDA GASPARI" w:date="2021-10-29T10:32:00Z"/>
                <w:rFonts w:ascii="Arial" w:hAnsi="Arial" w:cs="Arial"/>
                <w:color w:val="000000"/>
                <w:sz w:val="18"/>
                <w:szCs w:val="18"/>
                <w:lang w:val="es-CO" w:eastAsia="es-CO"/>
              </w:rPr>
            </w:pPr>
            <w:ins w:id="1785" w:author="FERNANDA GASPARI" w:date="2021-10-29T10:32:00Z">
              <w:r w:rsidRPr="00752287">
                <w:rPr>
                  <w:rFonts w:ascii="Arial" w:hAnsi="Arial" w:cs="Arial"/>
                  <w:color w:val="000000"/>
                  <w:sz w:val="18"/>
                  <w:szCs w:val="18"/>
                  <w:lang w:eastAsia="es-AR"/>
                </w:rPr>
                <w:t>83</w:t>
              </w:r>
            </w:ins>
          </w:p>
        </w:tc>
        <w:tc>
          <w:tcPr>
            <w:tcW w:w="580" w:type="dxa"/>
            <w:tcBorders>
              <w:top w:val="nil"/>
              <w:left w:val="nil"/>
              <w:bottom w:val="nil"/>
              <w:right w:val="nil"/>
            </w:tcBorders>
            <w:shd w:val="clear" w:color="000000" w:fill="D9D9D9"/>
            <w:vAlign w:val="center"/>
            <w:hideMark/>
          </w:tcPr>
          <w:p w14:paraId="0DF975F3" w14:textId="77777777" w:rsidR="00173932" w:rsidRPr="00752287" w:rsidRDefault="00173932" w:rsidP="007F5937">
            <w:pPr>
              <w:jc w:val="center"/>
              <w:rPr>
                <w:ins w:id="1786" w:author="FERNANDA GASPARI" w:date="2021-10-29T10:32:00Z"/>
                <w:rFonts w:ascii="Arial" w:hAnsi="Arial" w:cs="Arial"/>
                <w:color w:val="000000"/>
                <w:sz w:val="18"/>
                <w:szCs w:val="18"/>
                <w:lang w:val="es-CO" w:eastAsia="es-CO"/>
              </w:rPr>
            </w:pPr>
            <w:ins w:id="1787" w:author="FERNANDA GASPARI" w:date="2021-10-29T10:32:00Z">
              <w:r w:rsidRPr="00752287">
                <w:rPr>
                  <w:rFonts w:ascii="Arial" w:hAnsi="Arial" w:cs="Arial"/>
                  <w:color w:val="000000"/>
                  <w:sz w:val="18"/>
                  <w:szCs w:val="18"/>
                  <w:lang w:eastAsia="es-CO"/>
                </w:rPr>
                <w:t>493</w:t>
              </w:r>
            </w:ins>
          </w:p>
        </w:tc>
        <w:tc>
          <w:tcPr>
            <w:tcW w:w="441" w:type="dxa"/>
            <w:tcBorders>
              <w:top w:val="nil"/>
              <w:left w:val="nil"/>
              <w:bottom w:val="nil"/>
              <w:right w:val="nil"/>
            </w:tcBorders>
            <w:shd w:val="clear" w:color="auto" w:fill="auto"/>
            <w:vAlign w:val="center"/>
            <w:hideMark/>
          </w:tcPr>
          <w:p w14:paraId="362E911E" w14:textId="77777777" w:rsidR="00173932" w:rsidRPr="00752287" w:rsidRDefault="00173932" w:rsidP="007F5937">
            <w:pPr>
              <w:jc w:val="center"/>
              <w:rPr>
                <w:ins w:id="1788" w:author="FERNANDA GASPARI" w:date="2021-10-29T10:32:00Z"/>
                <w:rFonts w:ascii="Arial" w:hAnsi="Arial" w:cs="Arial"/>
                <w:color w:val="000000"/>
                <w:sz w:val="18"/>
                <w:szCs w:val="18"/>
                <w:lang w:val="es-CO" w:eastAsia="es-CO"/>
              </w:rPr>
            </w:pPr>
            <w:ins w:id="1789" w:author="FERNANDA GASPARI" w:date="2021-10-29T10:32:00Z">
              <w:r w:rsidRPr="00752287">
                <w:rPr>
                  <w:rFonts w:ascii="Arial" w:hAnsi="Arial" w:cs="Arial"/>
                  <w:color w:val="000000"/>
                  <w:sz w:val="18"/>
                  <w:szCs w:val="18"/>
                  <w:lang w:eastAsia="es-AR"/>
                </w:rPr>
                <w:t>56</w:t>
              </w:r>
            </w:ins>
          </w:p>
        </w:tc>
        <w:tc>
          <w:tcPr>
            <w:tcW w:w="441" w:type="dxa"/>
            <w:tcBorders>
              <w:top w:val="nil"/>
              <w:left w:val="nil"/>
              <w:bottom w:val="nil"/>
              <w:right w:val="nil"/>
            </w:tcBorders>
            <w:shd w:val="clear" w:color="auto" w:fill="auto"/>
            <w:noWrap/>
            <w:vAlign w:val="center"/>
            <w:hideMark/>
          </w:tcPr>
          <w:p w14:paraId="3381FB53" w14:textId="77777777" w:rsidR="00173932" w:rsidRPr="00752287" w:rsidRDefault="00173932" w:rsidP="007F5937">
            <w:pPr>
              <w:jc w:val="center"/>
              <w:rPr>
                <w:ins w:id="1790" w:author="FERNANDA GASPARI" w:date="2021-10-29T10:32:00Z"/>
                <w:rFonts w:ascii="Arial" w:hAnsi="Arial" w:cs="Arial"/>
                <w:color w:val="000000"/>
                <w:sz w:val="18"/>
                <w:szCs w:val="18"/>
                <w:lang w:val="es-CO" w:eastAsia="es-CO"/>
              </w:rPr>
            </w:pPr>
            <w:ins w:id="1791"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single" w:sz="8" w:space="0" w:color="auto"/>
            </w:tcBorders>
            <w:shd w:val="clear" w:color="auto" w:fill="auto"/>
            <w:vAlign w:val="center"/>
            <w:hideMark/>
          </w:tcPr>
          <w:p w14:paraId="1C936750" w14:textId="77777777" w:rsidR="00173932" w:rsidRPr="00752287" w:rsidRDefault="00173932" w:rsidP="007F5937">
            <w:pPr>
              <w:jc w:val="center"/>
              <w:rPr>
                <w:ins w:id="1792" w:author="FERNANDA GASPARI" w:date="2021-10-29T10:32:00Z"/>
                <w:rFonts w:ascii="Arial" w:hAnsi="Arial" w:cs="Arial"/>
                <w:color w:val="000000"/>
                <w:sz w:val="18"/>
                <w:szCs w:val="18"/>
                <w:lang w:val="es-CO" w:eastAsia="es-CO"/>
              </w:rPr>
            </w:pPr>
            <w:ins w:id="1793" w:author="FERNANDA GASPARI" w:date="2021-10-29T10:32:00Z">
              <w:r w:rsidRPr="00752287">
                <w:rPr>
                  <w:rFonts w:ascii="Arial" w:hAnsi="Arial" w:cs="Arial"/>
                  <w:color w:val="000000"/>
                  <w:sz w:val="18"/>
                  <w:szCs w:val="18"/>
                  <w:lang w:eastAsia="es-AR"/>
                </w:rPr>
                <w:t>87</w:t>
              </w:r>
            </w:ins>
          </w:p>
        </w:tc>
        <w:tc>
          <w:tcPr>
            <w:tcW w:w="580" w:type="dxa"/>
            <w:tcBorders>
              <w:top w:val="nil"/>
              <w:left w:val="nil"/>
              <w:bottom w:val="nil"/>
              <w:right w:val="nil"/>
            </w:tcBorders>
            <w:shd w:val="clear" w:color="000000" w:fill="D9D9D9"/>
            <w:vAlign w:val="center"/>
            <w:hideMark/>
          </w:tcPr>
          <w:p w14:paraId="5DEF1877" w14:textId="77777777" w:rsidR="00173932" w:rsidRPr="00752287" w:rsidRDefault="00173932" w:rsidP="007F5937">
            <w:pPr>
              <w:jc w:val="center"/>
              <w:rPr>
                <w:ins w:id="1794" w:author="FERNANDA GASPARI" w:date="2021-10-29T10:32:00Z"/>
                <w:rFonts w:ascii="Arial" w:hAnsi="Arial" w:cs="Arial"/>
                <w:color w:val="000000"/>
                <w:sz w:val="18"/>
                <w:szCs w:val="18"/>
                <w:lang w:val="es-CO" w:eastAsia="es-CO"/>
              </w:rPr>
            </w:pPr>
            <w:ins w:id="1795" w:author="FERNANDA GASPARI" w:date="2021-10-29T10:32:00Z">
              <w:r w:rsidRPr="00752287">
                <w:rPr>
                  <w:rFonts w:ascii="Arial" w:hAnsi="Arial" w:cs="Arial"/>
                  <w:color w:val="000000"/>
                  <w:sz w:val="18"/>
                  <w:szCs w:val="18"/>
                  <w:lang w:eastAsia="es-CO"/>
                </w:rPr>
                <w:t>494</w:t>
              </w:r>
            </w:ins>
          </w:p>
        </w:tc>
        <w:tc>
          <w:tcPr>
            <w:tcW w:w="441" w:type="dxa"/>
            <w:tcBorders>
              <w:top w:val="nil"/>
              <w:left w:val="nil"/>
              <w:bottom w:val="nil"/>
              <w:right w:val="nil"/>
            </w:tcBorders>
            <w:shd w:val="clear" w:color="auto" w:fill="auto"/>
            <w:vAlign w:val="center"/>
            <w:hideMark/>
          </w:tcPr>
          <w:p w14:paraId="388A741C" w14:textId="77777777" w:rsidR="00173932" w:rsidRPr="00752287" w:rsidRDefault="00173932" w:rsidP="007F5937">
            <w:pPr>
              <w:jc w:val="center"/>
              <w:rPr>
                <w:ins w:id="1796" w:author="FERNANDA GASPARI" w:date="2021-10-29T10:32:00Z"/>
                <w:rFonts w:ascii="Arial" w:hAnsi="Arial" w:cs="Arial"/>
                <w:color w:val="000000"/>
                <w:sz w:val="18"/>
                <w:szCs w:val="18"/>
                <w:lang w:val="es-CO" w:eastAsia="es-CO"/>
              </w:rPr>
            </w:pPr>
            <w:ins w:id="1797"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noWrap/>
            <w:vAlign w:val="center"/>
            <w:hideMark/>
          </w:tcPr>
          <w:p w14:paraId="329518B6" w14:textId="77777777" w:rsidR="00173932" w:rsidRPr="00752287" w:rsidRDefault="00173932" w:rsidP="007F5937">
            <w:pPr>
              <w:jc w:val="center"/>
              <w:rPr>
                <w:ins w:id="1798" w:author="FERNANDA GASPARI" w:date="2021-10-29T10:32:00Z"/>
                <w:rFonts w:ascii="Arial" w:hAnsi="Arial" w:cs="Arial"/>
                <w:color w:val="000000"/>
                <w:sz w:val="18"/>
                <w:szCs w:val="18"/>
                <w:lang w:val="es-CO" w:eastAsia="es-CO"/>
              </w:rPr>
            </w:pPr>
            <w:ins w:id="1799"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1CE1BCFC" w14:textId="77777777" w:rsidR="00173932" w:rsidRPr="00752287" w:rsidRDefault="00173932" w:rsidP="007F5937">
            <w:pPr>
              <w:jc w:val="center"/>
              <w:rPr>
                <w:ins w:id="1800" w:author="FERNANDA GASPARI" w:date="2021-10-29T10:32:00Z"/>
                <w:rFonts w:ascii="Arial" w:hAnsi="Arial" w:cs="Arial"/>
                <w:color w:val="000000"/>
                <w:sz w:val="18"/>
                <w:szCs w:val="18"/>
                <w:lang w:val="es-CO" w:eastAsia="es-CO"/>
              </w:rPr>
            </w:pPr>
            <w:ins w:id="1801" w:author="FERNANDA GASPARI" w:date="2021-10-29T10:32:00Z">
              <w:r w:rsidRPr="00752287">
                <w:rPr>
                  <w:rFonts w:ascii="Arial" w:hAnsi="Arial" w:cs="Arial"/>
                  <w:color w:val="000000"/>
                  <w:sz w:val="18"/>
                  <w:szCs w:val="18"/>
                  <w:lang w:eastAsia="es-AR"/>
                </w:rPr>
                <w:t>90</w:t>
              </w:r>
            </w:ins>
          </w:p>
        </w:tc>
      </w:tr>
      <w:tr w:rsidR="00173932" w:rsidRPr="00752287" w14:paraId="2296656F" w14:textId="77777777" w:rsidTr="007F5937">
        <w:trPr>
          <w:trHeight w:val="168"/>
          <w:tblHeader/>
          <w:jc w:val="center"/>
          <w:ins w:id="1802"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155D149A" w14:textId="77777777" w:rsidR="00173932" w:rsidRPr="00752287" w:rsidRDefault="00173932" w:rsidP="007F5937">
            <w:pPr>
              <w:jc w:val="center"/>
              <w:rPr>
                <w:ins w:id="1803" w:author="FERNANDA GASPARI" w:date="2021-10-29T10:32:00Z"/>
                <w:rFonts w:ascii="Arial" w:hAnsi="Arial" w:cs="Arial"/>
                <w:color w:val="000000"/>
                <w:sz w:val="18"/>
                <w:szCs w:val="18"/>
                <w:lang w:val="es-CO" w:eastAsia="es-CO"/>
              </w:rPr>
            </w:pPr>
            <w:ins w:id="1804" w:author="FERNANDA GASPARI" w:date="2021-10-29T10:32:00Z">
              <w:r w:rsidRPr="00752287">
                <w:rPr>
                  <w:rFonts w:ascii="Arial" w:hAnsi="Arial" w:cs="Arial"/>
                  <w:color w:val="000000"/>
                  <w:sz w:val="18"/>
                  <w:szCs w:val="18"/>
                  <w:lang w:eastAsia="es-CO"/>
                </w:rPr>
                <w:t>501</w:t>
              </w:r>
            </w:ins>
          </w:p>
        </w:tc>
        <w:tc>
          <w:tcPr>
            <w:tcW w:w="441" w:type="dxa"/>
            <w:tcBorders>
              <w:top w:val="nil"/>
              <w:left w:val="nil"/>
              <w:bottom w:val="nil"/>
              <w:right w:val="nil"/>
            </w:tcBorders>
            <w:shd w:val="clear" w:color="auto" w:fill="auto"/>
            <w:vAlign w:val="center"/>
            <w:hideMark/>
          </w:tcPr>
          <w:p w14:paraId="2EEC1264" w14:textId="77777777" w:rsidR="00173932" w:rsidRPr="00752287" w:rsidRDefault="00173932" w:rsidP="007F5937">
            <w:pPr>
              <w:jc w:val="center"/>
              <w:rPr>
                <w:ins w:id="1805" w:author="FERNANDA GASPARI" w:date="2021-10-29T10:32:00Z"/>
                <w:rFonts w:ascii="Arial" w:hAnsi="Arial" w:cs="Arial"/>
                <w:color w:val="000000"/>
                <w:sz w:val="18"/>
                <w:szCs w:val="18"/>
                <w:lang w:val="es-CO" w:eastAsia="es-CO"/>
              </w:rPr>
            </w:pPr>
            <w:ins w:id="1806" w:author="FERNANDA GASPARI" w:date="2021-10-29T10:32:00Z">
              <w:r w:rsidRPr="00752287">
                <w:rPr>
                  <w:rFonts w:ascii="Arial" w:hAnsi="Arial" w:cs="Arial"/>
                  <w:color w:val="000000"/>
                  <w:sz w:val="18"/>
                  <w:szCs w:val="18"/>
                  <w:lang w:eastAsia="es-AR"/>
                </w:rPr>
                <w:t>18</w:t>
              </w:r>
            </w:ins>
          </w:p>
        </w:tc>
        <w:tc>
          <w:tcPr>
            <w:tcW w:w="441" w:type="dxa"/>
            <w:tcBorders>
              <w:top w:val="nil"/>
              <w:left w:val="nil"/>
              <w:bottom w:val="nil"/>
              <w:right w:val="nil"/>
            </w:tcBorders>
            <w:shd w:val="clear" w:color="auto" w:fill="auto"/>
            <w:noWrap/>
            <w:vAlign w:val="center"/>
            <w:hideMark/>
          </w:tcPr>
          <w:p w14:paraId="318A53E1" w14:textId="77777777" w:rsidR="00173932" w:rsidRPr="00752287" w:rsidRDefault="00173932" w:rsidP="007F5937">
            <w:pPr>
              <w:jc w:val="center"/>
              <w:rPr>
                <w:ins w:id="1807" w:author="FERNANDA GASPARI" w:date="2021-10-29T10:32:00Z"/>
                <w:rFonts w:ascii="Arial" w:hAnsi="Arial" w:cs="Arial"/>
                <w:color w:val="000000"/>
                <w:sz w:val="18"/>
                <w:szCs w:val="18"/>
                <w:lang w:val="es-CO" w:eastAsia="es-CO"/>
              </w:rPr>
            </w:pPr>
            <w:ins w:id="1808" w:author="FERNANDA GASPARI" w:date="2021-10-29T10:32:00Z">
              <w:r w:rsidRPr="00752287">
                <w:rPr>
                  <w:rFonts w:ascii="Arial" w:hAnsi="Arial" w:cs="Arial"/>
                  <w:color w:val="000000"/>
                  <w:sz w:val="18"/>
                  <w:szCs w:val="18"/>
                  <w:lang w:eastAsia="es-AR"/>
                </w:rPr>
                <w:t>35</w:t>
              </w:r>
            </w:ins>
          </w:p>
        </w:tc>
        <w:tc>
          <w:tcPr>
            <w:tcW w:w="441" w:type="dxa"/>
            <w:tcBorders>
              <w:top w:val="nil"/>
              <w:left w:val="nil"/>
              <w:bottom w:val="nil"/>
              <w:right w:val="single" w:sz="8" w:space="0" w:color="auto"/>
            </w:tcBorders>
            <w:shd w:val="clear" w:color="auto" w:fill="auto"/>
            <w:vAlign w:val="center"/>
            <w:hideMark/>
          </w:tcPr>
          <w:p w14:paraId="22C0B881" w14:textId="77777777" w:rsidR="00173932" w:rsidRPr="00752287" w:rsidRDefault="00173932" w:rsidP="007F5937">
            <w:pPr>
              <w:jc w:val="center"/>
              <w:rPr>
                <w:ins w:id="1809" w:author="FERNANDA GASPARI" w:date="2021-10-29T10:32:00Z"/>
                <w:rFonts w:ascii="Arial" w:hAnsi="Arial" w:cs="Arial"/>
                <w:color w:val="000000"/>
                <w:sz w:val="18"/>
                <w:szCs w:val="18"/>
                <w:lang w:val="es-CO" w:eastAsia="es-CO"/>
              </w:rPr>
            </w:pPr>
            <w:ins w:id="1810" w:author="FERNANDA GASPARI" w:date="2021-10-29T10:32:00Z">
              <w:r w:rsidRPr="00752287">
                <w:rPr>
                  <w:rFonts w:ascii="Arial" w:hAnsi="Arial" w:cs="Arial"/>
                  <w:color w:val="000000"/>
                  <w:sz w:val="18"/>
                  <w:szCs w:val="18"/>
                  <w:lang w:eastAsia="es-AR"/>
                </w:rPr>
                <w:t>55</w:t>
              </w:r>
            </w:ins>
          </w:p>
        </w:tc>
        <w:tc>
          <w:tcPr>
            <w:tcW w:w="580" w:type="dxa"/>
            <w:tcBorders>
              <w:top w:val="nil"/>
              <w:left w:val="nil"/>
              <w:bottom w:val="nil"/>
              <w:right w:val="nil"/>
            </w:tcBorders>
            <w:shd w:val="clear" w:color="000000" w:fill="D9D9D9"/>
            <w:noWrap/>
            <w:vAlign w:val="center"/>
            <w:hideMark/>
          </w:tcPr>
          <w:p w14:paraId="5672F791" w14:textId="77777777" w:rsidR="00173932" w:rsidRPr="00752287" w:rsidRDefault="00173932" w:rsidP="007F5937">
            <w:pPr>
              <w:jc w:val="center"/>
              <w:rPr>
                <w:ins w:id="1811" w:author="FERNANDA GASPARI" w:date="2021-10-29T10:32:00Z"/>
                <w:rFonts w:ascii="Arial" w:hAnsi="Arial" w:cs="Arial"/>
                <w:color w:val="000000"/>
                <w:sz w:val="18"/>
                <w:szCs w:val="18"/>
                <w:lang w:val="es-CO" w:eastAsia="es-CO"/>
              </w:rPr>
            </w:pPr>
            <w:ins w:id="1812" w:author="FERNANDA GASPARI" w:date="2021-10-29T10:32:00Z">
              <w:r w:rsidRPr="00752287">
                <w:rPr>
                  <w:rFonts w:ascii="Arial" w:hAnsi="Arial" w:cs="Arial"/>
                  <w:color w:val="000000"/>
                  <w:sz w:val="18"/>
                  <w:szCs w:val="18"/>
                  <w:lang w:eastAsia="es-AR"/>
                </w:rPr>
                <w:t>502</w:t>
              </w:r>
            </w:ins>
          </w:p>
        </w:tc>
        <w:tc>
          <w:tcPr>
            <w:tcW w:w="441" w:type="dxa"/>
            <w:tcBorders>
              <w:top w:val="nil"/>
              <w:left w:val="nil"/>
              <w:bottom w:val="nil"/>
              <w:right w:val="nil"/>
            </w:tcBorders>
            <w:shd w:val="clear" w:color="auto" w:fill="auto"/>
            <w:vAlign w:val="center"/>
            <w:hideMark/>
          </w:tcPr>
          <w:p w14:paraId="13905330" w14:textId="77777777" w:rsidR="00173932" w:rsidRPr="00752287" w:rsidRDefault="00173932" w:rsidP="007F5937">
            <w:pPr>
              <w:jc w:val="center"/>
              <w:rPr>
                <w:ins w:id="1813" w:author="FERNANDA GASPARI" w:date="2021-10-29T10:32:00Z"/>
                <w:rFonts w:ascii="Arial" w:hAnsi="Arial" w:cs="Arial"/>
                <w:color w:val="000000"/>
                <w:sz w:val="18"/>
                <w:szCs w:val="18"/>
                <w:lang w:val="es-CO" w:eastAsia="es-CO"/>
              </w:rPr>
            </w:pPr>
            <w:ins w:id="1814" w:author="FERNANDA GASPARI" w:date="2021-10-29T10:32:00Z">
              <w:r w:rsidRPr="00752287">
                <w:rPr>
                  <w:rFonts w:ascii="Arial" w:hAnsi="Arial" w:cs="Arial"/>
                  <w:color w:val="000000"/>
                  <w:sz w:val="18"/>
                  <w:szCs w:val="18"/>
                  <w:lang w:eastAsia="es-AR"/>
                </w:rPr>
                <w:t>38</w:t>
              </w:r>
            </w:ins>
          </w:p>
        </w:tc>
        <w:tc>
          <w:tcPr>
            <w:tcW w:w="441" w:type="dxa"/>
            <w:tcBorders>
              <w:top w:val="nil"/>
              <w:left w:val="nil"/>
              <w:bottom w:val="nil"/>
              <w:right w:val="nil"/>
            </w:tcBorders>
            <w:shd w:val="clear" w:color="auto" w:fill="auto"/>
            <w:noWrap/>
            <w:vAlign w:val="center"/>
            <w:hideMark/>
          </w:tcPr>
          <w:p w14:paraId="22D4264A" w14:textId="77777777" w:rsidR="00173932" w:rsidRPr="00752287" w:rsidRDefault="00173932" w:rsidP="007F5937">
            <w:pPr>
              <w:jc w:val="center"/>
              <w:rPr>
                <w:ins w:id="1815" w:author="FERNANDA GASPARI" w:date="2021-10-29T10:32:00Z"/>
                <w:rFonts w:ascii="Arial" w:hAnsi="Arial" w:cs="Arial"/>
                <w:color w:val="000000"/>
                <w:sz w:val="18"/>
                <w:szCs w:val="18"/>
                <w:lang w:val="es-CO" w:eastAsia="es-CO"/>
              </w:rPr>
            </w:pPr>
            <w:ins w:id="1816" w:author="FERNANDA GASPARI" w:date="2021-10-29T10:32:00Z">
              <w:r w:rsidRPr="00752287">
                <w:rPr>
                  <w:rFonts w:ascii="Arial" w:hAnsi="Arial" w:cs="Arial"/>
                  <w:color w:val="000000"/>
                  <w:sz w:val="18"/>
                  <w:szCs w:val="18"/>
                  <w:lang w:eastAsia="es-AR"/>
                </w:rPr>
                <w:t>59</w:t>
              </w:r>
            </w:ins>
          </w:p>
        </w:tc>
        <w:tc>
          <w:tcPr>
            <w:tcW w:w="441" w:type="dxa"/>
            <w:tcBorders>
              <w:top w:val="nil"/>
              <w:left w:val="nil"/>
              <w:bottom w:val="nil"/>
              <w:right w:val="single" w:sz="8" w:space="0" w:color="auto"/>
            </w:tcBorders>
            <w:shd w:val="clear" w:color="auto" w:fill="auto"/>
            <w:vAlign w:val="center"/>
            <w:hideMark/>
          </w:tcPr>
          <w:p w14:paraId="3FCDB428" w14:textId="77777777" w:rsidR="00173932" w:rsidRPr="00752287" w:rsidRDefault="00173932" w:rsidP="007F5937">
            <w:pPr>
              <w:jc w:val="center"/>
              <w:rPr>
                <w:ins w:id="1817" w:author="FERNANDA GASPARI" w:date="2021-10-29T10:32:00Z"/>
                <w:rFonts w:ascii="Arial" w:hAnsi="Arial" w:cs="Arial"/>
                <w:color w:val="000000"/>
                <w:sz w:val="18"/>
                <w:szCs w:val="18"/>
                <w:lang w:val="es-CO" w:eastAsia="es-CO"/>
              </w:rPr>
            </w:pPr>
            <w:ins w:id="1818" w:author="FERNANDA GASPARI" w:date="2021-10-29T10:32:00Z">
              <w:r w:rsidRPr="00752287">
                <w:rPr>
                  <w:rFonts w:ascii="Arial" w:hAnsi="Arial" w:cs="Arial"/>
                  <w:color w:val="000000"/>
                  <w:sz w:val="18"/>
                  <w:szCs w:val="18"/>
                  <w:lang w:eastAsia="es-AR"/>
                </w:rPr>
                <w:t>77</w:t>
              </w:r>
            </w:ins>
          </w:p>
        </w:tc>
        <w:tc>
          <w:tcPr>
            <w:tcW w:w="580" w:type="dxa"/>
            <w:tcBorders>
              <w:top w:val="nil"/>
              <w:left w:val="nil"/>
              <w:bottom w:val="nil"/>
              <w:right w:val="nil"/>
            </w:tcBorders>
            <w:shd w:val="clear" w:color="000000" w:fill="D9D9D9"/>
            <w:vAlign w:val="center"/>
            <w:hideMark/>
          </w:tcPr>
          <w:p w14:paraId="5185431D" w14:textId="77777777" w:rsidR="00173932" w:rsidRPr="00752287" w:rsidRDefault="00173932" w:rsidP="007F5937">
            <w:pPr>
              <w:jc w:val="center"/>
              <w:rPr>
                <w:ins w:id="1819" w:author="FERNANDA GASPARI" w:date="2021-10-29T10:32:00Z"/>
                <w:rFonts w:ascii="Arial" w:hAnsi="Arial" w:cs="Arial"/>
                <w:color w:val="000000"/>
                <w:sz w:val="18"/>
                <w:szCs w:val="18"/>
                <w:lang w:val="es-CO" w:eastAsia="es-CO"/>
              </w:rPr>
            </w:pPr>
            <w:ins w:id="1820" w:author="FERNANDA GASPARI" w:date="2021-10-29T10:32:00Z">
              <w:r w:rsidRPr="00752287">
                <w:rPr>
                  <w:rFonts w:ascii="Arial" w:hAnsi="Arial" w:cs="Arial"/>
                  <w:color w:val="000000"/>
                  <w:sz w:val="18"/>
                  <w:szCs w:val="18"/>
                  <w:lang w:eastAsia="es-CO"/>
                </w:rPr>
                <w:t>503</w:t>
              </w:r>
            </w:ins>
          </w:p>
        </w:tc>
        <w:tc>
          <w:tcPr>
            <w:tcW w:w="441" w:type="dxa"/>
            <w:tcBorders>
              <w:top w:val="nil"/>
              <w:left w:val="nil"/>
              <w:bottom w:val="nil"/>
              <w:right w:val="nil"/>
            </w:tcBorders>
            <w:shd w:val="clear" w:color="auto" w:fill="auto"/>
            <w:vAlign w:val="center"/>
            <w:hideMark/>
          </w:tcPr>
          <w:p w14:paraId="006C8E8C" w14:textId="77777777" w:rsidR="00173932" w:rsidRPr="00752287" w:rsidRDefault="00173932" w:rsidP="007F5937">
            <w:pPr>
              <w:jc w:val="center"/>
              <w:rPr>
                <w:ins w:id="1821" w:author="FERNANDA GASPARI" w:date="2021-10-29T10:32:00Z"/>
                <w:rFonts w:ascii="Arial" w:hAnsi="Arial" w:cs="Arial"/>
                <w:color w:val="000000"/>
                <w:sz w:val="18"/>
                <w:szCs w:val="18"/>
                <w:lang w:val="es-CO" w:eastAsia="es-CO"/>
              </w:rPr>
            </w:pPr>
            <w:ins w:id="1822" w:author="FERNANDA GASPARI" w:date="2021-10-29T10:32:00Z">
              <w:r w:rsidRPr="00752287">
                <w:rPr>
                  <w:rFonts w:ascii="Arial" w:hAnsi="Arial" w:cs="Arial"/>
                  <w:color w:val="000000"/>
                  <w:sz w:val="18"/>
                  <w:szCs w:val="18"/>
                  <w:lang w:eastAsia="es-AR"/>
                </w:rPr>
                <w:t>52</w:t>
              </w:r>
            </w:ins>
          </w:p>
        </w:tc>
        <w:tc>
          <w:tcPr>
            <w:tcW w:w="441" w:type="dxa"/>
            <w:tcBorders>
              <w:top w:val="nil"/>
              <w:left w:val="nil"/>
              <w:bottom w:val="nil"/>
              <w:right w:val="nil"/>
            </w:tcBorders>
            <w:shd w:val="clear" w:color="auto" w:fill="auto"/>
            <w:noWrap/>
            <w:vAlign w:val="center"/>
            <w:hideMark/>
          </w:tcPr>
          <w:p w14:paraId="5FA5509F" w14:textId="77777777" w:rsidR="00173932" w:rsidRPr="00752287" w:rsidRDefault="00173932" w:rsidP="007F5937">
            <w:pPr>
              <w:jc w:val="center"/>
              <w:rPr>
                <w:ins w:id="1823" w:author="FERNANDA GASPARI" w:date="2021-10-29T10:32:00Z"/>
                <w:rFonts w:ascii="Arial" w:hAnsi="Arial" w:cs="Arial"/>
                <w:color w:val="000000"/>
                <w:sz w:val="18"/>
                <w:szCs w:val="18"/>
                <w:lang w:val="es-CO" w:eastAsia="es-CO"/>
              </w:rPr>
            </w:pPr>
            <w:ins w:id="1824" w:author="FERNANDA GASPARI" w:date="2021-10-29T10:32:00Z">
              <w:r w:rsidRPr="00752287">
                <w:rPr>
                  <w:rFonts w:ascii="Arial" w:hAnsi="Arial" w:cs="Arial"/>
                  <w:color w:val="000000"/>
                  <w:sz w:val="18"/>
                  <w:szCs w:val="18"/>
                  <w:lang w:eastAsia="es-AR"/>
                </w:rPr>
                <w:t>72</w:t>
              </w:r>
            </w:ins>
          </w:p>
        </w:tc>
        <w:tc>
          <w:tcPr>
            <w:tcW w:w="441" w:type="dxa"/>
            <w:tcBorders>
              <w:top w:val="nil"/>
              <w:left w:val="nil"/>
              <w:bottom w:val="nil"/>
              <w:right w:val="single" w:sz="8" w:space="0" w:color="auto"/>
            </w:tcBorders>
            <w:shd w:val="clear" w:color="auto" w:fill="auto"/>
            <w:vAlign w:val="center"/>
            <w:hideMark/>
          </w:tcPr>
          <w:p w14:paraId="6412D3B4" w14:textId="77777777" w:rsidR="00173932" w:rsidRPr="00752287" w:rsidRDefault="00173932" w:rsidP="007F5937">
            <w:pPr>
              <w:jc w:val="center"/>
              <w:rPr>
                <w:ins w:id="1825" w:author="FERNANDA GASPARI" w:date="2021-10-29T10:32:00Z"/>
                <w:rFonts w:ascii="Arial" w:hAnsi="Arial" w:cs="Arial"/>
                <w:color w:val="000000"/>
                <w:sz w:val="18"/>
                <w:szCs w:val="18"/>
                <w:lang w:val="es-CO" w:eastAsia="es-CO"/>
              </w:rPr>
            </w:pPr>
            <w:ins w:id="1826" w:author="FERNANDA GASPARI" w:date="2021-10-29T10:32:00Z">
              <w:r w:rsidRPr="00752287">
                <w:rPr>
                  <w:rFonts w:ascii="Arial" w:hAnsi="Arial" w:cs="Arial"/>
                  <w:color w:val="000000"/>
                  <w:sz w:val="18"/>
                  <w:szCs w:val="18"/>
                  <w:lang w:eastAsia="es-AR"/>
                </w:rPr>
                <w:t>86</w:t>
              </w:r>
            </w:ins>
          </w:p>
        </w:tc>
        <w:tc>
          <w:tcPr>
            <w:tcW w:w="580" w:type="dxa"/>
            <w:tcBorders>
              <w:top w:val="nil"/>
              <w:left w:val="nil"/>
              <w:bottom w:val="nil"/>
              <w:right w:val="nil"/>
            </w:tcBorders>
            <w:shd w:val="clear" w:color="000000" w:fill="D9D9D9"/>
            <w:vAlign w:val="center"/>
            <w:hideMark/>
          </w:tcPr>
          <w:p w14:paraId="415093EE" w14:textId="77777777" w:rsidR="00173932" w:rsidRPr="00752287" w:rsidRDefault="00173932" w:rsidP="007F5937">
            <w:pPr>
              <w:jc w:val="center"/>
              <w:rPr>
                <w:ins w:id="1827" w:author="FERNANDA GASPARI" w:date="2021-10-29T10:32:00Z"/>
                <w:rFonts w:ascii="Arial" w:hAnsi="Arial" w:cs="Arial"/>
                <w:color w:val="000000"/>
                <w:sz w:val="18"/>
                <w:szCs w:val="18"/>
                <w:lang w:val="es-CO" w:eastAsia="es-CO"/>
              </w:rPr>
            </w:pPr>
            <w:ins w:id="1828" w:author="FERNANDA GASPARI" w:date="2021-10-29T10:32:00Z">
              <w:r w:rsidRPr="00752287">
                <w:rPr>
                  <w:rFonts w:ascii="Arial" w:hAnsi="Arial" w:cs="Arial"/>
                  <w:color w:val="000000"/>
                  <w:sz w:val="18"/>
                  <w:szCs w:val="18"/>
                  <w:lang w:eastAsia="es-CO"/>
                </w:rPr>
                <w:t>504</w:t>
              </w:r>
            </w:ins>
          </w:p>
        </w:tc>
        <w:tc>
          <w:tcPr>
            <w:tcW w:w="441" w:type="dxa"/>
            <w:tcBorders>
              <w:top w:val="nil"/>
              <w:left w:val="nil"/>
              <w:bottom w:val="nil"/>
              <w:right w:val="nil"/>
            </w:tcBorders>
            <w:shd w:val="clear" w:color="auto" w:fill="auto"/>
            <w:vAlign w:val="center"/>
            <w:hideMark/>
          </w:tcPr>
          <w:p w14:paraId="4B47EEBF" w14:textId="77777777" w:rsidR="00173932" w:rsidRPr="00752287" w:rsidRDefault="00173932" w:rsidP="007F5937">
            <w:pPr>
              <w:jc w:val="center"/>
              <w:rPr>
                <w:ins w:id="1829" w:author="FERNANDA GASPARI" w:date="2021-10-29T10:32:00Z"/>
                <w:rFonts w:ascii="Arial" w:hAnsi="Arial" w:cs="Arial"/>
                <w:color w:val="000000"/>
                <w:sz w:val="18"/>
                <w:szCs w:val="18"/>
                <w:lang w:val="es-CO" w:eastAsia="es-CO"/>
              </w:rPr>
            </w:pPr>
            <w:ins w:id="1830"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noWrap/>
            <w:vAlign w:val="center"/>
            <w:hideMark/>
          </w:tcPr>
          <w:p w14:paraId="219EF4B3" w14:textId="77777777" w:rsidR="00173932" w:rsidRPr="00752287" w:rsidRDefault="00173932" w:rsidP="007F5937">
            <w:pPr>
              <w:jc w:val="center"/>
              <w:rPr>
                <w:ins w:id="1831" w:author="FERNANDA GASPARI" w:date="2021-10-29T10:32:00Z"/>
                <w:rFonts w:ascii="Arial" w:hAnsi="Arial" w:cs="Arial"/>
                <w:color w:val="000000"/>
                <w:sz w:val="18"/>
                <w:szCs w:val="18"/>
                <w:lang w:val="es-CO" w:eastAsia="es-CO"/>
              </w:rPr>
            </w:pPr>
            <w:ins w:id="1832"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6A1E2C4D" w14:textId="77777777" w:rsidR="00173932" w:rsidRPr="00752287" w:rsidRDefault="00173932" w:rsidP="007F5937">
            <w:pPr>
              <w:jc w:val="center"/>
              <w:rPr>
                <w:ins w:id="1833" w:author="FERNANDA GASPARI" w:date="2021-10-29T10:32:00Z"/>
                <w:rFonts w:ascii="Arial" w:hAnsi="Arial" w:cs="Arial"/>
                <w:color w:val="000000"/>
                <w:sz w:val="18"/>
                <w:szCs w:val="18"/>
                <w:lang w:val="es-CO" w:eastAsia="es-CO"/>
              </w:rPr>
            </w:pPr>
            <w:ins w:id="1834" w:author="FERNANDA GASPARI" w:date="2021-10-29T10:32:00Z">
              <w:r w:rsidRPr="00752287">
                <w:rPr>
                  <w:rFonts w:ascii="Arial" w:hAnsi="Arial" w:cs="Arial"/>
                  <w:color w:val="000000"/>
                  <w:sz w:val="18"/>
                  <w:szCs w:val="18"/>
                  <w:lang w:eastAsia="es-AR"/>
                </w:rPr>
                <w:t>90</w:t>
              </w:r>
            </w:ins>
          </w:p>
        </w:tc>
      </w:tr>
      <w:tr w:rsidR="00173932" w:rsidRPr="00752287" w14:paraId="4B110556" w14:textId="77777777" w:rsidTr="007F5937">
        <w:trPr>
          <w:trHeight w:val="168"/>
          <w:tblHeader/>
          <w:jc w:val="center"/>
          <w:ins w:id="1835"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EBE1688" w14:textId="77777777" w:rsidR="00173932" w:rsidRPr="00752287" w:rsidRDefault="00173932" w:rsidP="007F5937">
            <w:pPr>
              <w:jc w:val="center"/>
              <w:rPr>
                <w:ins w:id="1836" w:author="FERNANDA GASPARI" w:date="2021-10-29T10:32:00Z"/>
                <w:rFonts w:ascii="Arial" w:hAnsi="Arial" w:cs="Arial"/>
                <w:color w:val="000000"/>
                <w:sz w:val="18"/>
                <w:szCs w:val="18"/>
                <w:lang w:val="es-CO" w:eastAsia="es-CO"/>
              </w:rPr>
            </w:pPr>
            <w:ins w:id="1837" w:author="FERNANDA GASPARI" w:date="2021-10-29T10:32:00Z">
              <w:r w:rsidRPr="00752287">
                <w:rPr>
                  <w:rFonts w:ascii="Arial" w:hAnsi="Arial" w:cs="Arial"/>
                  <w:color w:val="000000"/>
                  <w:sz w:val="18"/>
                  <w:szCs w:val="18"/>
                  <w:lang w:eastAsia="es-CO"/>
                </w:rPr>
                <w:lastRenderedPageBreak/>
                <w:t>511</w:t>
              </w:r>
            </w:ins>
          </w:p>
        </w:tc>
        <w:tc>
          <w:tcPr>
            <w:tcW w:w="441" w:type="dxa"/>
            <w:tcBorders>
              <w:top w:val="nil"/>
              <w:left w:val="nil"/>
              <w:bottom w:val="nil"/>
              <w:right w:val="nil"/>
            </w:tcBorders>
            <w:shd w:val="clear" w:color="auto" w:fill="auto"/>
            <w:vAlign w:val="center"/>
            <w:hideMark/>
          </w:tcPr>
          <w:p w14:paraId="5D735CFC" w14:textId="77777777" w:rsidR="00173932" w:rsidRPr="00752287" w:rsidRDefault="00173932" w:rsidP="007F5937">
            <w:pPr>
              <w:jc w:val="center"/>
              <w:rPr>
                <w:ins w:id="1838" w:author="FERNANDA GASPARI" w:date="2021-10-29T10:32:00Z"/>
                <w:rFonts w:ascii="Arial" w:hAnsi="Arial" w:cs="Arial"/>
                <w:color w:val="000000"/>
                <w:sz w:val="18"/>
                <w:szCs w:val="18"/>
                <w:lang w:val="es-CO" w:eastAsia="es-CO"/>
              </w:rPr>
            </w:pPr>
            <w:ins w:id="1839" w:author="FERNANDA GASPARI" w:date="2021-10-29T10:32:00Z">
              <w:r w:rsidRPr="00752287">
                <w:rPr>
                  <w:rFonts w:ascii="Arial" w:hAnsi="Arial" w:cs="Arial"/>
                  <w:color w:val="000000"/>
                  <w:sz w:val="18"/>
                  <w:szCs w:val="18"/>
                  <w:lang w:eastAsia="es-AR"/>
                </w:rPr>
                <w:t>29</w:t>
              </w:r>
            </w:ins>
          </w:p>
        </w:tc>
        <w:tc>
          <w:tcPr>
            <w:tcW w:w="441" w:type="dxa"/>
            <w:tcBorders>
              <w:top w:val="nil"/>
              <w:left w:val="nil"/>
              <w:bottom w:val="nil"/>
              <w:right w:val="nil"/>
            </w:tcBorders>
            <w:shd w:val="clear" w:color="auto" w:fill="auto"/>
            <w:noWrap/>
            <w:vAlign w:val="center"/>
            <w:hideMark/>
          </w:tcPr>
          <w:p w14:paraId="2DC319DF" w14:textId="77777777" w:rsidR="00173932" w:rsidRPr="00752287" w:rsidRDefault="00173932" w:rsidP="007F5937">
            <w:pPr>
              <w:jc w:val="center"/>
              <w:rPr>
                <w:ins w:id="1840" w:author="FERNANDA GASPARI" w:date="2021-10-29T10:32:00Z"/>
                <w:rFonts w:ascii="Arial" w:hAnsi="Arial" w:cs="Arial"/>
                <w:color w:val="000000"/>
                <w:sz w:val="18"/>
                <w:szCs w:val="18"/>
                <w:lang w:val="es-CO" w:eastAsia="es-CO"/>
              </w:rPr>
            </w:pPr>
            <w:ins w:id="1841"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single" w:sz="8" w:space="0" w:color="auto"/>
            </w:tcBorders>
            <w:shd w:val="clear" w:color="auto" w:fill="auto"/>
            <w:vAlign w:val="center"/>
            <w:hideMark/>
          </w:tcPr>
          <w:p w14:paraId="30C45030" w14:textId="77777777" w:rsidR="00173932" w:rsidRPr="00752287" w:rsidRDefault="00173932" w:rsidP="007F5937">
            <w:pPr>
              <w:jc w:val="center"/>
              <w:rPr>
                <w:ins w:id="1842" w:author="FERNANDA GASPARI" w:date="2021-10-29T10:32:00Z"/>
                <w:rFonts w:ascii="Arial" w:hAnsi="Arial" w:cs="Arial"/>
                <w:color w:val="000000"/>
                <w:sz w:val="18"/>
                <w:szCs w:val="18"/>
                <w:lang w:val="es-CO" w:eastAsia="es-CO"/>
              </w:rPr>
            </w:pPr>
            <w:ins w:id="1843" w:author="FERNANDA GASPARI" w:date="2021-10-29T10:32:00Z">
              <w:r w:rsidRPr="00752287">
                <w:rPr>
                  <w:rFonts w:ascii="Arial" w:hAnsi="Arial" w:cs="Arial"/>
                  <w:color w:val="000000"/>
                  <w:sz w:val="18"/>
                  <w:szCs w:val="18"/>
                  <w:lang w:eastAsia="es-AR"/>
                </w:rPr>
                <w:t>69</w:t>
              </w:r>
            </w:ins>
          </w:p>
        </w:tc>
        <w:tc>
          <w:tcPr>
            <w:tcW w:w="580" w:type="dxa"/>
            <w:tcBorders>
              <w:top w:val="nil"/>
              <w:left w:val="nil"/>
              <w:bottom w:val="nil"/>
              <w:right w:val="nil"/>
            </w:tcBorders>
            <w:shd w:val="clear" w:color="000000" w:fill="D9D9D9"/>
            <w:noWrap/>
            <w:vAlign w:val="center"/>
            <w:hideMark/>
          </w:tcPr>
          <w:p w14:paraId="7645028C" w14:textId="77777777" w:rsidR="00173932" w:rsidRPr="00752287" w:rsidRDefault="00173932" w:rsidP="007F5937">
            <w:pPr>
              <w:jc w:val="center"/>
              <w:rPr>
                <w:ins w:id="1844" w:author="FERNANDA GASPARI" w:date="2021-10-29T10:32:00Z"/>
                <w:rFonts w:ascii="Arial" w:hAnsi="Arial" w:cs="Arial"/>
                <w:color w:val="000000"/>
                <w:sz w:val="18"/>
                <w:szCs w:val="18"/>
                <w:lang w:val="es-CO" w:eastAsia="es-CO"/>
              </w:rPr>
            </w:pPr>
            <w:ins w:id="1845" w:author="FERNANDA GASPARI" w:date="2021-10-29T10:32:00Z">
              <w:r w:rsidRPr="00752287">
                <w:rPr>
                  <w:rFonts w:ascii="Arial" w:hAnsi="Arial" w:cs="Arial"/>
                  <w:color w:val="000000"/>
                  <w:sz w:val="18"/>
                  <w:szCs w:val="18"/>
                  <w:lang w:eastAsia="es-AR"/>
                </w:rPr>
                <w:t>512</w:t>
              </w:r>
            </w:ins>
          </w:p>
        </w:tc>
        <w:tc>
          <w:tcPr>
            <w:tcW w:w="441" w:type="dxa"/>
            <w:tcBorders>
              <w:top w:val="nil"/>
              <w:left w:val="nil"/>
              <w:bottom w:val="nil"/>
              <w:right w:val="nil"/>
            </w:tcBorders>
            <w:shd w:val="clear" w:color="auto" w:fill="auto"/>
            <w:vAlign w:val="center"/>
            <w:hideMark/>
          </w:tcPr>
          <w:p w14:paraId="507FAF24" w14:textId="77777777" w:rsidR="00173932" w:rsidRPr="00752287" w:rsidRDefault="00173932" w:rsidP="007F5937">
            <w:pPr>
              <w:jc w:val="center"/>
              <w:rPr>
                <w:ins w:id="1846" w:author="FERNANDA GASPARI" w:date="2021-10-29T10:32:00Z"/>
                <w:rFonts w:ascii="Arial" w:hAnsi="Arial" w:cs="Arial"/>
                <w:color w:val="000000"/>
                <w:sz w:val="18"/>
                <w:szCs w:val="18"/>
                <w:lang w:val="es-CO" w:eastAsia="es-CO"/>
              </w:rPr>
            </w:pPr>
            <w:ins w:id="1847" w:author="FERNANDA GASPARI" w:date="2021-10-29T10:32:00Z">
              <w:r w:rsidRPr="00752287">
                <w:rPr>
                  <w:rFonts w:ascii="Arial" w:hAnsi="Arial" w:cs="Arial"/>
                  <w:color w:val="000000"/>
                  <w:sz w:val="18"/>
                  <w:szCs w:val="18"/>
                  <w:lang w:eastAsia="es-AR"/>
                </w:rPr>
                <w:t>47</w:t>
              </w:r>
            </w:ins>
          </w:p>
        </w:tc>
        <w:tc>
          <w:tcPr>
            <w:tcW w:w="441" w:type="dxa"/>
            <w:tcBorders>
              <w:top w:val="nil"/>
              <w:left w:val="nil"/>
              <w:bottom w:val="nil"/>
              <w:right w:val="nil"/>
            </w:tcBorders>
            <w:shd w:val="clear" w:color="auto" w:fill="auto"/>
            <w:noWrap/>
            <w:vAlign w:val="center"/>
            <w:hideMark/>
          </w:tcPr>
          <w:p w14:paraId="4D6EE2B3" w14:textId="77777777" w:rsidR="00173932" w:rsidRPr="00752287" w:rsidRDefault="00173932" w:rsidP="007F5937">
            <w:pPr>
              <w:jc w:val="center"/>
              <w:rPr>
                <w:ins w:id="1848" w:author="FERNANDA GASPARI" w:date="2021-10-29T10:32:00Z"/>
                <w:rFonts w:ascii="Arial" w:hAnsi="Arial" w:cs="Arial"/>
                <w:color w:val="000000"/>
                <w:sz w:val="18"/>
                <w:szCs w:val="18"/>
                <w:lang w:val="es-CO" w:eastAsia="es-CO"/>
              </w:rPr>
            </w:pPr>
            <w:ins w:id="1849" w:author="FERNANDA GASPARI" w:date="2021-10-29T10:32:00Z">
              <w:r w:rsidRPr="00752287">
                <w:rPr>
                  <w:rFonts w:ascii="Arial" w:hAnsi="Arial" w:cs="Arial"/>
                  <w:color w:val="000000"/>
                  <w:sz w:val="18"/>
                  <w:szCs w:val="18"/>
                  <w:lang w:eastAsia="es-AR"/>
                </w:rPr>
                <w:t>68</w:t>
              </w:r>
            </w:ins>
          </w:p>
        </w:tc>
        <w:tc>
          <w:tcPr>
            <w:tcW w:w="441" w:type="dxa"/>
            <w:tcBorders>
              <w:top w:val="nil"/>
              <w:left w:val="nil"/>
              <w:bottom w:val="nil"/>
              <w:right w:val="single" w:sz="8" w:space="0" w:color="auto"/>
            </w:tcBorders>
            <w:shd w:val="clear" w:color="auto" w:fill="auto"/>
            <w:vAlign w:val="center"/>
            <w:hideMark/>
          </w:tcPr>
          <w:p w14:paraId="31FBD913" w14:textId="77777777" w:rsidR="00173932" w:rsidRPr="00752287" w:rsidRDefault="00173932" w:rsidP="007F5937">
            <w:pPr>
              <w:jc w:val="center"/>
              <w:rPr>
                <w:ins w:id="1850" w:author="FERNANDA GASPARI" w:date="2021-10-29T10:32:00Z"/>
                <w:rFonts w:ascii="Arial" w:hAnsi="Arial" w:cs="Arial"/>
                <w:color w:val="000000"/>
                <w:sz w:val="18"/>
                <w:szCs w:val="18"/>
                <w:lang w:val="es-CO" w:eastAsia="es-CO"/>
              </w:rPr>
            </w:pPr>
            <w:ins w:id="1851" w:author="FERNANDA GASPARI" w:date="2021-10-29T10:32:00Z">
              <w:r w:rsidRPr="00752287">
                <w:rPr>
                  <w:rFonts w:ascii="Arial" w:hAnsi="Arial" w:cs="Arial"/>
                  <w:color w:val="000000"/>
                  <w:sz w:val="18"/>
                  <w:szCs w:val="18"/>
                  <w:lang w:eastAsia="es-AR"/>
                </w:rPr>
                <w:t>83</w:t>
              </w:r>
            </w:ins>
          </w:p>
        </w:tc>
        <w:tc>
          <w:tcPr>
            <w:tcW w:w="580" w:type="dxa"/>
            <w:tcBorders>
              <w:top w:val="nil"/>
              <w:left w:val="nil"/>
              <w:bottom w:val="nil"/>
              <w:right w:val="nil"/>
            </w:tcBorders>
            <w:shd w:val="clear" w:color="000000" w:fill="D9D9D9"/>
            <w:vAlign w:val="center"/>
            <w:hideMark/>
          </w:tcPr>
          <w:p w14:paraId="25C384E5" w14:textId="77777777" w:rsidR="00173932" w:rsidRPr="00752287" w:rsidRDefault="00173932" w:rsidP="007F5937">
            <w:pPr>
              <w:jc w:val="center"/>
              <w:rPr>
                <w:ins w:id="1852" w:author="FERNANDA GASPARI" w:date="2021-10-29T10:32:00Z"/>
                <w:rFonts w:ascii="Arial" w:hAnsi="Arial" w:cs="Arial"/>
                <w:color w:val="000000"/>
                <w:sz w:val="18"/>
                <w:szCs w:val="18"/>
                <w:lang w:val="es-CO" w:eastAsia="es-CO"/>
              </w:rPr>
            </w:pPr>
            <w:ins w:id="1853" w:author="FERNANDA GASPARI" w:date="2021-10-29T10:32:00Z">
              <w:r w:rsidRPr="00752287">
                <w:rPr>
                  <w:rFonts w:ascii="Arial" w:hAnsi="Arial" w:cs="Arial"/>
                  <w:color w:val="000000"/>
                  <w:sz w:val="18"/>
                  <w:szCs w:val="18"/>
                  <w:lang w:eastAsia="es-CO"/>
                </w:rPr>
                <w:t>513</w:t>
              </w:r>
            </w:ins>
          </w:p>
        </w:tc>
        <w:tc>
          <w:tcPr>
            <w:tcW w:w="441" w:type="dxa"/>
            <w:tcBorders>
              <w:top w:val="nil"/>
              <w:left w:val="nil"/>
              <w:bottom w:val="nil"/>
              <w:right w:val="nil"/>
            </w:tcBorders>
            <w:shd w:val="clear" w:color="auto" w:fill="auto"/>
            <w:vAlign w:val="center"/>
            <w:hideMark/>
          </w:tcPr>
          <w:p w14:paraId="58CE1A9C" w14:textId="77777777" w:rsidR="00173932" w:rsidRPr="00752287" w:rsidRDefault="00173932" w:rsidP="007F5937">
            <w:pPr>
              <w:jc w:val="center"/>
              <w:rPr>
                <w:ins w:id="1854" w:author="FERNANDA GASPARI" w:date="2021-10-29T10:32:00Z"/>
                <w:rFonts w:ascii="Arial" w:hAnsi="Arial" w:cs="Arial"/>
                <w:color w:val="000000"/>
                <w:sz w:val="18"/>
                <w:szCs w:val="18"/>
                <w:lang w:val="es-CO" w:eastAsia="es-CO"/>
              </w:rPr>
            </w:pPr>
            <w:ins w:id="1855"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nil"/>
              <w:right w:val="nil"/>
            </w:tcBorders>
            <w:shd w:val="clear" w:color="auto" w:fill="auto"/>
            <w:noWrap/>
            <w:vAlign w:val="center"/>
            <w:hideMark/>
          </w:tcPr>
          <w:p w14:paraId="75DFAF35" w14:textId="77777777" w:rsidR="00173932" w:rsidRPr="00752287" w:rsidRDefault="00173932" w:rsidP="007F5937">
            <w:pPr>
              <w:jc w:val="center"/>
              <w:rPr>
                <w:ins w:id="1856" w:author="FERNANDA GASPARI" w:date="2021-10-29T10:32:00Z"/>
                <w:rFonts w:ascii="Arial" w:hAnsi="Arial" w:cs="Arial"/>
                <w:color w:val="000000"/>
                <w:sz w:val="18"/>
                <w:szCs w:val="18"/>
                <w:lang w:val="es-CO" w:eastAsia="es-CO"/>
              </w:rPr>
            </w:pPr>
            <w:ins w:id="1857"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nil"/>
              <w:right w:val="single" w:sz="8" w:space="0" w:color="auto"/>
            </w:tcBorders>
            <w:shd w:val="clear" w:color="auto" w:fill="auto"/>
            <w:vAlign w:val="center"/>
            <w:hideMark/>
          </w:tcPr>
          <w:p w14:paraId="21516A9C" w14:textId="77777777" w:rsidR="00173932" w:rsidRPr="00752287" w:rsidRDefault="00173932" w:rsidP="007F5937">
            <w:pPr>
              <w:jc w:val="center"/>
              <w:rPr>
                <w:ins w:id="1858" w:author="FERNANDA GASPARI" w:date="2021-10-29T10:32:00Z"/>
                <w:rFonts w:ascii="Arial" w:hAnsi="Arial" w:cs="Arial"/>
                <w:color w:val="000000"/>
                <w:sz w:val="18"/>
                <w:szCs w:val="18"/>
                <w:lang w:val="es-CO" w:eastAsia="es-CO"/>
              </w:rPr>
            </w:pPr>
            <w:ins w:id="1859"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4B739AF1" w14:textId="77777777" w:rsidR="00173932" w:rsidRPr="00752287" w:rsidRDefault="00173932" w:rsidP="007F5937">
            <w:pPr>
              <w:jc w:val="center"/>
              <w:rPr>
                <w:ins w:id="1860" w:author="FERNANDA GASPARI" w:date="2021-10-29T10:32:00Z"/>
                <w:rFonts w:ascii="Arial" w:hAnsi="Arial" w:cs="Arial"/>
                <w:color w:val="000000"/>
                <w:sz w:val="18"/>
                <w:szCs w:val="18"/>
                <w:lang w:val="es-CO" w:eastAsia="es-CO"/>
              </w:rPr>
            </w:pPr>
            <w:ins w:id="1861" w:author="FERNANDA GASPARI" w:date="2021-10-29T10:32:00Z">
              <w:r w:rsidRPr="00752287">
                <w:rPr>
                  <w:rFonts w:ascii="Arial" w:hAnsi="Arial" w:cs="Arial"/>
                  <w:color w:val="000000"/>
                  <w:sz w:val="18"/>
                  <w:szCs w:val="18"/>
                  <w:lang w:eastAsia="es-CO"/>
                </w:rPr>
                <w:t>514</w:t>
              </w:r>
            </w:ins>
          </w:p>
        </w:tc>
        <w:tc>
          <w:tcPr>
            <w:tcW w:w="441" w:type="dxa"/>
            <w:tcBorders>
              <w:top w:val="nil"/>
              <w:left w:val="nil"/>
              <w:bottom w:val="nil"/>
              <w:right w:val="nil"/>
            </w:tcBorders>
            <w:shd w:val="clear" w:color="auto" w:fill="auto"/>
            <w:vAlign w:val="center"/>
            <w:hideMark/>
          </w:tcPr>
          <w:p w14:paraId="2D0BF933" w14:textId="77777777" w:rsidR="00173932" w:rsidRPr="00752287" w:rsidRDefault="00173932" w:rsidP="007F5937">
            <w:pPr>
              <w:jc w:val="center"/>
              <w:rPr>
                <w:ins w:id="1862" w:author="FERNANDA GASPARI" w:date="2021-10-29T10:32:00Z"/>
                <w:rFonts w:ascii="Arial" w:hAnsi="Arial" w:cs="Arial"/>
                <w:color w:val="000000"/>
                <w:sz w:val="18"/>
                <w:szCs w:val="18"/>
                <w:lang w:val="es-CO" w:eastAsia="es-CO"/>
              </w:rPr>
            </w:pPr>
            <w:ins w:id="1863"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noWrap/>
            <w:vAlign w:val="center"/>
            <w:hideMark/>
          </w:tcPr>
          <w:p w14:paraId="3F63F7B6" w14:textId="77777777" w:rsidR="00173932" w:rsidRPr="00752287" w:rsidRDefault="00173932" w:rsidP="007F5937">
            <w:pPr>
              <w:jc w:val="center"/>
              <w:rPr>
                <w:ins w:id="1864" w:author="FERNANDA GASPARI" w:date="2021-10-29T10:32:00Z"/>
                <w:rFonts w:ascii="Arial" w:hAnsi="Arial" w:cs="Arial"/>
                <w:color w:val="000000"/>
                <w:sz w:val="18"/>
                <w:szCs w:val="18"/>
                <w:lang w:val="es-CO" w:eastAsia="es-CO"/>
              </w:rPr>
            </w:pPr>
            <w:ins w:id="1865"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7922E751" w14:textId="77777777" w:rsidR="00173932" w:rsidRPr="00752287" w:rsidRDefault="00173932" w:rsidP="007F5937">
            <w:pPr>
              <w:jc w:val="center"/>
              <w:rPr>
                <w:ins w:id="1866" w:author="FERNANDA GASPARI" w:date="2021-10-29T10:32:00Z"/>
                <w:rFonts w:ascii="Arial" w:hAnsi="Arial" w:cs="Arial"/>
                <w:color w:val="000000"/>
                <w:sz w:val="18"/>
                <w:szCs w:val="18"/>
                <w:lang w:val="es-CO" w:eastAsia="es-CO"/>
              </w:rPr>
            </w:pPr>
            <w:ins w:id="1867" w:author="FERNANDA GASPARI" w:date="2021-10-29T10:32:00Z">
              <w:r w:rsidRPr="00752287">
                <w:rPr>
                  <w:rFonts w:ascii="Arial" w:hAnsi="Arial" w:cs="Arial"/>
                  <w:color w:val="000000"/>
                  <w:sz w:val="18"/>
                  <w:szCs w:val="18"/>
                  <w:lang w:eastAsia="es-AR"/>
                </w:rPr>
                <w:t>92</w:t>
              </w:r>
            </w:ins>
          </w:p>
        </w:tc>
      </w:tr>
      <w:tr w:rsidR="00173932" w:rsidRPr="00752287" w14:paraId="378E57AA" w14:textId="77777777" w:rsidTr="007F5937">
        <w:trPr>
          <w:trHeight w:val="168"/>
          <w:tblHeader/>
          <w:jc w:val="center"/>
          <w:ins w:id="1868"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67069845" w14:textId="77777777" w:rsidR="00173932" w:rsidRPr="00752287" w:rsidRDefault="00173932" w:rsidP="007F5937">
            <w:pPr>
              <w:jc w:val="center"/>
              <w:rPr>
                <w:ins w:id="1869" w:author="FERNANDA GASPARI" w:date="2021-10-29T10:32:00Z"/>
                <w:rFonts w:ascii="Arial" w:hAnsi="Arial" w:cs="Arial"/>
                <w:color w:val="000000"/>
                <w:sz w:val="18"/>
                <w:szCs w:val="18"/>
                <w:lang w:val="es-CO" w:eastAsia="es-CO"/>
              </w:rPr>
            </w:pPr>
            <w:ins w:id="1870" w:author="FERNANDA GASPARI" w:date="2021-10-29T10:32:00Z">
              <w:r w:rsidRPr="00752287">
                <w:rPr>
                  <w:rFonts w:ascii="Arial" w:hAnsi="Arial" w:cs="Arial"/>
                  <w:color w:val="000000"/>
                  <w:sz w:val="18"/>
                  <w:szCs w:val="18"/>
                  <w:lang w:eastAsia="es-CO"/>
                </w:rPr>
                <w:t>521</w:t>
              </w:r>
            </w:ins>
          </w:p>
        </w:tc>
        <w:tc>
          <w:tcPr>
            <w:tcW w:w="441" w:type="dxa"/>
            <w:tcBorders>
              <w:top w:val="nil"/>
              <w:left w:val="nil"/>
              <w:bottom w:val="nil"/>
              <w:right w:val="nil"/>
            </w:tcBorders>
            <w:shd w:val="clear" w:color="auto" w:fill="auto"/>
            <w:vAlign w:val="center"/>
            <w:hideMark/>
          </w:tcPr>
          <w:p w14:paraId="030C7BB7" w14:textId="77777777" w:rsidR="00173932" w:rsidRPr="00752287" w:rsidRDefault="00173932" w:rsidP="007F5937">
            <w:pPr>
              <w:jc w:val="center"/>
              <w:rPr>
                <w:ins w:id="1871" w:author="FERNANDA GASPARI" w:date="2021-10-29T10:32:00Z"/>
                <w:rFonts w:ascii="Arial" w:hAnsi="Arial" w:cs="Arial"/>
                <w:color w:val="000000"/>
                <w:sz w:val="18"/>
                <w:szCs w:val="18"/>
                <w:lang w:val="es-CO" w:eastAsia="es-CO"/>
              </w:rPr>
            </w:pPr>
            <w:ins w:id="1872" w:author="FERNANDA GASPARI" w:date="2021-10-29T10:32:00Z">
              <w:r w:rsidRPr="00752287">
                <w:rPr>
                  <w:rFonts w:ascii="Arial" w:hAnsi="Arial" w:cs="Arial"/>
                  <w:color w:val="000000"/>
                  <w:sz w:val="18"/>
                  <w:szCs w:val="18"/>
                  <w:lang w:eastAsia="es-AR"/>
                </w:rPr>
                <w:t>42</w:t>
              </w:r>
            </w:ins>
          </w:p>
        </w:tc>
        <w:tc>
          <w:tcPr>
            <w:tcW w:w="441" w:type="dxa"/>
            <w:tcBorders>
              <w:top w:val="nil"/>
              <w:left w:val="nil"/>
              <w:bottom w:val="nil"/>
              <w:right w:val="nil"/>
            </w:tcBorders>
            <w:shd w:val="clear" w:color="auto" w:fill="auto"/>
            <w:noWrap/>
            <w:vAlign w:val="center"/>
            <w:hideMark/>
          </w:tcPr>
          <w:p w14:paraId="10F2DD7F" w14:textId="77777777" w:rsidR="00173932" w:rsidRPr="00752287" w:rsidRDefault="00173932" w:rsidP="007F5937">
            <w:pPr>
              <w:jc w:val="center"/>
              <w:rPr>
                <w:ins w:id="1873" w:author="FERNANDA GASPARI" w:date="2021-10-29T10:32:00Z"/>
                <w:rFonts w:ascii="Arial" w:hAnsi="Arial" w:cs="Arial"/>
                <w:color w:val="000000"/>
                <w:sz w:val="18"/>
                <w:szCs w:val="18"/>
                <w:lang w:val="es-CO" w:eastAsia="es-CO"/>
              </w:rPr>
            </w:pPr>
            <w:ins w:id="1874" w:author="FERNANDA GASPARI" w:date="2021-10-29T10:32:00Z">
              <w:r w:rsidRPr="00752287">
                <w:rPr>
                  <w:rFonts w:ascii="Arial" w:hAnsi="Arial" w:cs="Arial"/>
                  <w:color w:val="000000"/>
                  <w:sz w:val="18"/>
                  <w:szCs w:val="18"/>
                  <w:lang w:eastAsia="es-AR"/>
                </w:rPr>
                <w:t>63</w:t>
              </w:r>
            </w:ins>
          </w:p>
        </w:tc>
        <w:tc>
          <w:tcPr>
            <w:tcW w:w="441" w:type="dxa"/>
            <w:tcBorders>
              <w:top w:val="nil"/>
              <w:left w:val="nil"/>
              <w:bottom w:val="nil"/>
              <w:right w:val="single" w:sz="8" w:space="0" w:color="auto"/>
            </w:tcBorders>
            <w:shd w:val="clear" w:color="auto" w:fill="auto"/>
            <w:vAlign w:val="center"/>
            <w:hideMark/>
          </w:tcPr>
          <w:p w14:paraId="50280597" w14:textId="77777777" w:rsidR="00173932" w:rsidRPr="00752287" w:rsidRDefault="00173932" w:rsidP="007F5937">
            <w:pPr>
              <w:jc w:val="center"/>
              <w:rPr>
                <w:ins w:id="1875" w:author="FERNANDA GASPARI" w:date="2021-10-29T10:32:00Z"/>
                <w:rFonts w:ascii="Arial" w:hAnsi="Arial" w:cs="Arial"/>
                <w:color w:val="000000"/>
                <w:sz w:val="18"/>
                <w:szCs w:val="18"/>
                <w:lang w:val="es-CO" w:eastAsia="es-CO"/>
              </w:rPr>
            </w:pPr>
            <w:ins w:id="1876" w:author="FERNANDA GASPARI" w:date="2021-10-29T10:32:00Z">
              <w:r w:rsidRPr="00752287">
                <w:rPr>
                  <w:rFonts w:ascii="Arial" w:hAnsi="Arial" w:cs="Arial"/>
                  <w:color w:val="000000"/>
                  <w:sz w:val="18"/>
                  <w:szCs w:val="18"/>
                  <w:lang w:eastAsia="es-AR"/>
                </w:rPr>
                <w:t>80</w:t>
              </w:r>
            </w:ins>
          </w:p>
        </w:tc>
        <w:tc>
          <w:tcPr>
            <w:tcW w:w="580" w:type="dxa"/>
            <w:tcBorders>
              <w:top w:val="nil"/>
              <w:left w:val="nil"/>
              <w:bottom w:val="nil"/>
              <w:right w:val="nil"/>
            </w:tcBorders>
            <w:shd w:val="clear" w:color="000000" w:fill="D9D9D9"/>
            <w:noWrap/>
            <w:vAlign w:val="center"/>
            <w:hideMark/>
          </w:tcPr>
          <w:p w14:paraId="2A6B4208" w14:textId="77777777" w:rsidR="00173932" w:rsidRPr="00752287" w:rsidRDefault="00173932" w:rsidP="007F5937">
            <w:pPr>
              <w:jc w:val="center"/>
              <w:rPr>
                <w:ins w:id="1877" w:author="FERNANDA GASPARI" w:date="2021-10-29T10:32:00Z"/>
                <w:rFonts w:ascii="Arial" w:hAnsi="Arial" w:cs="Arial"/>
                <w:color w:val="000000"/>
                <w:sz w:val="18"/>
                <w:szCs w:val="18"/>
                <w:lang w:val="es-CO" w:eastAsia="es-CO"/>
              </w:rPr>
            </w:pPr>
            <w:ins w:id="1878" w:author="FERNANDA GASPARI" w:date="2021-10-29T10:32:00Z">
              <w:r w:rsidRPr="00752287">
                <w:rPr>
                  <w:rFonts w:ascii="Arial" w:hAnsi="Arial" w:cs="Arial"/>
                  <w:color w:val="000000"/>
                  <w:sz w:val="18"/>
                  <w:szCs w:val="18"/>
                  <w:lang w:eastAsia="es-AR"/>
                </w:rPr>
                <w:t>522</w:t>
              </w:r>
            </w:ins>
          </w:p>
        </w:tc>
        <w:tc>
          <w:tcPr>
            <w:tcW w:w="441" w:type="dxa"/>
            <w:tcBorders>
              <w:top w:val="nil"/>
              <w:left w:val="nil"/>
              <w:bottom w:val="nil"/>
              <w:right w:val="nil"/>
            </w:tcBorders>
            <w:shd w:val="clear" w:color="auto" w:fill="auto"/>
            <w:vAlign w:val="center"/>
            <w:hideMark/>
          </w:tcPr>
          <w:p w14:paraId="6FD0EE04" w14:textId="77777777" w:rsidR="00173932" w:rsidRPr="00752287" w:rsidRDefault="00173932" w:rsidP="007F5937">
            <w:pPr>
              <w:jc w:val="center"/>
              <w:rPr>
                <w:ins w:id="1879" w:author="FERNANDA GASPARI" w:date="2021-10-29T10:32:00Z"/>
                <w:rFonts w:ascii="Arial" w:hAnsi="Arial" w:cs="Arial"/>
                <w:color w:val="000000"/>
                <w:sz w:val="18"/>
                <w:szCs w:val="18"/>
                <w:lang w:val="es-CO" w:eastAsia="es-CO"/>
              </w:rPr>
            </w:pPr>
            <w:ins w:id="1880"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nil"/>
              <w:right w:val="nil"/>
            </w:tcBorders>
            <w:shd w:val="clear" w:color="auto" w:fill="auto"/>
            <w:noWrap/>
            <w:vAlign w:val="center"/>
            <w:hideMark/>
          </w:tcPr>
          <w:p w14:paraId="3D4809BD" w14:textId="77777777" w:rsidR="00173932" w:rsidRPr="00752287" w:rsidRDefault="00173932" w:rsidP="007F5937">
            <w:pPr>
              <w:jc w:val="center"/>
              <w:rPr>
                <w:ins w:id="1881" w:author="FERNANDA GASPARI" w:date="2021-10-29T10:32:00Z"/>
                <w:rFonts w:ascii="Arial" w:hAnsi="Arial" w:cs="Arial"/>
                <w:color w:val="000000"/>
                <w:sz w:val="18"/>
                <w:szCs w:val="18"/>
                <w:lang w:val="es-CO" w:eastAsia="es-CO"/>
              </w:rPr>
            </w:pPr>
            <w:ins w:id="1882"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single" w:sz="8" w:space="0" w:color="auto"/>
            </w:tcBorders>
            <w:shd w:val="clear" w:color="auto" w:fill="auto"/>
            <w:vAlign w:val="center"/>
            <w:hideMark/>
          </w:tcPr>
          <w:p w14:paraId="0FAA5BEC" w14:textId="77777777" w:rsidR="00173932" w:rsidRPr="00752287" w:rsidRDefault="00173932" w:rsidP="007F5937">
            <w:pPr>
              <w:jc w:val="center"/>
              <w:rPr>
                <w:ins w:id="1883" w:author="FERNANDA GASPARI" w:date="2021-10-29T10:32:00Z"/>
                <w:rFonts w:ascii="Arial" w:hAnsi="Arial" w:cs="Arial"/>
                <w:color w:val="000000"/>
                <w:sz w:val="18"/>
                <w:szCs w:val="18"/>
                <w:lang w:val="es-CO" w:eastAsia="es-CO"/>
              </w:rPr>
            </w:pPr>
            <w:ins w:id="1884" w:author="FERNANDA GASPARI" w:date="2021-10-29T10:32:00Z">
              <w:r w:rsidRPr="00752287">
                <w:rPr>
                  <w:rFonts w:ascii="Arial" w:hAnsi="Arial" w:cs="Arial"/>
                  <w:color w:val="000000"/>
                  <w:sz w:val="18"/>
                  <w:szCs w:val="18"/>
                  <w:lang w:eastAsia="es-AR"/>
                </w:rPr>
                <w:t>89</w:t>
              </w:r>
            </w:ins>
          </w:p>
        </w:tc>
        <w:tc>
          <w:tcPr>
            <w:tcW w:w="580" w:type="dxa"/>
            <w:tcBorders>
              <w:top w:val="nil"/>
              <w:left w:val="nil"/>
              <w:bottom w:val="nil"/>
              <w:right w:val="nil"/>
            </w:tcBorders>
            <w:shd w:val="clear" w:color="000000" w:fill="D9D9D9"/>
            <w:vAlign w:val="center"/>
            <w:hideMark/>
          </w:tcPr>
          <w:p w14:paraId="1595326C" w14:textId="77777777" w:rsidR="00173932" w:rsidRPr="00752287" w:rsidRDefault="00173932" w:rsidP="007F5937">
            <w:pPr>
              <w:jc w:val="center"/>
              <w:rPr>
                <w:ins w:id="1885" w:author="FERNANDA GASPARI" w:date="2021-10-29T10:32:00Z"/>
                <w:rFonts w:ascii="Arial" w:hAnsi="Arial" w:cs="Arial"/>
                <w:color w:val="000000"/>
                <w:sz w:val="18"/>
                <w:szCs w:val="18"/>
                <w:lang w:val="es-CO" w:eastAsia="es-CO"/>
              </w:rPr>
            </w:pPr>
            <w:ins w:id="1886" w:author="FERNANDA GASPARI" w:date="2021-10-29T10:32:00Z">
              <w:r w:rsidRPr="00752287">
                <w:rPr>
                  <w:rFonts w:ascii="Arial" w:hAnsi="Arial" w:cs="Arial"/>
                  <w:color w:val="000000"/>
                  <w:sz w:val="18"/>
                  <w:szCs w:val="18"/>
                  <w:lang w:eastAsia="es-CO"/>
                </w:rPr>
                <w:t>523</w:t>
              </w:r>
            </w:ins>
          </w:p>
        </w:tc>
        <w:tc>
          <w:tcPr>
            <w:tcW w:w="441" w:type="dxa"/>
            <w:tcBorders>
              <w:top w:val="nil"/>
              <w:left w:val="nil"/>
              <w:bottom w:val="nil"/>
              <w:right w:val="nil"/>
            </w:tcBorders>
            <w:shd w:val="clear" w:color="auto" w:fill="auto"/>
            <w:vAlign w:val="center"/>
            <w:hideMark/>
          </w:tcPr>
          <w:p w14:paraId="17BC09DE" w14:textId="77777777" w:rsidR="00173932" w:rsidRPr="00752287" w:rsidRDefault="00173932" w:rsidP="007F5937">
            <w:pPr>
              <w:jc w:val="center"/>
              <w:rPr>
                <w:ins w:id="1887" w:author="FERNANDA GASPARI" w:date="2021-10-29T10:32:00Z"/>
                <w:rFonts w:ascii="Arial" w:hAnsi="Arial" w:cs="Arial"/>
                <w:color w:val="000000"/>
                <w:sz w:val="18"/>
                <w:szCs w:val="18"/>
                <w:lang w:val="es-CO" w:eastAsia="es-CO"/>
              </w:rPr>
            </w:pPr>
            <w:ins w:id="1888" w:author="FERNANDA GASPARI" w:date="2021-10-29T10:32:00Z">
              <w:r w:rsidRPr="00752287">
                <w:rPr>
                  <w:rFonts w:ascii="Arial" w:hAnsi="Arial" w:cs="Arial"/>
                  <w:color w:val="000000"/>
                  <w:sz w:val="18"/>
                  <w:szCs w:val="18"/>
                  <w:lang w:eastAsia="es-AR"/>
                </w:rPr>
                <w:t>70</w:t>
              </w:r>
            </w:ins>
          </w:p>
        </w:tc>
        <w:tc>
          <w:tcPr>
            <w:tcW w:w="441" w:type="dxa"/>
            <w:tcBorders>
              <w:top w:val="nil"/>
              <w:left w:val="nil"/>
              <w:bottom w:val="nil"/>
              <w:right w:val="nil"/>
            </w:tcBorders>
            <w:shd w:val="clear" w:color="auto" w:fill="auto"/>
            <w:noWrap/>
            <w:vAlign w:val="center"/>
            <w:hideMark/>
          </w:tcPr>
          <w:p w14:paraId="23D338B5" w14:textId="77777777" w:rsidR="00173932" w:rsidRPr="00752287" w:rsidRDefault="00173932" w:rsidP="007F5937">
            <w:pPr>
              <w:jc w:val="center"/>
              <w:rPr>
                <w:ins w:id="1889" w:author="FERNANDA GASPARI" w:date="2021-10-29T10:32:00Z"/>
                <w:rFonts w:ascii="Arial" w:hAnsi="Arial" w:cs="Arial"/>
                <w:color w:val="000000"/>
                <w:sz w:val="18"/>
                <w:szCs w:val="18"/>
                <w:lang w:val="es-CO" w:eastAsia="es-CO"/>
              </w:rPr>
            </w:pPr>
            <w:ins w:id="1890" w:author="FERNANDA GASPARI" w:date="2021-10-29T10:32:00Z">
              <w:r w:rsidRPr="00752287">
                <w:rPr>
                  <w:rFonts w:ascii="Arial" w:hAnsi="Arial" w:cs="Arial"/>
                  <w:color w:val="000000"/>
                  <w:sz w:val="18"/>
                  <w:szCs w:val="18"/>
                  <w:lang w:eastAsia="es-AR"/>
                </w:rPr>
                <w:t>85</w:t>
              </w:r>
            </w:ins>
          </w:p>
        </w:tc>
        <w:tc>
          <w:tcPr>
            <w:tcW w:w="441" w:type="dxa"/>
            <w:tcBorders>
              <w:top w:val="nil"/>
              <w:left w:val="nil"/>
              <w:bottom w:val="nil"/>
              <w:right w:val="single" w:sz="8" w:space="0" w:color="auto"/>
            </w:tcBorders>
            <w:shd w:val="clear" w:color="auto" w:fill="auto"/>
            <w:vAlign w:val="center"/>
            <w:hideMark/>
          </w:tcPr>
          <w:p w14:paraId="79332DED" w14:textId="77777777" w:rsidR="00173932" w:rsidRPr="00752287" w:rsidRDefault="00173932" w:rsidP="007F5937">
            <w:pPr>
              <w:jc w:val="center"/>
              <w:rPr>
                <w:ins w:id="1891" w:author="FERNANDA GASPARI" w:date="2021-10-29T10:32:00Z"/>
                <w:rFonts w:ascii="Arial" w:hAnsi="Arial" w:cs="Arial"/>
                <w:color w:val="000000"/>
                <w:sz w:val="18"/>
                <w:szCs w:val="18"/>
                <w:lang w:val="es-CO" w:eastAsia="es-CO"/>
              </w:rPr>
            </w:pPr>
            <w:ins w:id="1892" w:author="FERNANDA GASPARI" w:date="2021-10-29T10:32:00Z">
              <w:r w:rsidRPr="00752287">
                <w:rPr>
                  <w:rFonts w:ascii="Arial" w:hAnsi="Arial" w:cs="Arial"/>
                  <w:color w:val="000000"/>
                  <w:sz w:val="18"/>
                  <w:szCs w:val="18"/>
                  <w:lang w:eastAsia="es-AR"/>
                </w:rPr>
                <w:t>93</w:t>
              </w:r>
            </w:ins>
          </w:p>
        </w:tc>
        <w:tc>
          <w:tcPr>
            <w:tcW w:w="580" w:type="dxa"/>
            <w:tcBorders>
              <w:top w:val="nil"/>
              <w:left w:val="nil"/>
              <w:bottom w:val="nil"/>
              <w:right w:val="nil"/>
            </w:tcBorders>
            <w:shd w:val="clear" w:color="000000" w:fill="D9D9D9"/>
            <w:vAlign w:val="center"/>
            <w:hideMark/>
          </w:tcPr>
          <w:p w14:paraId="3B75C373" w14:textId="77777777" w:rsidR="00173932" w:rsidRPr="00752287" w:rsidRDefault="00173932" w:rsidP="007F5937">
            <w:pPr>
              <w:jc w:val="center"/>
              <w:rPr>
                <w:ins w:id="1893" w:author="FERNANDA GASPARI" w:date="2021-10-29T10:32:00Z"/>
                <w:rFonts w:ascii="Arial" w:hAnsi="Arial" w:cs="Arial"/>
                <w:color w:val="000000"/>
                <w:sz w:val="18"/>
                <w:szCs w:val="18"/>
                <w:lang w:val="es-CO" w:eastAsia="es-CO"/>
              </w:rPr>
            </w:pPr>
            <w:ins w:id="1894" w:author="FERNANDA GASPARI" w:date="2021-10-29T10:32:00Z">
              <w:r w:rsidRPr="00752287">
                <w:rPr>
                  <w:rFonts w:ascii="Arial" w:hAnsi="Arial" w:cs="Arial"/>
                  <w:color w:val="000000"/>
                  <w:sz w:val="18"/>
                  <w:szCs w:val="18"/>
                  <w:lang w:eastAsia="es-CO"/>
                </w:rPr>
                <w:t>524</w:t>
              </w:r>
            </w:ins>
          </w:p>
        </w:tc>
        <w:tc>
          <w:tcPr>
            <w:tcW w:w="441" w:type="dxa"/>
            <w:tcBorders>
              <w:top w:val="nil"/>
              <w:left w:val="nil"/>
              <w:bottom w:val="nil"/>
              <w:right w:val="nil"/>
            </w:tcBorders>
            <w:shd w:val="clear" w:color="auto" w:fill="auto"/>
            <w:vAlign w:val="center"/>
            <w:hideMark/>
          </w:tcPr>
          <w:p w14:paraId="2FD7F16A" w14:textId="77777777" w:rsidR="00173932" w:rsidRPr="00752287" w:rsidRDefault="00173932" w:rsidP="007F5937">
            <w:pPr>
              <w:jc w:val="center"/>
              <w:rPr>
                <w:ins w:id="1895" w:author="FERNANDA GASPARI" w:date="2021-10-29T10:32:00Z"/>
                <w:rFonts w:ascii="Arial" w:hAnsi="Arial" w:cs="Arial"/>
                <w:color w:val="000000"/>
                <w:sz w:val="18"/>
                <w:szCs w:val="18"/>
                <w:lang w:val="es-CO" w:eastAsia="es-CO"/>
              </w:rPr>
            </w:pPr>
            <w:ins w:id="1896" w:author="FERNANDA GASPARI" w:date="2021-10-29T10:32:00Z">
              <w:r w:rsidRPr="00752287">
                <w:rPr>
                  <w:rFonts w:ascii="Arial" w:hAnsi="Arial" w:cs="Arial"/>
                  <w:color w:val="000000"/>
                  <w:sz w:val="18"/>
                  <w:szCs w:val="18"/>
                  <w:lang w:eastAsia="es-AR"/>
                </w:rPr>
                <w:t>75</w:t>
              </w:r>
            </w:ins>
          </w:p>
        </w:tc>
        <w:tc>
          <w:tcPr>
            <w:tcW w:w="441" w:type="dxa"/>
            <w:tcBorders>
              <w:top w:val="nil"/>
              <w:left w:val="nil"/>
              <w:bottom w:val="nil"/>
              <w:right w:val="nil"/>
            </w:tcBorders>
            <w:shd w:val="clear" w:color="auto" w:fill="auto"/>
            <w:noWrap/>
            <w:vAlign w:val="center"/>
            <w:hideMark/>
          </w:tcPr>
          <w:p w14:paraId="0A5532CC" w14:textId="77777777" w:rsidR="00173932" w:rsidRPr="00752287" w:rsidRDefault="00173932" w:rsidP="007F5937">
            <w:pPr>
              <w:jc w:val="center"/>
              <w:rPr>
                <w:ins w:id="1897" w:author="FERNANDA GASPARI" w:date="2021-10-29T10:32:00Z"/>
                <w:rFonts w:ascii="Arial" w:hAnsi="Arial" w:cs="Arial"/>
                <w:color w:val="000000"/>
                <w:sz w:val="18"/>
                <w:szCs w:val="18"/>
                <w:lang w:val="es-CO" w:eastAsia="es-CO"/>
              </w:rPr>
            </w:pPr>
            <w:ins w:id="1898" w:author="FERNANDA GASPARI" w:date="2021-10-29T10:32:00Z">
              <w:r w:rsidRPr="00752287">
                <w:rPr>
                  <w:rFonts w:ascii="Arial" w:hAnsi="Arial" w:cs="Arial"/>
                  <w:color w:val="000000"/>
                  <w:sz w:val="18"/>
                  <w:szCs w:val="18"/>
                  <w:lang w:eastAsia="es-AR"/>
                </w:rPr>
                <w:t>88</w:t>
              </w:r>
            </w:ins>
          </w:p>
        </w:tc>
        <w:tc>
          <w:tcPr>
            <w:tcW w:w="441" w:type="dxa"/>
            <w:tcBorders>
              <w:top w:val="nil"/>
              <w:left w:val="nil"/>
              <w:bottom w:val="nil"/>
              <w:right w:val="single" w:sz="8" w:space="0" w:color="auto"/>
            </w:tcBorders>
            <w:shd w:val="clear" w:color="auto" w:fill="auto"/>
            <w:vAlign w:val="center"/>
            <w:hideMark/>
          </w:tcPr>
          <w:p w14:paraId="018A73EF" w14:textId="77777777" w:rsidR="00173932" w:rsidRPr="00752287" w:rsidRDefault="00173932" w:rsidP="007F5937">
            <w:pPr>
              <w:jc w:val="center"/>
              <w:rPr>
                <w:ins w:id="1899" w:author="FERNANDA GASPARI" w:date="2021-10-29T10:32:00Z"/>
                <w:rFonts w:ascii="Arial" w:hAnsi="Arial" w:cs="Arial"/>
                <w:color w:val="000000"/>
                <w:sz w:val="18"/>
                <w:szCs w:val="18"/>
                <w:lang w:val="es-CO" w:eastAsia="es-CO"/>
              </w:rPr>
            </w:pPr>
            <w:ins w:id="1900" w:author="FERNANDA GASPARI" w:date="2021-10-29T10:32:00Z">
              <w:r w:rsidRPr="00752287">
                <w:rPr>
                  <w:rFonts w:ascii="Arial" w:hAnsi="Arial" w:cs="Arial"/>
                  <w:color w:val="000000"/>
                  <w:sz w:val="18"/>
                  <w:szCs w:val="18"/>
                  <w:lang w:eastAsia="es-AR"/>
                </w:rPr>
                <w:t>94</w:t>
              </w:r>
            </w:ins>
          </w:p>
        </w:tc>
      </w:tr>
      <w:tr w:rsidR="00173932" w:rsidRPr="00752287" w14:paraId="3C15D557" w14:textId="77777777" w:rsidTr="007F5937">
        <w:trPr>
          <w:trHeight w:val="168"/>
          <w:tblHeader/>
          <w:jc w:val="center"/>
          <w:ins w:id="1901"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6AC5E54E" w14:textId="77777777" w:rsidR="00173932" w:rsidRPr="00752287" w:rsidRDefault="00173932" w:rsidP="007F5937">
            <w:pPr>
              <w:jc w:val="center"/>
              <w:rPr>
                <w:ins w:id="1902" w:author="FERNANDA GASPARI" w:date="2021-10-29T10:32:00Z"/>
                <w:rFonts w:ascii="Arial" w:hAnsi="Arial" w:cs="Arial"/>
                <w:color w:val="000000"/>
                <w:sz w:val="18"/>
                <w:szCs w:val="18"/>
                <w:lang w:val="es-CO" w:eastAsia="es-CO"/>
              </w:rPr>
            </w:pPr>
            <w:ins w:id="1903" w:author="FERNANDA GASPARI" w:date="2021-10-29T10:32:00Z">
              <w:r w:rsidRPr="00752287">
                <w:rPr>
                  <w:rFonts w:ascii="Arial" w:hAnsi="Arial" w:cs="Arial"/>
                  <w:color w:val="000000"/>
                  <w:sz w:val="18"/>
                  <w:szCs w:val="18"/>
                  <w:lang w:eastAsia="es-CO"/>
                </w:rPr>
                <w:t>531</w:t>
              </w:r>
            </w:ins>
          </w:p>
        </w:tc>
        <w:tc>
          <w:tcPr>
            <w:tcW w:w="441" w:type="dxa"/>
            <w:tcBorders>
              <w:top w:val="nil"/>
              <w:left w:val="nil"/>
              <w:bottom w:val="nil"/>
              <w:right w:val="nil"/>
            </w:tcBorders>
            <w:shd w:val="clear" w:color="auto" w:fill="auto"/>
            <w:noWrap/>
            <w:vAlign w:val="center"/>
            <w:hideMark/>
          </w:tcPr>
          <w:p w14:paraId="44FAD0C1" w14:textId="77777777" w:rsidR="00173932" w:rsidRPr="00752287" w:rsidRDefault="00173932" w:rsidP="007F5937">
            <w:pPr>
              <w:jc w:val="center"/>
              <w:rPr>
                <w:ins w:id="1904" w:author="FERNANDA GASPARI" w:date="2021-10-29T10:32:00Z"/>
                <w:rFonts w:ascii="Arial" w:hAnsi="Arial" w:cs="Arial"/>
                <w:color w:val="000000"/>
                <w:sz w:val="18"/>
                <w:szCs w:val="18"/>
                <w:lang w:val="es-CO" w:eastAsia="es-CO"/>
              </w:rPr>
            </w:pPr>
            <w:ins w:id="1905" w:author="FERNANDA GASPARI" w:date="2021-10-29T10:32:00Z">
              <w:r w:rsidRPr="00752287">
                <w:rPr>
                  <w:rFonts w:ascii="Arial" w:hAnsi="Arial" w:cs="Arial"/>
                  <w:color w:val="000000"/>
                  <w:sz w:val="18"/>
                  <w:szCs w:val="18"/>
                  <w:lang w:eastAsia="es-AR"/>
                </w:rPr>
                <w:t>65</w:t>
              </w:r>
            </w:ins>
          </w:p>
        </w:tc>
        <w:tc>
          <w:tcPr>
            <w:tcW w:w="441" w:type="dxa"/>
            <w:tcBorders>
              <w:top w:val="nil"/>
              <w:left w:val="nil"/>
              <w:bottom w:val="nil"/>
              <w:right w:val="nil"/>
            </w:tcBorders>
            <w:shd w:val="clear" w:color="auto" w:fill="auto"/>
            <w:noWrap/>
            <w:vAlign w:val="center"/>
            <w:hideMark/>
          </w:tcPr>
          <w:p w14:paraId="652759D9" w14:textId="77777777" w:rsidR="00173932" w:rsidRPr="00752287" w:rsidRDefault="00173932" w:rsidP="007F5937">
            <w:pPr>
              <w:jc w:val="center"/>
              <w:rPr>
                <w:ins w:id="1906" w:author="FERNANDA GASPARI" w:date="2021-10-29T10:32:00Z"/>
                <w:rFonts w:ascii="Arial" w:hAnsi="Arial" w:cs="Arial"/>
                <w:color w:val="000000"/>
                <w:sz w:val="18"/>
                <w:szCs w:val="18"/>
                <w:lang w:val="es-CO" w:eastAsia="es-CO"/>
              </w:rPr>
            </w:pPr>
            <w:ins w:id="1907"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noWrap/>
            <w:vAlign w:val="center"/>
            <w:hideMark/>
          </w:tcPr>
          <w:p w14:paraId="31AEBC97" w14:textId="77777777" w:rsidR="00173932" w:rsidRPr="00752287" w:rsidRDefault="00173932" w:rsidP="007F5937">
            <w:pPr>
              <w:jc w:val="center"/>
              <w:rPr>
                <w:ins w:id="1908" w:author="FERNANDA GASPARI" w:date="2021-10-29T10:32:00Z"/>
                <w:rFonts w:ascii="Arial" w:hAnsi="Arial" w:cs="Arial"/>
                <w:color w:val="000000"/>
                <w:sz w:val="18"/>
                <w:szCs w:val="18"/>
                <w:lang w:val="es-CO" w:eastAsia="es-CO"/>
              </w:rPr>
            </w:pPr>
            <w:ins w:id="1909" w:author="FERNANDA GASPARI" w:date="2021-10-29T10:32:00Z">
              <w:r w:rsidRPr="00752287">
                <w:rPr>
                  <w:rFonts w:ascii="Arial" w:hAnsi="Arial" w:cs="Arial"/>
                  <w:color w:val="000000"/>
                  <w:sz w:val="18"/>
                  <w:szCs w:val="18"/>
                  <w:lang w:eastAsia="es-AR"/>
                </w:rPr>
                <w:t>95</w:t>
              </w:r>
            </w:ins>
          </w:p>
        </w:tc>
        <w:tc>
          <w:tcPr>
            <w:tcW w:w="580" w:type="dxa"/>
            <w:tcBorders>
              <w:top w:val="nil"/>
              <w:left w:val="nil"/>
              <w:bottom w:val="nil"/>
              <w:right w:val="nil"/>
            </w:tcBorders>
            <w:shd w:val="clear" w:color="000000" w:fill="D9D9D9"/>
            <w:noWrap/>
            <w:vAlign w:val="center"/>
            <w:hideMark/>
          </w:tcPr>
          <w:p w14:paraId="1785AFC5" w14:textId="77777777" w:rsidR="00173932" w:rsidRPr="00752287" w:rsidRDefault="00173932" w:rsidP="007F5937">
            <w:pPr>
              <w:jc w:val="center"/>
              <w:rPr>
                <w:ins w:id="1910" w:author="FERNANDA GASPARI" w:date="2021-10-29T10:32:00Z"/>
                <w:rFonts w:ascii="Arial" w:hAnsi="Arial" w:cs="Arial"/>
                <w:color w:val="000000"/>
                <w:sz w:val="18"/>
                <w:szCs w:val="18"/>
                <w:lang w:val="es-CO" w:eastAsia="es-CO"/>
              </w:rPr>
            </w:pPr>
            <w:ins w:id="1911" w:author="FERNANDA GASPARI" w:date="2021-10-29T10:32:00Z">
              <w:r w:rsidRPr="00752287">
                <w:rPr>
                  <w:rFonts w:ascii="Arial" w:hAnsi="Arial" w:cs="Arial"/>
                  <w:color w:val="000000"/>
                  <w:sz w:val="18"/>
                  <w:szCs w:val="18"/>
                  <w:lang w:eastAsia="es-AR"/>
                </w:rPr>
                <w:t>532</w:t>
              </w:r>
            </w:ins>
          </w:p>
        </w:tc>
        <w:tc>
          <w:tcPr>
            <w:tcW w:w="441" w:type="dxa"/>
            <w:tcBorders>
              <w:top w:val="nil"/>
              <w:left w:val="nil"/>
              <w:bottom w:val="nil"/>
              <w:right w:val="nil"/>
            </w:tcBorders>
            <w:shd w:val="clear" w:color="auto" w:fill="auto"/>
            <w:noWrap/>
            <w:vAlign w:val="center"/>
            <w:hideMark/>
          </w:tcPr>
          <w:p w14:paraId="7EB4D3E8" w14:textId="77777777" w:rsidR="00173932" w:rsidRPr="00752287" w:rsidRDefault="00173932" w:rsidP="007F5937">
            <w:pPr>
              <w:jc w:val="center"/>
              <w:rPr>
                <w:ins w:id="1912" w:author="FERNANDA GASPARI" w:date="2021-10-29T10:32:00Z"/>
                <w:rFonts w:ascii="Arial" w:hAnsi="Arial" w:cs="Arial"/>
                <w:color w:val="000000"/>
                <w:sz w:val="18"/>
                <w:szCs w:val="18"/>
                <w:lang w:val="es-CO" w:eastAsia="es-CO"/>
              </w:rPr>
            </w:pPr>
            <w:ins w:id="1913"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nil"/>
            </w:tcBorders>
            <w:shd w:val="clear" w:color="auto" w:fill="auto"/>
            <w:noWrap/>
            <w:vAlign w:val="center"/>
            <w:hideMark/>
          </w:tcPr>
          <w:p w14:paraId="7A326616" w14:textId="77777777" w:rsidR="00173932" w:rsidRPr="00752287" w:rsidRDefault="00173932" w:rsidP="007F5937">
            <w:pPr>
              <w:jc w:val="center"/>
              <w:rPr>
                <w:ins w:id="1914" w:author="FERNANDA GASPARI" w:date="2021-10-29T10:32:00Z"/>
                <w:rFonts w:ascii="Arial" w:hAnsi="Arial" w:cs="Arial"/>
                <w:color w:val="000000"/>
                <w:sz w:val="18"/>
                <w:szCs w:val="18"/>
                <w:lang w:val="es-CO" w:eastAsia="es-CO"/>
              </w:rPr>
            </w:pPr>
            <w:ins w:id="1915" w:author="FERNANDA GASPARI" w:date="2021-10-29T10:32:00Z">
              <w:r w:rsidRPr="00752287">
                <w:rPr>
                  <w:rFonts w:ascii="Arial" w:hAnsi="Arial" w:cs="Arial"/>
                  <w:color w:val="000000"/>
                  <w:sz w:val="18"/>
                  <w:szCs w:val="18"/>
                  <w:lang w:eastAsia="es-AR"/>
                </w:rPr>
                <w:t>93</w:t>
              </w:r>
            </w:ins>
          </w:p>
        </w:tc>
        <w:tc>
          <w:tcPr>
            <w:tcW w:w="441" w:type="dxa"/>
            <w:tcBorders>
              <w:top w:val="nil"/>
              <w:left w:val="nil"/>
              <w:bottom w:val="nil"/>
              <w:right w:val="single" w:sz="8" w:space="0" w:color="auto"/>
            </w:tcBorders>
            <w:shd w:val="clear" w:color="auto" w:fill="auto"/>
            <w:noWrap/>
            <w:vAlign w:val="center"/>
            <w:hideMark/>
          </w:tcPr>
          <w:p w14:paraId="7A834F1A" w14:textId="77777777" w:rsidR="00173932" w:rsidRPr="00752287" w:rsidRDefault="00173932" w:rsidP="007F5937">
            <w:pPr>
              <w:jc w:val="center"/>
              <w:rPr>
                <w:ins w:id="1916" w:author="FERNANDA GASPARI" w:date="2021-10-29T10:32:00Z"/>
                <w:rFonts w:ascii="Arial" w:hAnsi="Arial" w:cs="Arial"/>
                <w:color w:val="000000"/>
                <w:sz w:val="18"/>
                <w:szCs w:val="18"/>
                <w:lang w:val="es-CO" w:eastAsia="es-CO"/>
              </w:rPr>
            </w:pPr>
            <w:ins w:id="1917" w:author="FERNANDA GASPARI" w:date="2021-10-29T10:32:00Z">
              <w:r w:rsidRPr="00752287">
                <w:rPr>
                  <w:rFonts w:ascii="Arial" w:hAnsi="Arial" w:cs="Arial"/>
                  <w:color w:val="000000"/>
                  <w:sz w:val="18"/>
                  <w:szCs w:val="18"/>
                  <w:lang w:eastAsia="es-AR"/>
                </w:rPr>
                <w:t>97</w:t>
              </w:r>
            </w:ins>
          </w:p>
        </w:tc>
        <w:tc>
          <w:tcPr>
            <w:tcW w:w="580" w:type="dxa"/>
            <w:tcBorders>
              <w:top w:val="nil"/>
              <w:left w:val="nil"/>
              <w:bottom w:val="nil"/>
              <w:right w:val="nil"/>
            </w:tcBorders>
            <w:shd w:val="clear" w:color="000000" w:fill="D9D9D9"/>
            <w:vAlign w:val="center"/>
            <w:hideMark/>
          </w:tcPr>
          <w:p w14:paraId="1A7E950E" w14:textId="77777777" w:rsidR="00173932" w:rsidRPr="00752287" w:rsidRDefault="00173932" w:rsidP="007F5937">
            <w:pPr>
              <w:jc w:val="center"/>
              <w:rPr>
                <w:ins w:id="1918" w:author="FERNANDA GASPARI" w:date="2021-10-29T10:32:00Z"/>
                <w:rFonts w:ascii="Arial" w:hAnsi="Arial" w:cs="Arial"/>
                <w:color w:val="000000"/>
                <w:sz w:val="18"/>
                <w:szCs w:val="18"/>
                <w:lang w:val="es-CO" w:eastAsia="es-CO"/>
              </w:rPr>
            </w:pPr>
            <w:ins w:id="1919" w:author="FERNANDA GASPARI" w:date="2021-10-29T10:32:00Z">
              <w:r w:rsidRPr="00752287">
                <w:rPr>
                  <w:rFonts w:ascii="Arial" w:hAnsi="Arial" w:cs="Arial"/>
                  <w:color w:val="000000"/>
                  <w:sz w:val="18"/>
                  <w:szCs w:val="18"/>
                  <w:lang w:eastAsia="es-CO"/>
                </w:rPr>
                <w:t>533</w:t>
              </w:r>
            </w:ins>
          </w:p>
        </w:tc>
        <w:tc>
          <w:tcPr>
            <w:tcW w:w="441" w:type="dxa"/>
            <w:tcBorders>
              <w:top w:val="nil"/>
              <w:left w:val="nil"/>
              <w:bottom w:val="nil"/>
              <w:right w:val="nil"/>
            </w:tcBorders>
            <w:shd w:val="clear" w:color="auto" w:fill="auto"/>
            <w:noWrap/>
            <w:vAlign w:val="center"/>
            <w:hideMark/>
          </w:tcPr>
          <w:p w14:paraId="0528F043" w14:textId="77777777" w:rsidR="00173932" w:rsidRPr="00752287" w:rsidRDefault="00173932" w:rsidP="007F5937">
            <w:pPr>
              <w:jc w:val="center"/>
              <w:rPr>
                <w:ins w:id="1920" w:author="FERNANDA GASPARI" w:date="2021-10-29T10:32:00Z"/>
                <w:rFonts w:ascii="Arial" w:hAnsi="Arial" w:cs="Arial"/>
                <w:color w:val="000000"/>
                <w:sz w:val="18"/>
                <w:szCs w:val="18"/>
                <w:lang w:val="es-CO" w:eastAsia="es-CO"/>
              </w:rPr>
            </w:pPr>
            <w:ins w:id="1921"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nil"/>
            </w:tcBorders>
            <w:shd w:val="clear" w:color="auto" w:fill="auto"/>
            <w:noWrap/>
            <w:vAlign w:val="center"/>
            <w:hideMark/>
          </w:tcPr>
          <w:p w14:paraId="0E95FA55" w14:textId="77777777" w:rsidR="00173932" w:rsidRPr="00752287" w:rsidRDefault="00173932" w:rsidP="007F5937">
            <w:pPr>
              <w:jc w:val="center"/>
              <w:rPr>
                <w:ins w:id="1922" w:author="FERNANDA GASPARI" w:date="2021-10-29T10:32:00Z"/>
                <w:rFonts w:ascii="Arial" w:hAnsi="Arial" w:cs="Arial"/>
                <w:color w:val="000000"/>
                <w:sz w:val="18"/>
                <w:szCs w:val="18"/>
                <w:lang w:val="es-CO" w:eastAsia="es-CO"/>
              </w:rPr>
            </w:pPr>
            <w:ins w:id="1923" w:author="FERNANDA GASPARI" w:date="2021-10-29T10:32:00Z">
              <w:r w:rsidRPr="00752287">
                <w:rPr>
                  <w:rFonts w:ascii="Arial" w:hAnsi="Arial" w:cs="Arial"/>
                  <w:color w:val="000000"/>
                  <w:sz w:val="18"/>
                  <w:szCs w:val="18"/>
                  <w:lang w:eastAsia="es-AR"/>
                </w:rPr>
                <w:t>93</w:t>
              </w:r>
            </w:ins>
          </w:p>
        </w:tc>
        <w:tc>
          <w:tcPr>
            <w:tcW w:w="441" w:type="dxa"/>
            <w:tcBorders>
              <w:top w:val="nil"/>
              <w:left w:val="nil"/>
              <w:bottom w:val="nil"/>
              <w:right w:val="single" w:sz="8" w:space="0" w:color="auto"/>
            </w:tcBorders>
            <w:shd w:val="clear" w:color="auto" w:fill="auto"/>
            <w:noWrap/>
            <w:vAlign w:val="center"/>
            <w:hideMark/>
          </w:tcPr>
          <w:p w14:paraId="2AB14700" w14:textId="77777777" w:rsidR="00173932" w:rsidRPr="00752287" w:rsidRDefault="00173932" w:rsidP="007F5937">
            <w:pPr>
              <w:jc w:val="center"/>
              <w:rPr>
                <w:ins w:id="1924" w:author="FERNANDA GASPARI" w:date="2021-10-29T10:32:00Z"/>
                <w:rFonts w:ascii="Arial" w:hAnsi="Arial" w:cs="Arial"/>
                <w:color w:val="000000"/>
                <w:sz w:val="18"/>
                <w:szCs w:val="18"/>
                <w:lang w:val="es-CO" w:eastAsia="es-CO"/>
              </w:rPr>
            </w:pPr>
            <w:ins w:id="1925" w:author="FERNANDA GASPARI" w:date="2021-10-29T10:32:00Z">
              <w:r w:rsidRPr="00752287">
                <w:rPr>
                  <w:rFonts w:ascii="Arial" w:hAnsi="Arial" w:cs="Arial"/>
                  <w:color w:val="000000"/>
                  <w:sz w:val="18"/>
                  <w:szCs w:val="18"/>
                  <w:lang w:eastAsia="es-AR"/>
                </w:rPr>
                <w:t>97</w:t>
              </w:r>
            </w:ins>
          </w:p>
        </w:tc>
        <w:tc>
          <w:tcPr>
            <w:tcW w:w="580" w:type="dxa"/>
            <w:tcBorders>
              <w:top w:val="nil"/>
              <w:left w:val="nil"/>
              <w:bottom w:val="nil"/>
              <w:right w:val="nil"/>
            </w:tcBorders>
            <w:shd w:val="clear" w:color="000000" w:fill="D9D9D9"/>
            <w:vAlign w:val="center"/>
            <w:hideMark/>
          </w:tcPr>
          <w:p w14:paraId="6DFDA6B6" w14:textId="77777777" w:rsidR="00173932" w:rsidRPr="00752287" w:rsidRDefault="00173932" w:rsidP="007F5937">
            <w:pPr>
              <w:jc w:val="center"/>
              <w:rPr>
                <w:ins w:id="1926" w:author="FERNANDA GASPARI" w:date="2021-10-29T10:32:00Z"/>
                <w:rFonts w:ascii="Arial" w:hAnsi="Arial" w:cs="Arial"/>
                <w:color w:val="000000"/>
                <w:sz w:val="18"/>
                <w:szCs w:val="18"/>
                <w:lang w:val="es-CO" w:eastAsia="es-CO"/>
              </w:rPr>
            </w:pPr>
            <w:ins w:id="1927" w:author="FERNANDA GASPARI" w:date="2021-10-29T10:32:00Z">
              <w:r w:rsidRPr="00752287">
                <w:rPr>
                  <w:rFonts w:ascii="Arial" w:hAnsi="Arial" w:cs="Arial"/>
                  <w:color w:val="000000"/>
                  <w:sz w:val="18"/>
                  <w:szCs w:val="18"/>
                  <w:lang w:eastAsia="es-CO"/>
                </w:rPr>
                <w:t>534</w:t>
              </w:r>
            </w:ins>
          </w:p>
        </w:tc>
        <w:tc>
          <w:tcPr>
            <w:tcW w:w="441" w:type="dxa"/>
            <w:tcBorders>
              <w:top w:val="nil"/>
              <w:left w:val="nil"/>
              <w:bottom w:val="nil"/>
              <w:right w:val="nil"/>
            </w:tcBorders>
            <w:shd w:val="clear" w:color="auto" w:fill="auto"/>
            <w:noWrap/>
            <w:vAlign w:val="center"/>
            <w:hideMark/>
          </w:tcPr>
          <w:p w14:paraId="36F17A8C" w14:textId="77777777" w:rsidR="00173932" w:rsidRPr="00752287" w:rsidRDefault="00173932" w:rsidP="007F5937">
            <w:pPr>
              <w:jc w:val="center"/>
              <w:rPr>
                <w:ins w:id="1928" w:author="FERNANDA GASPARI" w:date="2021-10-29T10:32:00Z"/>
                <w:rFonts w:ascii="Arial" w:hAnsi="Arial" w:cs="Arial"/>
                <w:color w:val="000000"/>
                <w:sz w:val="18"/>
                <w:szCs w:val="18"/>
                <w:lang w:val="es-CO" w:eastAsia="es-CO"/>
              </w:rPr>
            </w:pPr>
            <w:ins w:id="1929"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nil"/>
            </w:tcBorders>
            <w:shd w:val="clear" w:color="auto" w:fill="auto"/>
            <w:noWrap/>
            <w:vAlign w:val="center"/>
            <w:hideMark/>
          </w:tcPr>
          <w:p w14:paraId="68F70C06" w14:textId="77777777" w:rsidR="00173932" w:rsidRPr="00752287" w:rsidRDefault="00173932" w:rsidP="007F5937">
            <w:pPr>
              <w:jc w:val="center"/>
              <w:rPr>
                <w:ins w:id="1930" w:author="FERNANDA GASPARI" w:date="2021-10-29T10:32:00Z"/>
                <w:rFonts w:ascii="Arial" w:hAnsi="Arial" w:cs="Arial"/>
                <w:color w:val="000000"/>
                <w:sz w:val="18"/>
                <w:szCs w:val="18"/>
                <w:lang w:val="es-CO" w:eastAsia="es-CO"/>
              </w:rPr>
            </w:pPr>
            <w:ins w:id="1931" w:author="FERNANDA GASPARI" w:date="2021-10-29T10:32:00Z">
              <w:r w:rsidRPr="00752287">
                <w:rPr>
                  <w:rFonts w:ascii="Arial" w:hAnsi="Arial" w:cs="Arial"/>
                  <w:color w:val="000000"/>
                  <w:sz w:val="18"/>
                  <w:szCs w:val="18"/>
                  <w:lang w:eastAsia="es-AR"/>
                </w:rPr>
                <w:t>93</w:t>
              </w:r>
            </w:ins>
          </w:p>
        </w:tc>
        <w:tc>
          <w:tcPr>
            <w:tcW w:w="441" w:type="dxa"/>
            <w:tcBorders>
              <w:top w:val="nil"/>
              <w:left w:val="nil"/>
              <w:bottom w:val="nil"/>
              <w:right w:val="single" w:sz="8" w:space="0" w:color="auto"/>
            </w:tcBorders>
            <w:shd w:val="clear" w:color="auto" w:fill="auto"/>
            <w:noWrap/>
            <w:vAlign w:val="center"/>
            <w:hideMark/>
          </w:tcPr>
          <w:p w14:paraId="689520BD" w14:textId="77777777" w:rsidR="00173932" w:rsidRPr="00752287" w:rsidRDefault="00173932" w:rsidP="007F5937">
            <w:pPr>
              <w:jc w:val="center"/>
              <w:rPr>
                <w:ins w:id="1932" w:author="FERNANDA GASPARI" w:date="2021-10-29T10:32:00Z"/>
                <w:rFonts w:ascii="Arial" w:hAnsi="Arial" w:cs="Arial"/>
                <w:color w:val="000000"/>
                <w:sz w:val="18"/>
                <w:szCs w:val="18"/>
                <w:lang w:val="es-CO" w:eastAsia="es-CO"/>
              </w:rPr>
            </w:pPr>
            <w:ins w:id="1933" w:author="FERNANDA GASPARI" w:date="2021-10-29T10:32:00Z">
              <w:r w:rsidRPr="00752287">
                <w:rPr>
                  <w:rFonts w:ascii="Arial" w:hAnsi="Arial" w:cs="Arial"/>
                  <w:color w:val="000000"/>
                  <w:sz w:val="18"/>
                  <w:szCs w:val="18"/>
                  <w:lang w:eastAsia="es-AR"/>
                </w:rPr>
                <w:t>97</w:t>
              </w:r>
            </w:ins>
          </w:p>
        </w:tc>
      </w:tr>
      <w:tr w:rsidR="00173932" w:rsidRPr="00752287" w14:paraId="3264B78E" w14:textId="77777777" w:rsidTr="007F5937">
        <w:trPr>
          <w:trHeight w:val="168"/>
          <w:tblHeader/>
          <w:jc w:val="center"/>
          <w:ins w:id="1934"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CA64CEA" w14:textId="77777777" w:rsidR="00173932" w:rsidRPr="00752287" w:rsidRDefault="00173932" w:rsidP="007F5937">
            <w:pPr>
              <w:jc w:val="center"/>
              <w:rPr>
                <w:ins w:id="1935" w:author="FERNANDA GASPARI" w:date="2021-10-29T10:32:00Z"/>
                <w:rFonts w:ascii="Arial" w:hAnsi="Arial" w:cs="Arial"/>
                <w:color w:val="000000"/>
                <w:sz w:val="18"/>
                <w:szCs w:val="18"/>
                <w:lang w:val="es-CO" w:eastAsia="es-CO"/>
              </w:rPr>
            </w:pPr>
            <w:ins w:id="1936" w:author="FERNANDA GASPARI" w:date="2021-10-29T10:32:00Z">
              <w:r w:rsidRPr="00752287">
                <w:rPr>
                  <w:rFonts w:ascii="Arial" w:hAnsi="Arial" w:cs="Arial"/>
                  <w:color w:val="000000"/>
                  <w:sz w:val="18"/>
                  <w:szCs w:val="18"/>
                  <w:lang w:eastAsia="es-CO"/>
                </w:rPr>
                <w:t>541</w:t>
              </w:r>
            </w:ins>
          </w:p>
        </w:tc>
        <w:tc>
          <w:tcPr>
            <w:tcW w:w="441" w:type="dxa"/>
            <w:tcBorders>
              <w:top w:val="nil"/>
              <w:left w:val="nil"/>
              <w:bottom w:val="nil"/>
              <w:right w:val="nil"/>
            </w:tcBorders>
            <w:shd w:val="clear" w:color="auto" w:fill="auto"/>
            <w:noWrap/>
            <w:vAlign w:val="center"/>
            <w:hideMark/>
          </w:tcPr>
          <w:p w14:paraId="02E16C7A" w14:textId="77777777" w:rsidR="00173932" w:rsidRPr="00752287" w:rsidRDefault="00173932" w:rsidP="007F5937">
            <w:pPr>
              <w:jc w:val="center"/>
              <w:rPr>
                <w:ins w:id="1937" w:author="FERNANDA GASPARI" w:date="2021-10-29T10:32:00Z"/>
                <w:rFonts w:ascii="Arial" w:hAnsi="Arial" w:cs="Arial"/>
                <w:color w:val="000000"/>
                <w:sz w:val="18"/>
                <w:szCs w:val="18"/>
                <w:lang w:val="es-CO" w:eastAsia="es-CO"/>
              </w:rPr>
            </w:pPr>
            <w:ins w:id="1938" w:author="FERNANDA GASPARI" w:date="2021-10-29T10:32:00Z">
              <w:r w:rsidRPr="00752287">
                <w:rPr>
                  <w:rFonts w:ascii="Arial" w:hAnsi="Arial" w:cs="Arial"/>
                  <w:color w:val="000000"/>
                  <w:sz w:val="18"/>
                  <w:szCs w:val="18"/>
                  <w:lang w:eastAsia="es-AR"/>
                </w:rPr>
                <w:t>65</w:t>
              </w:r>
            </w:ins>
          </w:p>
        </w:tc>
        <w:tc>
          <w:tcPr>
            <w:tcW w:w="441" w:type="dxa"/>
            <w:tcBorders>
              <w:top w:val="nil"/>
              <w:left w:val="nil"/>
              <w:bottom w:val="nil"/>
              <w:right w:val="nil"/>
            </w:tcBorders>
            <w:shd w:val="clear" w:color="auto" w:fill="auto"/>
            <w:noWrap/>
            <w:vAlign w:val="center"/>
            <w:hideMark/>
          </w:tcPr>
          <w:p w14:paraId="1D0B3207" w14:textId="77777777" w:rsidR="00173932" w:rsidRPr="00752287" w:rsidRDefault="00173932" w:rsidP="007F5937">
            <w:pPr>
              <w:jc w:val="center"/>
              <w:rPr>
                <w:ins w:id="1939" w:author="FERNANDA GASPARI" w:date="2021-10-29T10:32:00Z"/>
                <w:rFonts w:ascii="Arial" w:hAnsi="Arial" w:cs="Arial"/>
                <w:color w:val="000000"/>
                <w:sz w:val="18"/>
                <w:szCs w:val="18"/>
                <w:lang w:val="es-CO" w:eastAsia="es-CO"/>
              </w:rPr>
            </w:pPr>
            <w:ins w:id="1940" w:author="FERNANDA GASPARI" w:date="2021-10-29T10:32:00Z">
              <w:r w:rsidRPr="00752287">
                <w:rPr>
                  <w:rFonts w:ascii="Arial" w:hAnsi="Arial" w:cs="Arial"/>
                  <w:color w:val="000000"/>
                  <w:sz w:val="18"/>
                  <w:szCs w:val="18"/>
                  <w:lang w:eastAsia="es-AR"/>
                </w:rPr>
                <w:t>83</w:t>
              </w:r>
            </w:ins>
          </w:p>
        </w:tc>
        <w:tc>
          <w:tcPr>
            <w:tcW w:w="441" w:type="dxa"/>
            <w:tcBorders>
              <w:top w:val="nil"/>
              <w:left w:val="nil"/>
              <w:bottom w:val="nil"/>
              <w:right w:val="single" w:sz="8" w:space="0" w:color="auto"/>
            </w:tcBorders>
            <w:shd w:val="clear" w:color="auto" w:fill="auto"/>
            <w:noWrap/>
            <w:vAlign w:val="center"/>
            <w:hideMark/>
          </w:tcPr>
          <w:p w14:paraId="518B08BE" w14:textId="77777777" w:rsidR="00173932" w:rsidRPr="00752287" w:rsidRDefault="00173932" w:rsidP="007F5937">
            <w:pPr>
              <w:jc w:val="center"/>
              <w:rPr>
                <w:ins w:id="1941" w:author="FERNANDA GASPARI" w:date="2021-10-29T10:32:00Z"/>
                <w:rFonts w:ascii="Arial" w:hAnsi="Arial" w:cs="Arial"/>
                <w:color w:val="000000"/>
                <w:sz w:val="18"/>
                <w:szCs w:val="18"/>
                <w:lang w:val="es-CO" w:eastAsia="es-CO"/>
              </w:rPr>
            </w:pPr>
            <w:ins w:id="1942" w:author="FERNANDA GASPARI" w:date="2021-10-29T10:32:00Z">
              <w:r w:rsidRPr="00752287">
                <w:rPr>
                  <w:rFonts w:ascii="Arial" w:hAnsi="Arial" w:cs="Arial"/>
                  <w:color w:val="000000"/>
                  <w:sz w:val="18"/>
                  <w:szCs w:val="18"/>
                  <w:lang w:eastAsia="es-AR"/>
                </w:rPr>
                <w:t>95</w:t>
              </w:r>
            </w:ins>
          </w:p>
        </w:tc>
        <w:tc>
          <w:tcPr>
            <w:tcW w:w="580" w:type="dxa"/>
            <w:tcBorders>
              <w:top w:val="nil"/>
              <w:left w:val="nil"/>
              <w:bottom w:val="nil"/>
              <w:right w:val="nil"/>
            </w:tcBorders>
            <w:shd w:val="clear" w:color="000000" w:fill="D9D9D9"/>
            <w:noWrap/>
            <w:vAlign w:val="center"/>
            <w:hideMark/>
          </w:tcPr>
          <w:p w14:paraId="5DDB3577" w14:textId="77777777" w:rsidR="00173932" w:rsidRPr="00752287" w:rsidRDefault="00173932" w:rsidP="007F5937">
            <w:pPr>
              <w:jc w:val="center"/>
              <w:rPr>
                <w:ins w:id="1943" w:author="FERNANDA GASPARI" w:date="2021-10-29T10:32:00Z"/>
                <w:rFonts w:ascii="Arial" w:hAnsi="Arial" w:cs="Arial"/>
                <w:color w:val="000000"/>
                <w:sz w:val="18"/>
                <w:szCs w:val="18"/>
                <w:lang w:val="es-CO" w:eastAsia="es-CO"/>
              </w:rPr>
            </w:pPr>
            <w:ins w:id="1944" w:author="FERNANDA GASPARI" w:date="2021-10-29T10:32:00Z">
              <w:r w:rsidRPr="00752287">
                <w:rPr>
                  <w:rFonts w:ascii="Arial" w:hAnsi="Arial" w:cs="Arial"/>
                  <w:color w:val="000000"/>
                  <w:sz w:val="18"/>
                  <w:szCs w:val="18"/>
                  <w:lang w:eastAsia="es-AR"/>
                </w:rPr>
                <w:t>542</w:t>
              </w:r>
            </w:ins>
          </w:p>
        </w:tc>
        <w:tc>
          <w:tcPr>
            <w:tcW w:w="441" w:type="dxa"/>
            <w:tcBorders>
              <w:top w:val="nil"/>
              <w:left w:val="nil"/>
              <w:bottom w:val="nil"/>
              <w:right w:val="nil"/>
            </w:tcBorders>
            <w:shd w:val="clear" w:color="auto" w:fill="auto"/>
            <w:noWrap/>
            <w:vAlign w:val="center"/>
            <w:hideMark/>
          </w:tcPr>
          <w:p w14:paraId="3D9F0B45" w14:textId="77777777" w:rsidR="00173932" w:rsidRPr="00752287" w:rsidRDefault="00173932" w:rsidP="007F5937">
            <w:pPr>
              <w:jc w:val="center"/>
              <w:rPr>
                <w:ins w:id="1945" w:author="FERNANDA GASPARI" w:date="2021-10-29T10:32:00Z"/>
                <w:rFonts w:ascii="Arial" w:hAnsi="Arial" w:cs="Arial"/>
                <w:color w:val="000000"/>
                <w:sz w:val="18"/>
                <w:szCs w:val="18"/>
                <w:lang w:val="es-CO" w:eastAsia="es-CO"/>
              </w:rPr>
            </w:pPr>
            <w:ins w:id="1946"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nil"/>
            </w:tcBorders>
            <w:shd w:val="clear" w:color="auto" w:fill="auto"/>
            <w:noWrap/>
            <w:vAlign w:val="center"/>
            <w:hideMark/>
          </w:tcPr>
          <w:p w14:paraId="19802545" w14:textId="77777777" w:rsidR="00173932" w:rsidRPr="00752287" w:rsidRDefault="00173932" w:rsidP="007F5937">
            <w:pPr>
              <w:jc w:val="center"/>
              <w:rPr>
                <w:ins w:id="1947" w:author="FERNANDA GASPARI" w:date="2021-10-29T10:32:00Z"/>
                <w:rFonts w:ascii="Arial" w:hAnsi="Arial" w:cs="Arial"/>
                <w:color w:val="000000"/>
                <w:sz w:val="18"/>
                <w:szCs w:val="18"/>
                <w:lang w:val="es-CO" w:eastAsia="es-CO"/>
              </w:rPr>
            </w:pPr>
            <w:ins w:id="1948" w:author="FERNANDA GASPARI" w:date="2021-10-29T10:32:00Z">
              <w:r w:rsidRPr="00752287">
                <w:rPr>
                  <w:rFonts w:ascii="Arial" w:hAnsi="Arial" w:cs="Arial"/>
                  <w:color w:val="000000"/>
                  <w:sz w:val="18"/>
                  <w:szCs w:val="18"/>
                  <w:lang w:eastAsia="es-AR"/>
                </w:rPr>
                <w:t>93</w:t>
              </w:r>
            </w:ins>
          </w:p>
        </w:tc>
        <w:tc>
          <w:tcPr>
            <w:tcW w:w="441" w:type="dxa"/>
            <w:tcBorders>
              <w:top w:val="nil"/>
              <w:left w:val="nil"/>
              <w:bottom w:val="nil"/>
              <w:right w:val="single" w:sz="8" w:space="0" w:color="auto"/>
            </w:tcBorders>
            <w:shd w:val="clear" w:color="auto" w:fill="auto"/>
            <w:noWrap/>
            <w:vAlign w:val="center"/>
            <w:hideMark/>
          </w:tcPr>
          <w:p w14:paraId="64227B51" w14:textId="77777777" w:rsidR="00173932" w:rsidRPr="00752287" w:rsidRDefault="00173932" w:rsidP="007F5937">
            <w:pPr>
              <w:jc w:val="center"/>
              <w:rPr>
                <w:ins w:id="1949" w:author="FERNANDA GASPARI" w:date="2021-10-29T10:32:00Z"/>
                <w:rFonts w:ascii="Arial" w:hAnsi="Arial" w:cs="Arial"/>
                <w:color w:val="000000"/>
                <w:sz w:val="18"/>
                <w:szCs w:val="18"/>
                <w:lang w:val="es-CO" w:eastAsia="es-CO"/>
              </w:rPr>
            </w:pPr>
            <w:ins w:id="1950" w:author="FERNANDA GASPARI" w:date="2021-10-29T10:32:00Z">
              <w:r w:rsidRPr="00752287">
                <w:rPr>
                  <w:rFonts w:ascii="Arial" w:hAnsi="Arial" w:cs="Arial"/>
                  <w:color w:val="000000"/>
                  <w:sz w:val="18"/>
                  <w:szCs w:val="18"/>
                  <w:lang w:eastAsia="es-AR"/>
                </w:rPr>
                <w:t>97</w:t>
              </w:r>
            </w:ins>
          </w:p>
        </w:tc>
        <w:tc>
          <w:tcPr>
            <w:tcW w:w="580" w:type="dxa"/>
            <w:tcBorders>
              <w:top w:val="nil"/>
              <w:left w:val="nil"/>
              <w:bottom w:val="nil"/>
              <w:right w:val="nil"/>
            </w:tcBorders>
            <w:shd w:val="clear" w:color="000000" w:fill="D9D9D9"/>
            <w:vAlign w:val="center"/>
            <w:hideMark/>
          </w:tcPr>
          <w:p w14:paraId="19E1B58F" w14:textId="77777777" w:rsidR="00173932" w:rsidRPr="00752287" w:rsidRDefault="00173932" w:rsidP="007F5937">
            <w:pPr>
              <w:jc w:val="center"/>
              <w:rPr>
                <w:ins w:id="1951" w:author="FERNANDA GASPARI" w:date="2021-10-29T10:32:00Z"/>
                <w:rFonts w:ascii="Arial" w:hAnsi="Arial" w:cs="Arial"/>
                <w:color w:val="000000"/>
                <w:sz w:val="18"/>
                <w:szCs w:val="18"/>
                <w:lang w:val="es-CO" w:eastAsia="es-CO"/>
              </w:rPr>
            </w:pPr>
            <w:ins w:id="1952" w:author="FERNANDA GASPARI" w:date="2021-10-29T10:32:00Z">
              <w:r w:rsidRPr="00752287">
                <w:rPr>
                  <w:rFonts w:ascii="Arial" w:hAnsi="Arial" w:cs="Arial"/>
                  <w:color w:val="000000"/>
                  <w:sz w:val="18"/>
                  <w:szCs w:val="18"/>
                  <w:lang w:eastAsia="es-CO"/>
                </w:rPr>
                <w:t>543</w:t>
              </w:r>
            </w:ins>
          </w:p>
        </w:tc>
        <w:tc>
          <w:tcPr>
            <w:tcW w:w="441" w:type="dxa"/>
            <w:tcBorders>
              <w:top w:val="nil"/>
              <w:left w:val="nil"/>
              <w:bottom w:val="nil"/>
              <w:right w:val="nil"/>
            </w:tcBorders>
            <w:shd w:val="clear" w:color="auto" w:fill="auto"/>
            <w:noWrap/>
            <w:vAlign w:val="center"/>
            <w:hideMark/>
          </w:tcPr>
          <w:p w14:paraId="02FEEE58" w14:textId="77777777" w:rsidR="00173932" w:rsidRPr="00752287" w:rsidRDefault="00173932" w:rsidP="007F5937">
            <w:pPr>
              <w:jc w:val="center"/>
              <w:rPr>
                <w:ins w:id="1953" w:author="FERNANDA GASPARI" w:date="2021-10-29T10:32:00Z"/>
                <w:rFonts w:ascii="Arial" w:hAnsi="Arial" w:cs="Arial"/>
                <w:color w:val="000000"/>
                <w:sz w:val="18"/>
                <w:szCs w:val="18"/>
                <w:lang w:val="es-CO" w:eastAsia="es-CO"/>
              </w:rPr>
            </w:pPr>
            <w:ins w:id="1954"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nil"/>
            </w:tcBorders>
            <w:shd w:val="clear" w:color="auto" w:fill="auto"/>
            <w:noWrap/>
            <w:vAlign w:val="center"/>
            <w:hideMark/>
          </w:tcPr>
          <w:p w14:paraId="090A4CB6" w14:textId="77777777" w:rsidR="00173932" w:rsidRPr="00752287" w:rsidRDefault="00173932" w:rsidP="007F5937">
            <w:pPr>
              <w:jc w:val="center"/>
              <w:rPr>
                <w:ins w:id="1955" w:author="FERNANDA GASPARI" w:date="2021-10-29T10:32:00Z"/>
                <w:rFonts w:ascii="Arial" w:hAnsi="Arial" w:cs="Arial"/>
                <w:color w:val="000000"/>
                <w:sz w:val="18"/>
                <w:szCs w:val="18"/>
                <w:lang w:val="es-CO" w:eastAsia="es-CO"/>
              </w:rPr>
            </w:pPr>
            <w:ins w:id="1956" w:author="FERNANDA GASPARI" w:date="2021-10-29T10:32:00Z">
              <w:r w:rsidRPr="00752287">
                <w:rPr>
                  <w:rFonts w:ascii="Arial" w:hAnsi="Arial" w:cs="Arial"/>
                  <w:color w:val="000000"/>
                  <w:sz w:val="18"/>
                  <w:szCs w:val="18"/>
                  <w:lang w:eastAsia="es-AR"/>
                </w:rPr>
                <w:t>93</w:t>
              </w:r>
            </w:ins>
          </w:p>
        </w:tc>
        <w:tc>
          <w:tcPr>
            <w:tcW w:w="441" w:type="dxa"/>
            <w:tcBorders>
              <w:top w:val="nil"/>
              <w:left w:val="nil"/>
              <w:bottom w:val="nil"/>
              <w:right w:val="single" w:sz="8" w:space="0" w:color="auto"/>
            </w:tcBorders>
            <w:shd w:val="clear" w:color="auto" w:fill="auto"/>
            <w:noWrap/>
            <w:vAlign w:val="center"/>
            <w:hideMark/>
          </w:tcPr>
          <w:p w14:paraId="6B2D9212" w14:textId="77777777" w:rsidR="00173932" w:rsidRPr="00752287" w:rsidRDefault="00173932" w:rsidP="007F5937">
            <w:pPr>
              <w:jc w:val="center"/>
              <w:rPr>
                <w:ins w:id="1957" w:author="FERNANDA GASPARI" w:date="2021-10-29T10:32:00Z"/>
                <w:rFonts w:ascii="Arial" w:hAnsi="Arial" w:cs="Arial"/>
                <w:color w:val="000000"/>
                <w:sz w:val="18"/>
                <w:szCs w:val="18"/>
                <w:lang w:val="es-CO" w:eastAsia="es-CO"/>
              </w:rPr>
            </w:pPr>
            <w:ins w:id="1958" w:author="FERNANDA GASPARI" w:date="2021-10-29T10:32:00Z">
              <w:r w:rsidRPr="00752287">
                <w:rPr>
                  <w:rFonts w:ascii="Arial" w:hAnsi="Arial" w:cs="Arial"/>
                  <w:color w:val="000000"/>
                  <w:sz w:val="18"/>
                  <w:szCs w:val="18"/>
                  <w:lang w:eastAsia="es-AR"/>
                </w:rPr>
                <w:t>97</w:t>
              </w:r>
            </w:ins>
          </w:p>
        </w:tc>
        <w:tc>
          <w:tcPr>
            <w:tcW w:w="580" w:type="dxa"/>
            <w:tcBorders>
              <w:top w:val="nil"/>
              <w:left w:val="nil"/>
              <w:bottom w:val="nil"/>
              <w:right w:val="nil"/>
            </w:tcBorders>
            <w:shd w:val="clear" w:color="000000" w:fill="D9D9D9"/>
            <w:vAlign w:val="center"/>
            <w:hideMark/>
          </w:tcPr>
          <w:p w14:paraId="4E49B6F6" w14:textId="77777777" w:rsidR="00173932" w:rsidRPr="00752287" w:rsidRDefault="00173932" w:rsidP="007F5937">
            <w:pPr>
              <w:jc w:val="center"/>
              <w:rPr>
                <w:ins w:id="1959" w:author="FERNANDA GASPARI" w:date="2021-10-29T10:32:00Z"/>
                <w:rFonts w:ascii="Arial" w:hAnsi="Arial" w:cs="Arial"/>
                <w:color w:val="000000"/>
                <w:sz w:val="18"/>
                <w:szCs w:val="18"/>
                <w:lang w:val="es-CO" w:eastAsia="es-CO"/>
              </w:rPr>
            </w:pPr>
            <w:ins w:id="1960" w:author="FERNANDA GASPARI" w:date="2021-10-29T10:32:00Z">
              <w:r w:rsidRPr="00752287">
                <w:rPr>
                  <w:rFonts w:ascii="Arial" w:hAnsi="Arial" w:cs="Arial"/>
                  <w:color w:val="000000"/>
                  <w:sz w:val="18"/>
                  <w:szCs w:val="18"/>
                  <w:lang w:eastAsia="es-CO"/>
                </w:rPr>
                <w:t>544</w:t>
              </w:r>
            </w:ins>
          </w:p>
        </w:tc>
        <w:tc>
          <w:tcPr>
            <w:tcW w:w="441" w:type="dxa"/>
            <w:tcBorders>
              <w:top w:val="nil"/>
              <w:left w:val="nil"/>
              <w:bottom w:val="nil"/>
              <w:right w:val="nil"/>
            </w:tcBorders>
            <w:shd w:val="clear" w:color="auto" w:fill="auto"/>
            <w:noWrap/>
            <w:vAlign w:val="center"/>
            <w:hideMark/>
          </w:tcPr>
          <w:p w14:paraId="7CFCE4CA" w14:textId="77777777" w:rsidR="00173932" w:rsidRPr="00752287" w:rsidRDefault="00173932" w:rsidP="007F5937">
            <w:pPr>
              <w:jc w:val="center"/>
              <w:rPr>
                <w:ins w:id="1961" w:author="FERNANDA GASPARI" w:date="2021-10-29T10:32:00Z"/>
                <w:rFonts w:ascii="Arial" w:hAnsi="Arial" w:cs="Arial"/>
                <w:color w:val="000000"/>
                <w:sz w:val="18"/>
                <w:szCs w:val="18"/>
                <w:lang w:val="es-CO" w:eastAsia="es-CO"/>
              </w:rPr>
            </w:pPr>
            <w:ins w:id="1962"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nil"/>
            </w:tcBorders>
            <w:shd w:val="clear" w:color="auto" w:fill="auto"/>
            <w:noWrap/>
            <w:vAlign w:val="center"/>
            <w:hideMark/>
          </w:tcPr>
          <w:p w14:paraId="0CE20908" w14:textId="77777777" w:rsidR="00173932" w:rsidRPr="00752287" w:rsidRDefault="00173932" w:rsidP="007F5937">
            <w:pPr>
              <w:jc w:val="center"/>
              <w:rPr>
                <w:ins w:id="1963" w:author="FERNANDA GASPARI" w:date="2021-10-29T10:32:00Z"/>
                <w:rFonts w:ascii="Arial" w:hAnsi="Arial" w:cs="Arial"/>
                <w:color w:val="000000"/>
                <w:sz w:val="18"/>
                <w:szCs w:val="18"/>
                <w:lang w:val="es-CO" w:eastAsia="es-CO"/>
              </w:rPr>
            </w:pPr>
            <w:ins w:id="1964" w:author="FERNANDA GASPARI" w:date="2021-10-29T10:32:00Z">
              <w:r w:rsidRPr="00752287">
                <w:rPr>
                  <w:rFonts w:ascii="Arial" w:hAnsi="Arial" w:cs="Arial"/>
                  <w:color w:val="000000"/>
                  <w:sz w:val="18"/>
                  <w:szCs w:val="18"/>
                  <w:lang w:eastAsia="es-AR"/>
                </w:rPr>
                <w:t>93</w:t>
              </w:r>
            </w:ins>
          </w:p>
        </w:tc>
        <w:tc>
          <w:tcPr>
            <w:tcW w:w="441" w:type="dxa"/>
            <w:tcBorders>
              <w:top w:val="nil"/>
              <w:left w:val="nil"/>
              <w:bottom w:val="nil"/>
              <w:right w:val="single" w:sz="8" w:space="0" w:color="auto"/>
            </w:tcBorders>
            <w:shd w:val="clear" w:color="auto" w:fill="auto"/>
            <w:noWrap/>
            <w:vAlign w:val="center"/>
            <w:hideMark/>
          </w:tcPr>
          <w:p w14:paraId="56811DE5" w14:textId="77777777" w:rsidR="00173932" w:rsidRPr="00752287" w:rsidRDefault="00173932" w:rsidP="007F5937">
            <w:pPr>
              <w:jc w:val="center"/>
              <w:rPr>
                <w:ins w:id="1965" w:author="FERNANDA GASPARI" w:date="2021-10-29T10:32:00Z"/>
                <w:rFonts w:ascii="Arial" w:hAnsi="Arial" w:cs="Arial"/>
                <w:color w:val="000000"/>
                <w:sz w:val="18"/>
                <w:szCs w:val="18"/>
                <w:lang w:val="es-CO" w:eastAsia="es-CO"/>
              </w:rPr>
            </w:pPr>
            <w:ins w:id="1966" w:author="FERNANDA GASPARI" w:date="2021-10-29T10:32:00Z">
              <w:r w:rsidRPr="00752287">
                <w:rPr>
                  <w:rFonts w:ascii="Arial" w:hAnsi="Arial" w:cs="Arial"/>
                  <w:color w:val="000000"/>
                  <w:sz w:val="18"/>
                  <w:szCs w:val="18"/>
                  <w:lang w:eastAsia="es-AR"/>
                </w:rPr>
                <w:t>97</w:t>
              </w:r>
            </w:ins>
          </w:p>
        </w:tc>
      </w:tr>
      <w:tr w:rsidR="00173932" w:rsidRPr="00752287" w14:paraId="4C4AFE9E" w14:textId="77777777" w:rsidTr="007F5937">
        <w:trPr>
          <w:trHeight w:val="168"/>
          <w:tblHeader/>
          <w:jc w:val="center"/>
          <w:ins w:id="1967"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5CE28280" w14:textId="77777777" w:rsidR="00173932" w:rsidRPr="00752287" w:rsidRDefault="00173932" w:rsidP="007F5937">
            <w:pPr>
              <w:jc w:val="center"/>
              <w:rPr>
                <w:ins w:id="1968" w:author="FERNANDA GASPARI" w:date="2021-10-29T10:32:00Z"/>
                <w:rFonts w:ascii="Arial" w:hAnsi="Arial" w:cs="Arial"/>
                <w:color w:val="000000"/>
                <w:sz w:val="18"/>
                <w:szCs w:val="18"/>
                <w:lang w:val="es-CO" w:eastAsia="es-CO"/>
              </w:rPr>
            </w:pPr>
            <w:ins w:id="1969" w:author="FERNANDA GASPARI" w:date="2021-10-29T10:32:00Z">
              <w:r w:rsidRPr="00752287">
                <w:rPr>
                  <w:rFonts w:ascii="Arial" w:hAnsi="Arial" w:cs="Arial"/>
                  <w:color w:val="000000"/>
                  <w:sz w:val="18"/>
                  <w:szCs w:val="18"/>
                  <w:lang w:eastAsia="es-CO"/>
                </w:rPr>
                <w:t>551</w:t>
              </w:r>
            </w:ins>
          </w:p>
        </w:tc>
        <w:tc>
          <w:tcPr>
            <w:tcW w:w="441" w:type="dxa"/>
            <w:tcBorders>
              <w:top w:val="nil"/>
              <w:left w:val="nil"/>
              <w:bottom w:val="nil"/>
              <w:right w:val="nil"/>
            </w:tcBorders>
            <w:shd w:val="clear" w:color="auto" w:fill="auto"/>
            <w:noWrap/>
            <w:vAlign w:val="center"/>
            <w:hideMark/>
          </w:tcPr>
          <w:p w14:paraId="78B54003" w14:textId="77777777" w:rsidR="00173932" w:rsidRPr="00752287" w:rsidRDefault="00173932" w:rsidP="007F5937">
            <w:pPr>
              <w:jc w:val="center"/>
              <w:rPr>
                <w:ins w:id="1970" w:author="FERNANDA GASPARI" w:date="2021-10-29T10:32:00Z"/>
                <w:rFonts w:ascii="Arial" w:hAnsi="Arial" w:cs="Arial"/>
                <w:color w:val="000000"/>
                <w:sz w:val="18"/>
                <w:szCs w:val="18"/>
                <w:lang w:val="es-CO" w:eastAsia="es-CO"/>
              </w:rPr>
            </w:pPr>
            <w:ins w:id="1971"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nil"/>
            </w:tcBorders>
            <w:shd w:val="clear" w:color="auto" w:fill="auto"/>
            <w:noWrap/>
            <w:vAlign w:val="center"/>
            <w:hideMark/>
          </w:tcPr>
          <w:p w14:paraId="5C65B949" w14:textId="77777777" w:rsidR="00173932" w:rsidRPr="00752287" w:rsidRDefault="00173932" w:rsidP="007F5937">
            <w:pPr>
              <w:jc w:val="center"/>
              <w:rPr>
                <w:ins w:id="1972" w:author="FERNANDA GASPARI" w:date="2021-10-29T10:32:00Z"/>
                <w:rFonts w:ascii="Arial" w:hAnsi="Arial" w:cs="Arial"/>
                <w:color w:val="000000"/>
                <w:sz w:val="18"/>
                <w:szCs w:val="18"/>
                <w:lang w:val="es-CO" w:eastAsia="es-CO"/>
              </w:rPr>
            </w:pPr>
            <w:ins w:id="1973"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single" w:sz="8" w:space="0" w:color="auto"/>
            </w:tcBorders>
            <w:shd w:val="clear" w:color="auto" w:fill="auto"/>
            <w:noWrap/>
            <w:vAlign w:val="center"/>
            <w:hideMark/>
          </w:tcPr>
          <w:p w14:paraId="45820BA6" w14:textId="77777777" w:rsidR="00173932" w:rsidRPr="00752287" w:rsidRDefault="00173932" w:rsidP="007F5937">
            <w:pPr>
              <w:jc w:val="center"/>
              <w:rPr>
                <w:ins w:id="1974" w:author="FERNANDA GASPARI" w:date="2021-10-29T10:32:00Z"/>
                <w:rFonts w:ascii="Arial" w:hAnsi="Arial" w:cs="Arial"/>
                <w:color w:val="000000"/>
                <w:sz w:val="18"/>
                <w:szCs w:val="18"/>
                <w:lang w:val="es-CO" w:eastAsia="es-CO"/>
              </w:rPr>
            </w:pPr>
            <w:ins w:id="1975" w:author="FERNANDA GASPARI" w:date="2021-10-29T10:32:00Z">
              <w:r w:rsidRPr="00752287">
                <w:rPr>
                  <w:rFonts w:ascii="Arial" w:hAnsi="Arial" w:cs="Arial"/>
                  <w:color w:val="000000"/>
                  <w:sz w:val="18"/>
                  <w:szCs w:val="18"/>
                  <w:lang w:eastAsia="es-AR"/>
                </w:rPr>
                <w:t>96</w:t>
              </w:r>
            </w:ins>
          </w:p>
        </w:tc>
        <w:tc>
          <w:tcPr>
            <w:tcW w:w="580" w:type="dxa"/>
            <w:tcBorders>
              <w:top w:val="nil"/>
              <w:left w:val="nil"/>
              <w:bottom w:val="nil"/>
              <w:right w:val="nil"/>
            </w:tcBorders>
            <w:shd w:val="clear" w:color="000000" w:fill="D9D9D9"/>
            <w:noWrap/>
            <w:vAlign w:val="center"/>
            <w:hideMark/>
          </w:tcPr>
          <w:p w14:paraId="2905A8E3" w14:textId="77777777" w:rsidR="00173932" w:rsidRPr="00752287" w:rsidRDefault="00173932" w:rsidP="007F5937">
            <w:pPr>
              <w:jc w:val="center"/>
              <w:rPr>
                <w:ins w:id="1976" w:author="FERNANDA GASPARI" w:date="2021-10-29T10:32:00Z"/>
                <w:rFonts w:ascii="Arial" w:hAnsi="Arial" w:cs="Arial"/>
                <w:color w:val="000000"/>
                <w:sz w:val="18"/>
                <w:szCs w:val="18"/>
                <w:lang w:val="es-CO" w:eastAsia="es-CO"/>
              </w:rPr>
            </w:pPr>
            <w:ins w:id="1977" w:author="FERNANDA GASPARI" w:date="2021-10-29T10:32:00Z">
              <w:r w:rsidRPr="00752287">
                <w:rPr>
                  <w:rFonts w:ascii="Arial" w:hAnsi="Arial" w:cs="Arial"/>
                  <w:color w:val="000000"/>
                  <w:sz w:val="18"/>
                  <w:szCs w:val="18"/>
                  <w:lang w:eastAsia="es-AR"/>
                </w:rPr>
                <w:t>552</w:t>
              </w:r>
            </w:ins>
          </w:p>
        </w:tc>
        <w:tc>
          <w:tcPr>
            <w:tcW w:w="441" w:type="dxa"/>
            <w:tcBorders>
              <w:top w:val="nil"/>
              <w:left w:val="nil"/>
              <w:bottom w:val="nil"/>
              <w:right w:val="nil"/>
            </w:tcBorders>
            <w:shd w:val="clear" w:color="auto" w:fill="auto"/>
            <w:noWrap/>
            <w:vAlign w:val="center"/>
            <w:hideMark/>
          </w:tcPr>
          <w:p w14:paraId="592CCE2D" w14:textId="77777777" w:rsidR="00173932" w:rsidRPr="00752287" w:rsidRDefault="00173932" w:rsidP="007F5937">
            <w:pPr>
              <w:jc w:val="center"/>
              <w:rPr>
                <w:ins w:id="1978" w:author="FERNANDA GASPARI" w:date="2021-10-29T10:32:00Z"/>
                <w:rFonts w:ascii="Arial" w:hAnsi="Arial" w:cs="Arial"/>
                <w:color w:val="000000"/>
                <w:sz w:val="18"/>
                <w:szCs w:val="18"/>
                <w:lang w:val="es-CO" w:eastAsia="es-CO"/>
              </w:rPr>
            </w:pPr>
            <w:ins w:id="1979" w:author="FERNANDA GASPARI" w:date="2021-10-29T10:32:00Z">
              <w:r w:rsidRPr="00752287">
                <w:rPr>
                  <w:rFonts w:ascii="Arial" w:hAnsi="Arial" w:cs="Arial"/>
                  <w:color w:val="000000"/>
                  <w:sz w:val="18"/>
                  <w:szCs w:val="18"/>
                  <w:lang w:eastAsia="es-AR"/>
                </w:rPr>
                <w:t>80</w:t>
              </w:r>
            </w:ins>
          </w:p>
        </w:tc>
        <w:tc>
          <w:tcPr>
            <w:tcW w:w="441" w:type="dxa"/>
            <w:tcBorders>
              <w:top w:val="nil"/>
              <w:left w:val="nil"/>
              <w:bottom w:val="nil"/>
              <w:right w:val="nil"/>
            </w:tcBorders>
            <w:shd w:val="clear" w:color="auto" w:fill="auto"/>
            <w:noWrap/>
            <w:vAlign w:val="center"/>
            <w:hideMark/>
          </w:tcPr>
          <w:p w14:paraId="26EE79A7" w14:textId="77777777" w:rsidR="00173932" w:rsidRPr="00752287" w:rsidRDefault="00173932" w:rsidP="007F5937">
            <w:pPr>
              <w:jc w:val="center"/>
              <w:rPr>
                <w:ins w:id="1980" w:author="FERNANDA GASPARI" w:date="2021-10-29T10:32:00Z"/>
                <w:rFonts w:ascii="Arial" w:hAnsi="Arial" w:cs="Arial"/>
                <w:color w:val="000000"/>
                <w:sz w:val="18"/>
                <w:szCs w:val="18"/>
                <w:lang w:val="es-CO" w:eastAsia="es-CO"/>
              </w:rPr>
            </w:pPr>
            <w:ins w:id="1981"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single" w:sz="8" w:space="0" w:color="auto"/>
            </w:tcBorders>
            <w:shd w:val="clear" w:color="auto" w:fill="auto"/>
            <w:noWrap/>
            <w:vAlign w:val="center"/>
            <w:hideMark/>
          </w:tcPr>
          <w:p w14:paraId="25BDC553" w14:textId="77777777" w:rsidR="00173932" w:rsidRPr="00752287" w:rsidRDefault="00173932" w:rsidP="007F5937">
            <w:pPr>
              <w:jc w:val="center"/>
              <w:rPr>
                <w:ins w:id="1982" w:author="FERNANDA GASPARI" w:date="2021-10-29T10:32:00Z"/>
                <w:rFonts w:ascii="Arial" w:hAnsi="Arial" w:cs="Arial"/>
                <w:color w:val="000000"/>
                <w:sz w:val="18"/>
                <w:szCs w:val="18"/>
                <w:lang w:val="es-CO" w:eastAsia="es-CO"/>
              </w:rPr>
            </w:pPr>
            <w:ins w:id="1983" w:author="FERNANDA GASPARI" w:date="2021-10-29T10:32:00Z">
              <w:r w:rsidRPr="00752287">
                <w:rPr>
                  <w:rFonts w:ascii="Arial" w:hAnsi="Arial" w:cs="Arial"/>
                  <w:color w:val="000000"/>
                  <w:sz w:val="18"/>
                  <w:szCs w:val="18"/>
                  <w:lang w:eastAsia="es-AR"/>
                </w:rPr>
                <w:t>96</w:t>
              </w:r>
            </w:ins>
          </w:p>
        </w:tc>
        <w:tc>
          <w:tcPr>
            <w:tcW w:w="580" w:type="dxa"/>
            <w:tcBorders>
              <w:top w:val="nil"/>
              <w:left w:val="nil"/>
              <w:bottom w:val="nil"/>
              <w:right w:val="nil"/>
            </w:tcBorders>
            <w:shd w:val="clear" w:color="000000" w:fill="D9D9D9"/>
            <w:vAlign w:val="center"/>
            <w:hideMark/>
          </w:tcPr>
          <w:p w14:paraId="7C47C9D4" w14:textId="77777777" w:rsidR="00173932" w:rsidRPr="00752287" w:rsidRDefault="00173932" w:rsidP="007F5937">
            <w:pPr>
              <w:jc w:val="center"/>
              <w:rPr>
                <w:ins w:id="1984" w:author="FERNANDA GASPARI" w:date="2021-10-29T10:32:00Z"/>
                <w:rFonts w:ascii="Arial" w:hAnsi="Arial" w:cs="Arial"/>
                <w:color w:val="000000"/>
                <w:sz w:val="18"/>
                <w:szCs w:val="18"/>
                <w:lang w:val="es-CO" w:eastAsia="es-CO"/>
              </w:rPr>
            </w:pPr>
            <w:ins w:id="1985" w:author="FERNANDA GASPARI" w:date="2021-10-29T10:32:00Z">
              <w:r w:rsidRPr="00752287">
                <w:rPr>
                  <w:rFonts w:ascii="Arial" w:hAnsi="Arial" w:cs="Arial"/>
                  <w:color w:val="000000"/>
                  <w:sz w:val="18"/>
                  <w:szCs w:val="18"/>
                  <w:lang w:eastAsia="es-CO"/>
                </w:rPr>
                <w:t>553</w:t>
              </w:r>
            </w:ins>
          </w:p>
        </w:tc>
        <w:tc>
          <w:tcPr>
            <w:tcW w:w="441" w:type="dxa"/>
            <w:tcBorders>
              <w:top w:val="nil"/>
              <w:left w:val="nil"/>
              <w:bottom w:val="nil"/>
              <w:right w:val="nil"/>
            </w:tcBorders>
            <w:shd w:val="clear" w:color="auto" w:fill="auto"/>
            <w:noWrap/>
            <w:vAlign w:val="center"/>
            <w:hideMark/>
          </w:tcPr>
          <w:p w14:paraId="6916D18F" w14:textId="77777777" w:rsidR="00173932" w:rsidRPr="00752287" w:rsidRDefault="00173932" w:rsidP="007F5937">
            <w:pPr>
              <w:jc w:val="center"/>
              <w:rPr>
                <w:ins w:id="1986" w:author="FERNANDA GASPARI" w:date="2021-10-29T10:32:00Z"/>
                <w:rFonts w:ascii="Arial" w:hAnsi="Arial" w:cs="Arial"/>
                <w:color w:val="000000"/>
                <w:sz w:val="18"/>
                <w:szCs w:val="18"/>
                <w:lang w:val="es-CO" w:eastAsia="es-CO"/>
              </w:rPr>
            </w:pPr>
            <w:ins w:id="1987"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nil"/>
            </w:tcBorders>
            <w:shd w:val="clear" w:color="auto" w:fill="auto"/>
            <w:noWrap/>
            <w:vAlign w:val="center"/>
            <w:hideMark/>
          </w:tcPr>
          <w:p w14:paraId="2B724B6B" w14:textId="77777777" w:rsidR="00173932" w:rsidRPr="00752287" w:rsidRDefault="00173932" w:rsidP="007F5937">
            <w:pPr>
              <w:jc w:val="center"/>
              <w:rPr>
                <w:ins w:id="1988" w:author="FERNANDA GASPARI" w:date="2021-10-29T10:32:00Z"/>
                <w:rFonts w:ascii="Arial" w:hAnsi="Arial" w:cs="Arial"/>
                <w:color w:val="000000"/>
                <w:sz w:val="18"/>
                <w:szCs w:val="18"/>
                <w:lang w:val="es-CO" w:eastAsia="es-CO"/>
              </w:rPr>
            </w:pPr>
            <w:ins w:id="1989" w:author="FERNANDA GASPARI" w:date="2021-10-29T10:32:00Z">
              <w:r w:rsidRPr="00752287">
                <w:rPr>
                  <w:rFonts w:ascii="Arial" w:hAnsi="Arial" w:cs="Arial"/>
                  <w:color w:val="000000"/>
                  <w:sz w:val="18"/>
                  <w:szCs w:val="18"/>
                  <w:lang w:eastAsia="es-AR"/>
                </w:rPr>
                <w:t>91</w:t>
              </w:r>
            </w:ins>
          </w:p>
        </w:tc>
        <w:tc>
          <w:tcPr>
            <w:tcW w:w="441" w:type="dxa"/>
            <w:tcBorders>
              <w:top w:val="nil"/>
              <w:left w:val="nil"/>
              <w:bottom w:val="nil"/>
              <w:right w:val="single" w:sz="8" w:space="0" w:color="auto"/>
            </w:tcBorders>
            <w:shd w:val="clear" w:color="auto" w:fill="auto"/>
            <w:noWrap/>
            <w:vAlign w:val="center"/>
            <w:hideMark/>
          </w:tcPr>
          <w:p w14:paraId="5AC413FF" w14:textId="77777777" w:rsidR="00173932" w:rsidRPr="00752287" w:rsidRDefault="00173932" w:rsidP="007F5937">
            <w:pPr>
              <w:jc w:val="center"/>
              <w:rPr>
                <w:ins w:id="1990" w:author="FERNANDA GASPARI" w:date="2021-10-29T10:32:00Z"/>
                <w:rFonts w:ascii="Arial" w:hAnsi="Arial" w:cs="Arial"/>
                <w:color w:val="000000"/>
                <w:sz w:val="18"/>
                <w:szCs w:val="18"/>
                <w:lang w:val="es-CO" w:eastAsia="es-CO"/>
              </w:rPr>
            </w:pPr>
            <w:ins w:id="1991" w:author="FERNANDA GASPARI" w:date="2021-10-29T10:32:00Z">
              <w:r w:rsidRPr="00752287">
                <w:rPr>
                  <w:rFonts w:ascii="Arial" w:hAnsi="Arial" w:cs="Arial"/>
                  <w:color w:val="000000"/>
                  <w:sz w:val="18"/>
                  <w:szCs w:val="18"/>
                  <w:lang w:eastAsia="es-AR"/>
                </w:rPr>
                <w:t>96</w:t>
              </w:r>
            </w:ins>
          </w:p>
        </w:tc>
        <w:tc>
          <w:tcPr>
            <w:tcW w:w="580" w:type="dxa"/>
            <w:tcBorders>
              <w:top w:val="nil"/>
              <w:left w:val="nil"/>
              <w:bottom w:val="nil"/>
              <w:right w:val="nil"/>
            </w:tcBorders>
            <w:shd w:val="clear" w:color="000000" w:fill="D9D9D9"/>
            <w:vAlign w:val="center"/>
            <w:hideMark/>
          </w:tcPr>
          <w:p w14:paraId="2F400C75" w14:textId="77777777" w:rsidR="00173932" w:rsidRPr="00752287" w:rsidRDefault="00173932" w:rsidP="007F5937">
            <w:pPr>
              <w:jc w:val="center"/>
              <w:rPr>
                <w:ins w:id="1992" w:author="FERNANDA GASPARI" w:date="2021-10-29T10:32:00Z"/>
                <w:rFonts w:ascii="Arial" w:hAnsi="Arial" w:cs="Arial"/>
                <w:color w:val="000000"/>
                <w:sz w:val="18"/>
                <w:szCs w:val="18"/>
                <w:lang w:val="es-CO" w:eastAsia="es-CO"/>
              </w:rPr>
            </w:pPr>
            <w:ins w:id="1993" w:author="FERNANDA GASPARI" w:date="2021-10-29T10:32:00Z">
              <w:r w:rsidRPr="00752287">
                <w:rPr>
                  <w:rFonts w:ascii="Arial" w:hAnsi="Arial" w:cs="Arial"/>
                  <w:color w:val="000000"/>
                  <w:sz w:val="18"/>
                  <w:szCs w:val="18"/>
                  <w:lang w:eastAsia="es-CO"/>
                </w:rPr>
                <w:t>554</w:t>
              </w:r>
            </w:ins>
          </w:p>
        </w:tc>
        <w:tc>
          <w:tcPr>
            <w:tcW w:w="441" w:type="dxa"/>
            <w:tcBorders>
              <w:top w:val="nil"/>
              <w:left w:val="nil"/>
              <w:bottom w:val="nil"/>
              <w:right w:val="nil"/>
            </w:tcBorders>
            <w:shd w:val="clear" w:color="auto" w:fill="auto"/>
            <w:noWrap/>
            <w:vAlign w:val="center"/>
            <w:hideMark/>
          </w:tcPr>
          <w:p w14:paraId="472AB0C8" w14:textId="77777777" w:rsidR="00173932" w:rsidRPr="00752287" w:rsidRDefault="00173932" w:rsidP="007F5937">
            <w:pPr>
              <w:jc w:val="center"/>
              <w:rPr>
                <w:ins w:id="1994" w:author="FERNANDA GASPARI" w:date="2021-10-29T10:32:00Z"/>
                <w:rFonts w:ascii="Arial" w:hAnsi="Arial" w:cs="Arial"/>
                <w:color w:val="000000"/>
                <w:sz w:val="18"/>
                <w:szCs w:val="18"/>
                <w:lang w:val="es-CO" w:eastAsia="es-CO"/>
              </w:rPr>
            </w:pPr>
            <w:ins w:id="1995" w:author="FERNANDA GASPARI" w:date="2021-10-29T10:32:00Z">
              <w:r w:rsidRPr="00752287">
                <w:rPr>
                  <w:rFonts w:ascii="Arial" w:hAnsi="Arial" w:cs="Arial"/>
                  <w:color w:val="000000"/>
                  <w:sz w:val="18"/>
                  <w:szCs w:val="18"/>
                  <w:lang w:eastAsia="es-AR"/>
                </w:rPr>
                <w:t>64</w:t>
              </w:r>
            </w:ins>
          </w:p>
        </w:tc>
        <w:tc>
          <w:tcPr>
            <w:tcW w:w="441" w:type="dxa"/>
            <w:tcBorders>
              <w:top w:val="nil"/>
              <w:left w:val="nil"/>
              <w:bottom w:val="nil"/>
              <w:right w:val="nil"/>
            </w:tcBorders>
            <w:shd w:val="clear" w:color="auto" w:fill="auto"/>
            <w:noWrap/>
            <w:vAlign w:val="center"/>
            <w:hideMark/>
          </w:tcPr>
          <w:p w14:paraId="4BCCBF0C" w14:textId="77777777" w:rsidR="00173932" w:rsidRPr="00752287" w:rsidRDefault="00173932" w:rsidP="007F5937">
            <w:pPr>
              <w:jc w:val="center"/>
              <w:rPr>
                <w:ins w:id="1996" w:author="FERNANDA GASPARI" w:date="2021-10-29T10:32:00Z"/>
                <w:rFonts w:ascii="Arial" w:hAnsi="Arial" w:cs="Arial"/>
                <w:color w:val="000000"/>
                <w:sz w:val="18"/>
                <w:szCs w:val="18"/>
                <w:lang w:val="es-CO" w:eastAsia="es-CO"/>
              </w:rPr>
            </w:pPr>
            <w:ins w:id="1997" w:author="FERNANDA GASPARI" w:date="2021-10-29T10:32:00Z">
              <w:r w:rsidRPr="00752287">
                <w:rPr>
                  <w:rFonts w:ascii="Arial" w:hAnsi="Arial" w:cs="Arial"/>
                  <w:color w:val="000000"/>
                  <w:sz w:val="18"/>
                  <w:szCs w:val="18"/>
                  <w:lang w:eastAsia="es-AR"/>
                </w:rPr>
                <w:t>81</w:t>
              </w:r>
            </w:ins>
          </w:p>
        </w:tc>
        <w:tc>
          <w:tcPr>
            <w:tcW w:w="441" w:type="dxa"/>
            <w:tcBorders>
              <w:top w:val="nil"/>
              <w:left w:val="nil"/>
              <w:bottom w:val="nil"/>
              <w:right w:val="single" w:sz="8" w:space="0" w:color="auto"/>
            </w:tcBorders>
            <w:shd w:val="clear" w:color="auto" w:fill="auto"/>
            <w:noWrap/>
            <w:vAlign w:val="center"/>
            <w:hideMark/>
          </w:tcPr>
          <w:p w14:paraId="08CA19C3" w14:textId="77777777" w:rsidR="00173932" w:rsidRPr="00752287" w:rsidRDefault="00173932" w:rsidP="007F5937">
            <w:pPr>
              <w:jc w:val="center"/>
              <w:rPr>
                <w:ins w:id="1998" w:author="FERNANDA GASPARI" w:date="2021-10-29T10:32:00Z"/>
                <w:rFonts w:ascii="Arial" w:hAnsi="Arial" w:cs="Arial"/>
                <w:color w:val="000000"/>
                <w:sz w:val="18"/>
                <w:szCs w:val="18"/>
                <w:lang w:val="es-CO" w:eastAsia="es-CO"/>
              </w:rPr>
            </w:pPr>
            <w:ins w:id="1999" w:author="FERNANDA GASPARI" w:date="2021-10-29T10:32:00Z">
              <w:r w:rsidRPr="00752287">
                <w:rPr>
                  <w:rFonts w:ascii="Arial" w:hAnsi="Arial" w:cs="Arial"/>
                  <w:color w:val="000000"/>
                  <w:sz w:val="18"/>
                  <w:szCs w:val="18"/>
                  <w:lang w:eastAsia="es-AR"/>
                </w:rPr>
                <w:t>91</w:t>
              </w:r>
            </w:ins>
          </w:p>
        </w:tc>
      </w:tr>
      <w:tr w:rsidR="00173932" w:rsidRPr="00752287" w14:paraId="32347CED" w14:textId="77777777" w:rsidTr="007F5937">
        <w:trPr>
          <w:trHeight w:val="168"/>
          <w:tblHeader/>
          <w:jc w:val="center"/>
          <w:ins w:id="2000"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7416D6C0" w14:textId="77777777" w:rsidR="00173932" w:rsidRPr="00752287" w:rsidRDefault="00173932" w:rsidP="007F5937">
            <w:pPr>
              <w:jc w:val="center"/>
              <w:rPr>
                <w:ins w:id="2001" w:author="FERNANDA GASPARI" w:date="2021-10-29T10:32:00Z"/>
                <w:rFonts w:ascii="Arial" w:hAnsi="Arial" w:cs="Arial"/>
                <w:color w:val="000000"/>
                <w:sz w:val="18"/>
                <w:szCs w:val="18"/>
                <w:lang w:val="es-CO" w:eastAsia="es-CO"/>
              </w:rPr>
            </w:pPr>
            <w:ins w:id="2002" w:author="FERNANDA GASPARI" w:date="2021-10-29T10:32:00Z">
              <w:r w:rsidRPr="00752287">
                <w:rPr>
                  <w:rFonts w:ascii="Arial" w:hAnsi="Arial" w:cs="Arial"/>
                  <w:color w:val="000000"/>
                  <w:sz w:val="18"/>
                  <w:szCs w:val="18"/>
                  <w:lang w:eastAsia="es-CO"/>
                </w:rPr>
                <w:t>561</w:t>
              </w:r>
            </w:ins>
          </w:p>
        </w:tc>
        <w:tc>
          <w:tcPr>
            <w:tcW w:w="441" w:type="dxa"/>
            <w:tcBorders>
              <w:top w:val="nil"/>
              <w:left w:val="nil"/>
              <w:bottom w:val="nil"/>
              <w:right w:val="nil"/>
            </w:tcBorders>
            <w:shd w:val="clear" w:color="auto" w:fill="auto"/>
            <w:noWrap/>
            <w:vAlign w:val="center"/>
            <w:hideMark/>
          </w:tcPr>
          <w:p w14:paraId="2B397E69" w14:textId="77777777" w:rsidR="00173932" w:rsidRPr="00752287" w:rsidRDefault="00173932" w:rsidP="007F5937">
            <w:pPr>
              <w:jc w:val="center"/>
              <w:rPr>
                <w:ins w:id="2003" w:author="FERNANDA GASPARI" w:date="2021-10-29T10:32:00Z"/>
                <w:rFonts w:ascii="Arial" w:hAnsi="Arial" w:cs="Arial"/>
                <w:color w:val="000000"/>
                <w:sz w:val="18"/>
                <w:szCs w:val="18"/>
                <w:lang w:val="es-CO" w:eastAsia="es-CO"/>
              </w:rPr>
            </w:pPr>
            <w:ins w:id="2004" w:author="FERNANDA GASPARI" w:date="2021-10-29T10:32:00Z">
              <w:r w:rsidRPr="00752287">
                <w:rPr>
                  <w:rFonts w:ascii="Arial" w:hAnsi="Arial" w:cs="Arial"/>
                  <w:color w:val="000000"/>
                  <w:sz w:val="18"/>
                  <w:szCs w:val="18"/>
                  <w:lang w:eastAsia="es-AR"/>
                </w:rPr>
                <w:t>77</w:t>
              </w:r>
            </w:ins>
          </w:p>
        </w:tc>
        <w:tc>
          <w:tcPr>
            <w:tcW w:w="441" w:type="dxa"/>
            <w:tcBorders>
              <w:top w:val="nil"/>
              <w:left w:val="nil"/>
              <w:bottom w:val="nil"/>
              <w:right w:val="nil"/>
            </w:tcBorders>
            <w:shd w:val="clear" w:color="auto" w:fill="auto"/>
            <w:noWrap/>
            <w:vAlign w:val="center"/>
            <w:hideMark/>
          </w:tcPr>
          <w:p w14:paraId="57B342F5" w14:textId="77777777" w:rsidR="00173932" w:rsidRPr="00752287" w:rsidRDefault="00173932" w:rsidP="007F5937">
            <w:pPr>
              <w:jc w:val="center"/>
              <w:rPr>
                <w:ins w:id="2005" w:author="FERNANDA GASPARI" w:date="2021-10-29T10:32:00Z"/>
                <w:rFonts w:ascii="Arial" w:hAnsi="Arial" w:cs="Arial"/>
                <w:color w:val="000000"/>
                <w:sz w:val="18"/>
                <w:szCs w:val="18"/>
                <w:lang w:val="es-CO" w:eastAsia="es-CO"/>
              </w:rPr>
            </w:pPr>
            <w:ins w:id="2006" w:author="FERNANDA GASPARI" w:date="2021-10-29T10:32:00Z">
              <w:r w:rsidRPr="00752287">
                <w:rPr>
                  <w:rFonts w:ascii="Arial" w:hAnsi="Arial" w:cs="Arial"/>
                  <w:color w:val="000000"/>
                  <w:sz w:val="18"/>
                  <w:szCs w:val="18"/>
                  <w:lang w:eastAsia="es-AR"/>
                </w:rPr>
                <w:t>89</w:t>
              </w:r>
            </w:ins>
          </w:p>
        </w:tc>
        <w:tc>
          <w:tcPr>
            <w:tcW w:w="441" w:type="dxa"/>
            <w:tcBorders>
              <w:top w:val="nil"/>
              <w:left w:val="nil"/>
              <w:bottom w:val="nil"/>
              <w:right w:val="single" w:sz="8" w:space="0" w:color="auto"/>
            </w:tcBorders>
            <w:shd w:val="clear" w:color="auto" w:fill="auto"/>
            <w:noWrap/>
            <w:vAlign w:val="center"/>
            <w:hideMark/>
          </w:tcPr>
          <w:p w14:paraId="131C8F6B" w14:textId="77777777" w:rsidR="00173932" w:rsidRPr="00752287" w:rsidRDefault="00173932" w:rsidP="007F5937">
            <w:pPr>
              <w:jc w:val="center"/>
              <w:rPr>
                <w:ins w:id="2007" w:author="FERNANDA GASPARI" w:date="2021-10-29T10:32:00Z"/>
                <w:rFonts w:ascii="Arial" w:hAnsi="Arial" w:cs="Arial"/>
                <w:color w:val="000000"/>
                <w:sz w:val="18"/>
                <w:szCs w:val="18"/>
                <w:lang w:val="es-CO" w:eastAsia="es-CO"/>
              </w:rPr>
            </w:pPr>
            <w:ins w:id="2008" w:author="FERNANDA GASPARI" w:date="2021-10-29T10:32:00Z">
              <w:r w:rsidRPr="00752287">
                <w:rPr>
                  <w:rFonts w:ascii="Arial" w:hAnsi="Arial" w:cs="Arial"/>
                  <w:color w:val="000000"/>
                  <w:sz w:val="18"/>
                  <w:szCs w:val="18"/>
                  <w:lang w:eastAsia="es-AR"/>
                </w:rPr>
                <w:t>97</w:t>
              </w:r>
            </w:ins>
          </w:p>
        </w:tc>
        <w:tc>
          <w:tcPr>
            <w:tcW w:w="580" w:type="dxa"/>
            <w:tcBorders>
              <w:top w:val="nil"/>
              <w:left w:val="nil"/>
              <w:bottom w:val="nil"/>
              <w:right w:val="nil"/>
            </w:tcBorders>
            <w:shd w:val="clear" w:color="000000" w:fill="D9D9D9"/>
            <w:noWrap/>
            <w:vAlign w:val="center"/>
            <w:hideMark/>
          </w:tcPr>
          <w:p w14:paraId="49B6AA40" w14:textId="77777777" w:rsidR="00173932" w:rsidRPr="00752287" w:rsidRDefault="00173932" w:rsidP="007F5937">
            <w:pPr>
              <w:jc w:val="center"/>
              <w:rPr>
                <w:ins w:id="2009" w:author="FERNANDA GASPARI" w:date="2021-10-29T10:32:00Z"/>
                <w:rFonts w:ascii="Arial" w:hAnsi="Arial" w:cs="Arial"/>
                <w:color w:val="000000"/>
                <w:sz w:val="18"/>
                <w:szCs w:val="18"/>
                <w:lang w:val="es-CO" w:eastAsia="es-CO"/>
              </w:rPr>
            </w:pPr>
            <w:ins w:id="2010" w:author="FERNANDA GASPARI" w:date="2021-10-29T10:32:00Z">
              <w:r w:rsidRPr="00752287">
                <w:rPr>
                  <w:rFonts w:ascii="Arial" w:hAnsi="Arial" w:cs="Arial"/>
                  <w:color w:val="000000"/>
                  <w:sz w:val="18"/>
                  <w:szCs w:val="18"/>
                  <w:lang w:eastAsia="es-AR"/>
                </w:rPr>
                <w:t>562</w:t>
              </w:r>
            </w:ins>
          </w:p>
        </w:tc>
        <w:tc>
          <w:tcPr>
            <w:tcW w:w="441" w:type="dxa"/>
            <w:tcBorders>
              <w:top w:val="nil"/>
              <w:left w:val="nil"/>
              <w:bottom w:val="nil"/>
              <w:right w:val="nil"/>
            </w:tcBorders>
            <w:shd w:val="clear" w:color="auto" w:fill="auto"/>
            <w:noWrap/>
            <w:vAlign w:val="center"/>
            <w:hideMark/>
          </w:tcPr>
          <w:p w14:paraId="7FAE43CB" w14:textId="77777777" w:rsidR="00173932" w:rsidRPr="00752287" w:rsidRDefault="00173932" w:rsidP="007F5937">
            <w:pPr>
              <w:jc w:val="center"/>
              <w:rPr>
                <w:ins w:id="2011" w:author="FERNANDA GASPARI" w:date="2021-10-29T10:32:00Z"/>
                <w:rFonts w:ascii="Arial" w:hAnsi="Arial" w:cs="Arial"/>
                <w:color w:val="000000"/>
                <w:sz w:val="18"/>
                <w:szCs w:val="18"/>
                <w:lang w:val="es-CO" w:eastAsia="es-CO"/>
              </w:rPr>
            </w:pPr>
            <w:ins w:id="2012" w:author="FERNANDA GASPARI" w:date="2021-10-29T10:32:00Z">
              <w:r w:rsidRPr="00752287">
                <w:rPr>
                  <w:rFonts w:ascii="Arial" w:hAnsi="Arial" w:cs="Arial"/>
                  <w:color w:val="000000"/>
                  <w:sz w:val="18"/>
                  <w:szCs w:val="18"/>
                  <w:lang w:eastAsia="es-AR"/>
                </w:rPr>
                <w:t>82</w:t>
              </w:r>
            </w:ins>
          </w:p>
        </w:tc>
        <w:tc>
          <w:tcPr>
            <w:tcW w:w="441" w:type="dxa"/>
            <w:tcBorders>
              <w:top w:val="nil"/>
              <w:left w:val="nil"/>
              <w:bottom w:val="nil"/>
              <w:right w:val="nil"/>
            </w:tcBorders>
            <w:shd w:val="clear" w:color="auto" w:fill="auto"/>
            <w:noWrap/>
            <w:vAlign w:val="center"/>
            <w:hideMark/>
          </w:tcPr>
          <w:p w14:paraId="5B6BCE30" w14:textId="77777777" w:rsidR="00173932" w:rsidRPr="00752287" w:rsidRDefault="00173932" w:rsidP="007F5937">
            <w:pPr>
              <w:jc w:val="center"/>
              <w:rPr>
                <w:ins w:id="2013" w:author="FERNANDA GASPARI" w:date="2021-10-29T10:32:00Z"/>
                <w:rFonts w:ascii="Arial" w:hAnsi="Arial" w:cs="Arial"/>
                <w:color w:val="000000"/>
                <w:sz w:val="18"/>
                <w:szCs w:val="18"/>
                <w:lang w:val="es-CO" w:eastAsia="es-CO"/>
              </w:rPr>
            </w:pPr>
            <w:ins w:id="2014" w:author="FERNANDA GASPARI" w:date="2021-10-29T10:32:00Z">
              <w:r w:rsidRPr="00752287">
                <w:rPr>
                  <w:rFonts w:ascii="Arial" w:hAnsi="Arial" w:cs="Arial"/>
                  <w:color w:val="000000"/>
                  <w:sz w:val="18"/>
                  <w:szCs w:val="18"/>
                  <w:lang w:eastAsia="es-AR"/>
                </w:rPr>
                <w:t>92</w:t>
              </w:r>
            </w:ins>
          </w:p>
        </w:tc>
        <w:tc>
          <w:tcPr>
            <w:tcW w:w="441" w:type="dxa"/>
            <w:tcBorders>
              <w:top w:val="nil"/>
              <w:left w:val="nil"/>
              <w:bottom w:val="nil"/>
              <w:right w:val="single" w:sz="8" w:space="0" w:color="auto"/>
            </w:tcBorders>
            <w:shd w:val="clear" w:color="auto" w:fill="auto"/>
            <w:noWrap/>
            <w:vAlign w:val="center"/>
            <w:hideMark/>
          </w:tcPr>
          <w:p w14:paraId="51D1E2A0" w14:textId="77777777" w:rsidR="00173932" w:rsidRPr="00752287" w:rsidRDefault="00173932" w:rsidP="007F5937">
            <w:pPr>
              <w:jc w:val="center"/>
              <w:rPr>
                <w:ins w:id="2015" w:author="FERNANDA GASPARI" w:date="2021-10-29T10:32:00Z"/>
                <w:rFonts w:ascii="Arial" w:hAnsi="Arial" w:cs="Arial"/>
                <w:color w:val="000000"/>
                <w:sz w:val="18"/>
                <w:szCs w:val="18"/>
                <w:lang w:val="es-CO" w:eastAsia="es-CO"/>
              </w:rPr>
            </w:pPr>
            <w:ins w:id="2016" w:author="FERNANDA GASPARI" w:date="2021-10-29T10:32:00Z">
              <w:r w:rsidRPr="00752287">
                <w:rPr>
                  <w:rFonts w:ascii="Arial" w:hAnsi="Arial" w:cs="Arial"/>
                  <w:color w:val="000000"/>
                  <w:sz w:val="18"/>
                  <w:szCs w:val="18"/>
                  <w:lang w:eastAsia="es-AR"/>
                </w:rPr>
                <w:t>98</w:t>
              </w:r>
            </w:ins>
          </w:p>
        </w:tc>
        <w:tc>
          <w:tcPr>
            <w:tcW w:w="580" w:type="dxa"/>
            <w:tcBorders>
              <w:top w:val="nil"/>
              <w:left w:val="nil"/>
              <w:bottom w:val="nil"/>
              <w:right w:val="nil"/>
            </w:tcBorders>
            <w:shd w:val="clear" w:color="000000" w:fill="D9D9D9"/>
            <w:vAlign w:val="center"/>
            <w:hideMark/>
          </w:tcPr>
          <w:p w14:paraId="7BEFF022" w14:textId="77777777" w:rsidR="00173932" w:rsidRPr="00752287" w:rsidRDefault="00173932" w:rsidP="007F5937">
            <w:pPr>
              <w:jc w:val="center"/>
              <w:rPr>
                <w:ins w:id="2017" w:author="FERNANDA GASPARI" w:date="2021-10-29T10:32:00Z"/>
                <w:rFonts w:ascii="Arial" w:hAnsi="Arial" w:cs="Arial"/>
                <w:color w:val="000000"/>
                <w:sz w:val="18"/>
                <w:szCs w:val="18"/>
                <w:lang w:val="es-CO" w:eastAsia="es-CO"/>
              </w:rPr>
            </w:pPr>
            <w:ins w:id="2018" w:author="FERNANDA GASPARI" w:date="2021-10-29T10:32:00Z">
              <w:r w:rsidRPr="00752287">
                <w:rPr>
                  <w:rFonts w:ascii="Arial" w:hAnsi="Arial" w:cs="Arial"/>
                  <w:color w:val="000000"/>
                  <w:sz w:val="18"/>
                  <w:szCs w:val="18"/>
                  <w:lang w:eastAsia="es-CO"/>
                </w:rPr>
                <w:t>563</w:t>
              </w:r>
            </w:ins>
          </w:p>
        </w:tc>
        <w:tc>
          <w:tcPr>
            <w:tcW w:w="441" w:type="dxa"/>
            <w:tcBorders>
              <w:top w:val="nil"/>
              <w:left w:val="nil"/>
              <w:bottom w:val="nil"/>
              <w:right w:val="nil"/>
            </w:tcBorders>
            <w:shd w:val="clear" w:color="auto" w:fill="auto"/>
            <w:noWrap/>
            <w:vAlign w:val="center"/>
            <w:hideMark/>
          </w:tcPr>
          <w:p w14:paraId="3EDC4AA7" w14:textId="77777777" w:rsidR="00173932" w:rsidRPr="00752287" w:rsidRDefault="00173932" w:rsidP="007F5937">
            <w:pPr>
              <w:jc w:val="center"/>
              <w:rPr>
                <w:ins w:id="2019" w:author="FERNANDA GASPARI" w:date="2021-10-29T10:32:00Z"/>
                <w:rFonts w:ascii="Arial" w:hAnsi="Arial" w:cs="Arial"/>
                <w:color w:val="000000"/>
                <w:sz w:val="18"/>
                <w:szCs w:val="18"/>
                <w:lang w:val="es-CO" w:eastAsia="es-CO"/>
              </w:rPr>
            </w:pPr>
            <w:ins w:id="2020" w:author="FERNANDA GASPARI" w:date="2021-10-29T10:32:00Z">
              <w:r w:rsidRPr="00752287">
                <w:rPr>
                  <w:rFonts w:ascii="Arial" w:hAnsi="Arial" w:cs="Arial"/>
                  <w:color w:val="000000"/>
                  <w:sz w:val="18"/>
                  <w:szCs w:val="18"/>
                  <w:lang w:eastAsia="es-AR"/>
                </w:rPr>
                <w:t>98</w:t>
              </w:r>
            </w:ins>
          </w:p>
        </w:tc>
        <w:tc>
          <w:tcPr>
            <w:tcW w:w="441" w:type="dxa"/>
            <w:tcBorders>
              <w:top w:val="nil"/>
              <w:left w:val="nil"/>
              <w:bottom w:val="nil"/>
              <w:right w:val="nil"/>
            </w:tcBorders>
            <w:shd w:val="clear" w:color="auto" w:fill="auto"/>
            <w:noWrap/>
            <w:vAlign w:val="center"/>
            <w:hideMark/>
          </w:tcPr>
          <w:p w14:paraId="2428BDB7" w14:textId="77777777" w:rsidR="00173932" w:rsidRPr="00752287" w:rsidRDefault="00173932" w:rsidP="007F5937">
            <w:pPr>
              <w:jc w:val="center"/>
              <w:rPr>
                <w:ins w:id="2021" w:author="FERNANDA GASPARI" w:date="2021-10-29T10:32:00Z"/>
                <w:rFonts w:ascii="Arial" w:hAnsi="Arial" w:cs="Arial"/>
                <w:color w:val="000000"/>
                <w:sz w:val="18"/>
                <w:szCs w:val="18"/>
                <w:lang w:val="es-CO" w:eastAsia="es-CO"/>
              </w:rPr>
            </w:pPr>
            <w:ins w:id="2022" w:author="FERNANDA GASPARI" w:date="2021-10-29T10:32:00Z">
              <w:r w:rsidRPr="00752287">
                <w:rPr>
                  <w:rFonts w:ascii="Arial" w:hAnsi="Arial" w:cs="Arial"/>
                  <w:color w:val="000000"/>
                  <w:sz w:val="18"/>
                  <w:szCs w:val="18"/>
                  <w:lang w:eastAsia="es-AR"/>
                </w:rPr>
                <w:t>94</w:t>
              </w:r>
            </w:ins>
          </w:p>
        </w:tc>
        <w:tc>
          <w:tcPr>
            <w:tcW w:w="441" w:type="dxa"/>
            <w:tcBorders>
              <w:top w:val="nil"/>
              <w:left w:val="nil"/>
              <w:bottom w:val="nil"/>
              <w:right w:val="single" w:sz="8" w:space="0" w:color="auto"/>
            </w:tcBorders>
            <w:shd w:val="clear" w:color="auto" w:fill="auto"/>
            <w:noWrap/>
            <w:vAlign w:val="center"/>
            <w:hideMark/>
          </w:tcPr>
          <w:p w14:paraId="4A02CF2D" w14:textId="77777777" w:rsidR="00173932" w:rsidRPr="00752287" w:rsidRDefault="00173932" w:rsidP="007F5937">
            <w:pPr>
              <w:jc w:val="center"/>
              <w:rPr>
                <w:ins w:id="2023" w:author="FERNANDA GASPARI" w:date="2021-10-29T10:32:00Z"/>
                <w:rFonts w:ascii="Arial" w:hAnsi="Arial" w:cs="Arial"/>
                <w:color w:val="000000"/>
                <w:sz w:val="18"/>
                <w:szCs w:val="18"/>
                <w:lang w:val="es-CO" w:eastAsia="es-CO"/>
              </w:rPr>
            </w:pPr>
            <w:ins w:id="2024" w:author="FERNANDA GASPARI" w:date="2021-10-29T10:32:00Z">
              <w:r w:rsidRPr="00752287">
                <w:rPr>
                  <w:rFonts w:ascii="Arial" w:hAnsi="Arial" w:cs="Arial"/>
                  <w:color w:val="000000"/>
                  <w:sz w:val="18"/>
                  <w:szCs w:val="18"/>
                  <w:lang w:eastAsia="es-AR"/>
                </w:rPr>
                <w:t>98</w:t>
              </w:r>
            </w:ins>
          </w:p>
        </w:tc>
        <w:tc>
          <w:tcPr>
            <w:tcW w:w="580" w:type="dxa"/>
            <w:tcBorders>
              <w:top w:val="nil"/>
              <w:left w:val="nil"/>
              <w:bottom w:val="nil"/>
              <w:right w:val="nil"/>
            </w:tcBorders>
            <w:shd w:val="clear" w:color="000000" w:fill="D9D9D9"/>
            <w:vAlign w:val="center"/>
            <w:hideMark/>
          </w:tcPr>
          <w:p w14:paraId="68D2C5F1" w14:textId="77777777" w:rsidR="00173932" w:rsidRPr="00752287" w:rsidRDefault="00173932" w:rsidP="007F5937">
            <w:pPr>
              <w:jc w:val="center"/>
              <w:rPr>
                <w:ins w:id="2025" w:author="FERNANDA GASPARI" w:date="2021-10-29T10:32:00Z"/>
                <w:rFonts w:ascii="Arial" w:hAnsi="Arial" w:cs="Arial"/>
                <w:color w:val="000000"/>
                <w:sz w:val="18"/>
                <w:szCs w:val="18"/>
                <w:lang w:val="es-CO" w:eastAsia="es-CO"/>
              </w:rPr>
            </w:pPr>
            <w:ins w:id="2026" w:author="FERNANDA GASPARI" w:date="2021-10-29T10:32:00Z">
              <w:r w:rsidRPr="00752287">
                <w:rPr>
                  <w:rFonts w:ascii="Arial" w:hAnsi="Arial" w:cs="Arial"/>
                  <w:color w:val="000000"/>
                  <w:sz w:val="18"/>
                  <w:szCs w:val="18"/>
                  <w:lang w:eastAsia="es-CO"/>
                </w:rPr>
                <w:t>564</w:t>
              </w:r>
            </w:ins>
          </w:p>
        </w:tc>
        <w:tc>
          <w:tcPr>
            <w:tcW w:w="441" w:type="dxa"/>
            <w:tcBorders>
              <w:top w:val="nil"/>
              <w:left w:val="nil"/>
              <w:bottom w:val="nil"/>
              <w:right w:val="nil"/>
            </w:tcBorders>
            <w:shd w:val="clear" w:color="auto" w:fill="auto"/>
            <w:noWrap/>
            <w:vAlign w:val="center"/>
            <w:hideMark/>
          </w:tcPr>
          <w:p w14:paraId="79008B29" w14:textId="77777777" w:rsidR="00173932" w:rsidRPr="00752287" w:rsidRDefault="00173932" w:rsidP="007F5937">
            <w:pPr>
              <w:jc w:val="center"/>
              <w:rPr>
                <w:ins w:id="2027" w:author="FERNANDA GASPARI" w:date="2021-10-29T10:32:00Z"/>
                <w:rFonts w:ascii="Arial" w:hAnsi="Arial" w:cs="Arial"/>
                <w:color w:val="000000"/>
                <w:sz w:val="18"/>
                <w:szCs w:val="18"/>
                <w:lang w:val="es-CO" w:eastAsia="es-CO"/>
              </w:rPr>
            </w:pPr>
            <w:ins w:id="2028" w:author="FERNANDA GASPARI" w:date="2021-10-29T10:32:00Z">
              <w:r w:rsidRPr="00752287">
                <w:rPr>
                  <w:rFonts w:ascii="Arial" w:hAnsi="Arial" w:cs="Arial"/>
                  <w:color w:val="000000"/>
                  <w:sz w:val="18"/>
                  <w:szCs w:val="18"/>
                  <w:lang w:eastAsia="es-AR"/>
                </w:rPr>
                <w:t>87</w:t>
              </w:r>
            </w:ins>
          </w:p>
        </w:tc>
        <w:tc>
          <w:tcPr>
            <w:tcW w:w="441" w:type="dxa"/>
            <w:tcBorders>
              <w:top w:val="nil"/>
              <w:left w:val="nil"/>
              <w:bottom w:val="nil"/>
              <w:right w:val="nil"/>
            </w:tcBorders>
            <w:shd w:val="clear" w:color="auto" w:fill="auto"/>
            <w:noWrap/>
            <w:vAlign w:val="center"/>
            <w:hideMark/>
          </w:tcPr>
          <w:p w14:paraId="24E79138" w14:textId="77777777" w:rsidR="00173932" w:rsidRPr="00752287" w:rsidRDefault="00173932" w:rsidP="007F5937">
            <w:pPr>
              <w:jc w:val="center"/>
              <w:rPr>
                <w:ins w:id="2029" w:author="FERNANDA GASPARI" w:date="2021-10-29T10:32:00Z"/>
                <w:rFonts w:ascii="Arial" w:hAnsi="Arial" w:cs="Arial"/>
                <w:color w:val="000000"/>
                <w:sz w:val="18"/>
                <w:szCs w:val="18"/>
                <w:lang w:val="es-CO" w:eastAsia="es-CO"/>
              </w:rPr>
            </w:pPr>
            <w:ins w:id="2030" w:author="FERNANDA GASPARI" w:date="2021-10-29T10:32:00Z">
              <w:r w:rsidRPr="00752287">
                <w:rPr>
                  <w:rFonts w:ascii="Arial" w:hAnsi="Arial" w:cs="Arial"/>
                  <w:color w:val="000000"/>
                  <w:sz w:val="18"/>
                  <w:szCs w:val="18"/>
                  <w:lang w:eastAsia="es-AR"/>
                </w:rPr>
                <w:t>95</w:t>
              </w:r>
            </w:ins>
          </w:p>
        </w:tc>
        <w:tc>
          <w:tcPr>
            <w:tcW w:w="441" w:type="dxa"/>
            <w:tcBorders>
              <w:top w:val="nil"/>
              <w:left w:val="nil"/>
              <w:bottom w:val="nil"/>
              <w:right w:val="single" w:sz="8" w:space="0" w:color="auto"/>
            </w:tcBorders>
            <w:shd w:val="clear" w:color="auto" w:fill="auto"/>
            <w:noWrap/>
            <w:vAlign w:val="center"/>
            <w:hideMark/>
          </w:tcPr>
          <w:p w14:paraId="62BAC56B" w14:textId="77777777" w:rsidR="00173932" w:rsidRPr="00752287" w:rsidRDefault="00173932" w:rsidP="007F5937">
            <w:pPr>
              <w:jc w:val="center"/>
              <w:rPr>
                <w:ins w:id="2031" w:author="FERNANDA GASPARI" w:date="2021-10-29T10:32:00Z"/>
                <w:rFonts w:ascii="Arial" w:hAnsi="Arial" w:cs="Arial"/>
                <w:color w:val="000000"/>
                <w:sz w:val="18"/>
                <w:szCs w:val="18"/>
                <w:lang w:val="es-CO" w:eastAsia="es-CO"/>
              </w:rPr>
            </w:pPr>
            <w:ins w:id="2032" w:author="FERNANDA GASPARI" w:date="2021-10-29T10:32:00Z">
              <w:r w:rsidRPr="00752287">
                <w:rPr>
                  <w:rFonts w:ascii="Arial" w:hAnsi="Arial" w:cs="Arial"/>
                  <w:color w:val="000000"/>
                  <w:sz w:val="18"/>
                  <w:szCs w:val="18"/>
                  <w:lang w:eastAsia="es-AR"/>
                </w:rPr>
                <w:t>99</w:t>
              </w:r>
            </w:ins>
          </w:p>
        </w:tc>
      </w:tr>
      <w:tr w:rsidR="00173932" w:rsidRPr="00752287" w14:paraId="3A05F4D4" w14:textId="77777777" w:rsidTr="007F5937">
        <w:trPr>
          <w:trHeight w:val="168"/>
          <w:tblHeader/>
          <w:jc w:val="center"/>
          <w:ins w:id="2033" w:author="FERNANDA GASPARI" w:date="2021-10-29T10:32:00Z"/>
        </w:trPr>
        <w:tc>
          <w:tcPr>
            <w:tcW w:w="580" w:type="dxa"/>
            <w:tcBorders>
              <w:top w:val="nil"/>
              <w:left w:val="single" w:sz="8" w:space="0" w:color="auto"/>
              <w:bottom w:val="nil"/>
              <w:right w:val="nil"/>
            </w:tcBorders>
            <w:shd w:val="clear" w:color="000000" w:fill="D9D9D9"/>
            <w:noWrap/>
            <w:vAlign w:val="center"/>
            <w:hideMark/>
          </w:tcPr>
          <w:p w14:paraId="22A96EE2" w14:textId="77777777" w:rsidR="00173932" w:rsidRPr="00752287" w:rsidRDefault="00173932" w:rsidP="007F5937">
            <w:pPr>
              <w:jc w:val="center"/>
              <w:rPr>
                <w:ins w:id="2034" w:author="FERNANDA GASPARI" w:date="2021-10-29T10:32:00Z"/>
                <w:rFonts w:ascii="Arial" w:hAnsi="Arial" w:cs="Arial"/>
                <w:color w:val="000000"/>
                <w:sz w:val="18"/>
                <w:szCs w:val="18"/>
                <w:lang w:val="es-CO" w:eastAsia="es-CO"/>
              </w:rPr>
            </w:pPr>
            <w:ins w:id="2035" w:author="FERNANDA GASPARI" w:date="2021-10-29T10:32:00Z">
              <w:r w:rsidRPr="00752287">
                <w:rPr>
                  <w:rFonts w:ascii="Arial" w:hAnsi="Arial" w:cs="Arial"/>
                  <w:color w:val="000000"/>
                  <w:sz w:val="18"/>
                  <w:szCs w:val="18"/>
                  <w:lang w:eastAsia="es-CO"/>
                </w:rPr>
                <w:t>571</w:t>
              </w:r>
            </w:ins>
          </w:p>
        </w:tc>
        <w:tc>
          <w:tcPr>
            <w:tcW w:w="441" w:type="dxa"/>
            <w:tcBorders>
              <w:top w:val="nil"/>
              <w:left w:val="nil"/>
              <w:bottom w:val="nil"/>
              <w:right w:val="nil"/>
            </w:tcBorders>
            <w:shd w:val="clear" w:color="auto" w:fill="auto"/>
            <w:vAlign w:val="center"/>
            <w:hideMark/>
          </w:tcPr>
          <w:p w14:paraId="590FA553" w14:textId="77777777" w:rsidR="00173932" w:rsidRPr="00752287" w:rsidRDefault="00173932" w:rsidP="007F5937">
            <w:pPr>
              <w:jc w:val="center"/>
              <w:rPr>
                <w:ins w:id="2036" w:author="FERNANDA GASPARI" w:date="2021-10-29T10:32:00Z"/>
                <w:rFonts w:ascii="Arial" w:hAnsi="Arial" w:cs="Arial"/>
                <w:color w:val="000000"/>
                <w:sz w:val="18"/>
                <w:szCs w:val="18"/>
                <w:lang w:val="es-CO" w:eastAsia="es-CO"/>
              </w:rPr>
            </w:pPr>
            <w:ins w:id="2037" w:author="FERNANDA GASPARI" w:date="2021-10-29T10:32:00Z">
              <w:r w:rsidRPr="00752287">
                <w:rPr>
                  <w:rFonts w:ascii="Arial" w:hAnsi="Arial" w:cs="Arial"/>
                  <w:color w:val="000000"/>
                  <w:sz w:val="18"/>
                  <w:szCs w:val="18"/>
                  <w:lang w:eastAsia="es-AR"/>
                </w:rPr>
                <w:t>29</w:t>
              </w:r>
            </w:ins>
          </w:p>
        </w:tc>
        <w:tc>
          <w:tcPr>
            <w:tcW w:w="441" w:type="dxa"/>
            <w:tcBorders>
              <w:top w:val="nil"/>
              <w:left w:val="nil"/>
              <w:bottom w:val="nil"/>
              <w:right w:val="nil"/>
            </w:tcBorders>
            <w:shd w:val="clear" w:color="auto" w:fill="auto"/>
            <w:vAlign w:val="center"/>
            <w:hideMark/>
          </w:tcPr>
          <w:p w14:paraId="48463718" w14:textId="77777777" w:rsidR="00173932" w:rsidRPr="00752287" w:rsidRDefault="00173932" w:rsidP="007F5937">
            <w:pPr>
              <w:jc w:val="center"/>
              <w:rPr>
                <w:ins w:id="2038" w:author="FERNANDA GASPARI" w:date="2021-10-29T10:32:00Z"/>
                <w:rFonts w:ascii="Arial" w:hAnsi="Arial" w:cs="Arial"/>
                <w:color w:val="000000"/>
                <w:sz w:val="18"/>
                <w:szCs w:val="18"/>
                <w:lang w:val="es-CO" w:eastAsia="es-CO"/>
              </w:rPr>
            </w:pPr>
            <w:ins w:id="2039" w:author="FERNANDA GASPARI" w:date="2021-10-29T10:32:00Z">
              <w:r w:rsidRPr="00752287">
                <w:rPr>
                  <w:rFonts w:ascii="Arial" w:hAnsi="Arial" w:cs="Arial"/>
                  <w:color w:val="000000"/>
                  <w:sz w:val="18"/>
                  <w:szCs w:val="18"/>
                  <w:lang w:eastAsia="es-AR"/>
                </w:rPr>
                <w:t>49</w:t>
              </w:r>
            </w:ins>
          </w:p>
        </w:tc>
        <w:tc>
          <w:tcPr>
            <w:tcW w:w="441" w:type="dxa"/>
            <w:tcBorders>
              <w:top w:val="nil"/>
              <w:left w:val="nil"/>
              <w:bottom w:val="nil"/>
              <w:right w:val="single" w:sz="8" w:space="0" w:color="auto"/>
            </w:tcBorders>
            <w:shd w:val="clear" w:color="auto" w:fill="auto"/>
            <w:vAlign w:val="center"/>
            <w:hideMark/>
          </w:tcPr>
          <w:p w14:paraId="48BC7AAC" w14:textId="77777777" w:rsidR="00173932" w:rsidRPr="00752287" w:rsidRDefault="00173932" w:rsidP="007F5937">
            <w:pPr>
              <w:jc w:val="center"/>
              <w:rPr>
                <w:ins w:id="2040" w:author="FERNANDA GASPARI" w:date="2021-10-29T10:32:00Z"/>
                <w:rFonts w:ascii="Arial" w:hAnsi="Arial" w:cs="Arial"/>
                <w:color w:val="000000"/>
                <w:sz w:val="18"/>
                <w:szCs w:val="18"/>
                <w:lang w:val="es-CO" w:eastAsia="es-CO"/>
              </w:rPr>
            </w:pPr>
            <w:ins w:id="2041" w:author="FERNANDA GASPARI" w:date="2021-10-29T10:32:00Z">
              <w:r w:rsidRPr="00752287">
                <w:rPr>
                  <w:rFonts w:ascii="Arial" w:hAnsi="Arial" w:cs="Arial"/>
                  <w:color w:val="000000"/>
                  <w:sz w:val="18"/>
                  <w:szCs w:val="18"/>
                  <w:lang w:eastAsia="es-AR"/>
                </w:rPr>
                <w:t>69</w:t>
              </w:r>
            </w:ins>
          </w:p>
        </w:tc>
        <w:tc>
          <w:tcPr>
            <w:tcW w:w="580" w:type="dxa"/>
            <w:tcBorders>
              <w:top w:val="nil"/>
              <w:left w:val="nil"/>
              <w:bottom w:val="nil"/>
              <w:right w:val="nil"/>
            </w:tcBorders>
            <w:shd w:val="clear" w:color="000000" w:fill="D9D9D9"/>
            <w:noWrap/>
            <w:vAlign w:val="center"/>
            <w:hideMark/>
          </w:tcPr>
          <w:p w14:paraId="01BAE1FE" w14:textId="77777777" w:rsidR="00173932" w:rsidRPr="00752287" w:rsidRDefault="00173932" w:rsidP="007F5937">
            <w:pPr>
              <w:jc w:val="center"/>
              <w:rPr>
                <w:ins w:id="2042" w:author="FERNANDA GASPARI" w:date="2021-10-29T10:32:00Z"/>
                <w:rFonts w:ascii="Arial" w:hAnsi="Arial" w:cs="Arial"/>
                <w:color w:val="000000"/>
                <w:sz w:val="18"/>
                <w:szCs w:val="18"/>
                <w:lang w:val="es-CO" w:eastAsia="es-CO"/>
              </w:rPr>
            </w:pPr>
            <w:ins w:id="2043" w:author="FERNANDA GASPARI" w:date="2021-10-29T10:32:00Z">
              <w:r w:rsidRPr="00752287">
                <w:rPr>
                  <w:rFonts w:ascii="Arial" w:hAnsi="Arial" w:cs="Arial"/>
                  <w:color w:val="000000"/>
                  <w:sz w:val="18"/>
                  <w:szCs w:val="18"/>
                  <w:lang w:eastAsia="es-AR"/>
                </w:rPr>
                <w:t>572</w:t>
              </w:r>
            </w:ins>
          </w:p>
        </w:tc>
        <w:tc>
          <w:tcPr>
            <w:tcW w:w="441" w:type="dxa"/>
            <w:tcBorders>
              <w:top w:val="nil"/>
              <w:left w:val="nil"/>
              <w:bottom w:val="nil"/>
              <w:right w:val="nil"/>
            </w:tcBorders>
            <w:shd w:val="clear" w:color="auto" w:fill="auto"/>
            <w:vAlign w:val="center"/>
            <w:hideMark/>
          </w:tcPr>
          <w:p w14:paraId="797C8804" w14:textId="77777777" w:rsidR="00173932" w:rsidRPr="00752287" w:rsidRDefault="00173932" w:rsidP="007F5937">
            <w:pPr>
              <w:jc w:val="center"/>
              <w:rPr>
                <w:ins w:id="2044" w:author="FERNANDA GASPARI" w:date="2021-10-29T10:32:00Z"/>
                <w:rFonts w:ascii="Arial" w:hAnsi="Arial" w:cs="Arial"/>
                <w:color w:val="000000"/>
                <w:sz w:val="18"/>
                <w:szCs w:val="18"/>
                <w:lang w:val="es-CO" w:eastAsia="es-CO"/>
              </w:rPr>
            </w:pPr>
            <w:ins w:id="2045" w:author="FERNANDA GASPARI" w:date="2021-10-29T10:32:00Z">
              <w:r w:rsidRPr="00752287">
                <w:rPr>
                  <w:rFonts w:ascii="Arial" w:hAnsi="Arial" w:cs="Arial"/>
                  <w:color w:val="000000"/>
                  <w:sz w:val="18"/>
                  <w:szCs w:val="18"/>
                  <w:lang w:eastAsia="es-AR"/>
                </w:rPr>
                <w:t>48</w:t>
              </w:r>
            </w:ins>
          </w:p>
        </w:tc>
        <w:tc>
          <w:tcPr>
            <w:tcW w:w="441" w:type="dxa"/>
            <w:tcBorders>
              <w:top w:val="nil"/>
              <w:left w:val="nil"/>
              <w:bottom w:val="nil"/>
              <w:right w:val="nil"/>
            </w:tcBorders>
            <w:shd w:val="clear" w:color="auto" w:fill="auto"/>
            <w:vAlign w:val="center"/>
            <w:hideMark/>
          </w:tcPr>
          <w:p w14:paraId="397AEAE1" w14:textId="77777777" w:rsidR="00173932" w:rsidRPr="00752287" w:rsidRDefault="00173932" w:rsidP="007F5937">
            <w:pPr>
              <w:jc w:val="center"/>
              <w:rPr>
                <w:ins w:id="2046" w:author="FERNANDA GASPARI" w:date="2021-10-29T10:32:00Z"/>
                <w:rFonts w:ascii="Arial" w:hAnsi="Arial" w:cs="Arial"/>
                <w:color w:val="000000"/>
                <w:sz w:val="18"/>
                <w:szCs w:val="18"/>
                <w:lang w:val="es-CO" w:eastAsia="es-CO"/>
              </w:rPr>
            </w:pPr>
            <w:ins w:id="2047"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single" w:sz="8" w:space="0" w:color="auto"/>
            </w:tcBorders>
            <w:shd w:val="clear" w:color="auto" w:fill="auto"/>
            <w:vAlign w:val="center"/>
            <w:hideMark/>
          </w:tcPr>
          <w:p w14:paraId="3B919A06" w14:textId="77777777" w:rsidR="00173932" w:rsidRPr="00752287" w:rsidRDefault="00173932" w:rsidP="007F5937">
            <w:pPr>
              <w:jc w:val="center"/>
              <w:rPr>
                <w:ins w:id="2048" w:author="FERNANDA GASPARI" w:date="2021-10-29T10:32:00Z"/>
                <w:rFonts w:ascii="Arial" w:hAnsi="Arial" w:cs="Arial"/>
                <w:color w:val="000000"/>
                <w:sz w:val="18"/>
                <w:szCs w:val="18"/>
                <w:lang w:val="es-CO" w:eastAsia="es-CO"/>
              </w:rPr>
            </w:pPr>
            <w:ins w:id="2049" w:author="FERNANDA GASPARI" w:date="2021-10-29T10:32:00Z">
              <w:r w:rsidRPr="00752287">
                <w:rPr>
                  <w:rFonts w:ascii="Arial" w:hAnsi="Arial" w:cs="Arial"/>
                  <w:color w:val="000000"/>
                  <w:sz w:val="18"/>
                  <w:szCs w:val="18"/>
                  <w:lang w:eastAsia="es-AR"/>
                </w:rPr>
                <w:t>84</w:t>
              </w:r>
            </w:ins>
          </w:p>
        </w:tc>
        <w:tc>
          <w:tcPr>
            <w:tcW w:w="580" w:type="dxa"/>
            <w:tcBorders>
              <w:top w:val="nil"/>
              <w:left w:val="nil"/>
              <w:bottom w:val="nil"/>
              <w:right w:val="nil"/>
            </w:tcBorders>
            <w:shd w:val="clear" w:color="000000" w:fill="D9D9D9"/>
            <w:vAlign w:val="center"/>
            <w:hideMark/>
          </w:tcPr>
          <w:p w14:paraId="5BCE9B50" w14:textId="77777777" w:rsidR="00173932" w:rsidRPr="00752287" w:rsidRDefault="00173932" w:rsidP="007F5937">
            <w:pPr>
              <w:jc w:val="center"/>
              <w:rPr>
                <w:ins w:id="2050" w:author="FERNANDA GASPARI" w:date="2021-10-29T10:32:00Z"/>
                <w:rFonts w:ascii="Arial" w:hAnsi="Arial" w:cs="Arial"/>
                <w:color w:val="000000"/>
                <w:sz w:val="18"/>
                <w:szCs w:val="18"/>
                <w:lang w:val="es-CO" w:eastAsia="es-CO"/>
              </w:rPr>
            </w:pPr>
            <w:ins w:id="2051" w:author="FERNANDA GASPARI" w:date="2021-10-29T10:32:00Z">
              <w:r w:rsidRPr="00752287">
                <w:rPr>
                  <w:rFonts w:ascii="Arial" w:hAnsi="Arial" w:cs="Arial"/>
                  <w:color w:val="000000"/>
                  <w:sz w:val="18"/>
                  <w:szCs w:val="18"/>
                  <w:lang w:eastAsia="es-CO"/>
                </w:rPr>
                <w:t>573</w:t>
              </w:r>
            </w:ins>
          </w:p>
        </w:tc>
        <w:tc>
          <w:tcPr>
            <w:tcW w:w="441" w:type="dxa"/>
            <w:tcBorders>
              <w:top w:val="nil"/>
              <w:left w:val="nil"/>
              <w:bottom w:val="nil"/>
              <w:right w:val="nil"/>
            </w:tcBorders>
            <w:shd w:val="clear" w:color="auto" w:fill="auto"/>
            <w:vAlign w:val="center"/>
            <w:hideMark/>
          </w:tcPr>
          <w:p w14:paraId="202942AD" w14:textId="77777777" w:rsidR="00173932" w:rsidRPr="00752287" w:rsidRDefault="00173932" w:rsidP="007F5937">
            <w:pPr>
              <w:jc w:val="center"/>
              <w:rPr>
                <w:ins w:id="2052" w:author="FERNANDA GASPARI" w:date="2021-10-29T10:32:00Z"/>
                <w:rFonts w:ascii="Arial" w:hAnsi="Arial" w:cs="Arial"/>
                <w:color w:val="000000"/>
                <w:sz w:val="18"/>
                <w:szCs w:val="18"/>
                <w:lang w:val="es-CO" w:eastAsia="es-CO"/>
              </w:rPr>
            </w:pPr>
            <w:ins w:id="2053" w:author="FERNANDA GASPARI" w:date="2021-10-29T10:32:00Z">
              <w:r w:rsidRPr="00752287">
                <w:rPr>
                  <w:rFonts w:ascii="Arial" w:hAnsi="Arial" w:cs="Arial"/>
                  <w:color w:val="000000"/>
                  <w:sz w:val="18"/>
                  <w:szCs w:val="18"/>
                  <w:lang w:eastAsia="es-AR"/>
                </w:rPr>
                <w:t>61</w:t>
              </w:r>
            </w:ins>
          </w:p>
        </w:tc>
        <w:tc>
          <w:tcPr>
            <w:tcW w:w="441" w:type="dxa"/>
            <w:tcBorders>
              <w:top w:val="nil"/>
              <w:left w:val="nil"/>
              <w:bottom w:val="nil"/>
              <w:right w:val="nil"/>
            </w:tcBorders>
            <w:shd w:val="clear" w:color="auto" w:fill="auto"/>
            <w:vAlign w:val="center"/>
            <w:hideMark/>
          </w:tcPr>
          <w:p w14:paraId="69EFAEED" w14:textId="77777777" w:rsidR="00173932" w:rsidRPr="00752287" w:rsidRDefault="00173932" w:rsidP="007F5937">
            <w:pPr>
              <w:jc w:val="center"/>
              <w:rPr>
                <w:ins w:id="2054" w:author="FERNANDA GASPARI" w:date="2021-10-29T10:32:00Z"/>
                <w:rFonts w:ascii="Arial" w:hAnsi="Arial" w:cs="Arial"/>
                <w:color w:val="000000"/>
                <w:sz w:val="18"/>
                <w:szCs w:val="18"/>
                <w:lang w:val="es-CO" w:eastAsia="es-CO"/>
              </w:rPr>
            </w:pPr>
            <w:ins w:id="2055" w:author="FERNANDA GASPARI" w:date="2021-10-29T10:32:00Z">
              <w:r w:rsidRPr="00752287">
                <w:rPr>
                  <w:rFonts w:ascii="Arial" w:hAnsi="Arial" w:cs="Arial"/>
                  <w:color w:val="000000"/>
                  <w:sz w:val="18"/>
                  <w:szCs w:val="18"/>
                  <w:lang w:eastAsia="es-AR"/>
                </w:rPr>
                <w:t>79</w:t>
              </w:r>
            </w:ins>
          </w:p>
        </w:tc>
        <w:tc>
          <w:tcPr>
            <w:tcW w:w="441" w:type="dxa"/>
            <w:tcBorders>
              <w:top w:val="nil"/>
              <w:left w:val="nil"/>
              <w:bottom w:val="nil"/>
              <w:right w:val="single" w:sz="8" w:space="0" w:color="auto"/>
            </w:tcBorders>
            <w:shd w:val="clear" w:color="auto" w:fill="auto"/>
            <w:vAlign w:val="center"/>
            <w:hideMark/>
          </w:tcPr>
          <w:p w14:paraId="2B16B043" w14:textId="77777777" w:rsidR="00173932" w:rsidRPr="00752287" w:rsidRDefault="00173932" w:rsidP="007F5937">
            <w:pPr>
              <w:jc w:val="center"/>
              <w:rPr>
                <w:ins w:id="2056" w:author="FERNANDA GASPARI" w:date="2021-10-29T10:32:00Z"/>
                <w:rFonts w:ascii="Arial" w:hAnsi="Arial" w:cs="Arial"/>
                <w:color w:val="000000"/>
                <w:sz w:val="18"/>
                <w:szCs w:val="18"/>
                <w:lang w:val="es-CO" w:eastAsia="es-CO"/>
              </w:rPr>
            </w:pPr>
            <w:ins w:id="2057" w:author="FERNANDA GASPARI" w:date="2021-10-29T10:32:00Z">
              <w:r w:rsidRPr="00752287">
                <w:rPr>
                  <w:rFonts w:ascii="Arial" w:hAnsi="Arial" w:cs="Arial"/>
                  <w:color w:val="000000"/>
                  <w:sz w:val="18"/>
                  <w:szCs w:val="18"/>
                  <w:lang w:eastAsia="es-AR"/>
                </w:rPr>
                <w:t>90</w:t>
              </w:r>
            </w:ins>
          </w:p>
        </w:tc>
        <w:tc>
          <w:tcPr>
            <w:tcW w:w="580" w:type="dxa"/>
            <w:tcBorders>
              <w:top w:val="nil"/>
              <w:left w:val="nil"/>
              <w:bottom w:val="nil"/>
              <w:right w:val="nil"/>
            </w:tcBorders>
            <w:shd w:val="clear" w:color="000000" w:fill="D9D9D9"/>
            <w:vAlign w:val="center"/>
            <w:hideMark/>
          </w:tcPr>
          <w:p w14:paraId="2074BEFA" w14:textId="77777777" w:rsidR="00173932" w:rsidRPr="00752287" w:rsidRDefault="00173932" w:rsidP="007F5937">
            <w:pPr>
              <w:jc w:val="center"/>
              <w:rPr>
                <w:ins w:id="2058" w:author="FERNANDA GASPARI" w:date="2021-10-29T10:32:00Z"/>
                <w:rFonts w:ascii="Arial" w:hAnsi="Arial" w:cs="Arial"/>
                <w:color w:val="000000"/>
                <w:sz w:val="18"/>
                <w:szCs w:val="18"/>
                <w:lang w:val="es-CO" w:eastAsia="es-CO"/>
              </w:rPr>
            </w:pPr>
            <w:ins w:id="2059" w:author="FERNANDA GASPARI" w:date="2021-10-29T10:32:00Z">
              <w:r w:rsidRPr="00752287">
                <w:rPr>
                  <w:rFonts w:ascii="Arial" w:hAnsi="Arial" w:cs="Arial"/>
                  <w:color w:val="000000"/>
                  <w:sz w:val="18"/>
                  <w:szCs w:val="18"/>
                  <w:lang w:eastAsia="es-CO"/>
                </w:rPr>
                <w:t>574</w:t>
              </w:r>
            </w:ins>
          </w:p>
        </w:tc>
        <w:tc>
          <w:tcPr>
            <w:tcW w:w="441" w:type="dxa"/>
            <w:tcBorders>
              <w:top w:val="nil"/>
              <w:left w:val="nil"/>
              <w:bottom w:val="nil"/>
              <w:right w:val="nil"/>
            </w:tcBorders>
            <w:shd w:val="clear" w:color="auto" w:fill="auto"/>
            <w:vAlign w:val="center"/>
            <w:hideMark/>
          </w:tcPr>
          <w:p w14:paraId="39CF3EFC" w14:textId="77777777" w:rsidR="00173932" w:rsidRPr="00752287" w:rsidRDefault="00173932" w:rsidP="007F5937">
            <w:pPr>
              <w:jc w:val="center"/>
              <w:rPr>
                <w:ins w:id="2060" w:author="FERNANDA GASPARI" w:date="2021-10-29T10:32:00Z"/>
                <w:rFonts w:ascii="Arial" w:hAnsi="Arial" w:cs="Arial"/>
                <w:color w:val="000000"/>
                <w:sz w:val="18"/>
                <w:szCs w:val="18"/>
                <w:lang w:val="es-CO" w:eastAsia="es-CO"/>
              </w:rPr>
            </w:pPr>
            <w:ins w:id="2061" w:author="FERNANDA GASPARI" w:date="2021-10-29T10:32:00Z">
              <w:r w:rsidRPr="00752287">
                <w:rPr>
                  <w:rFonts w:ascii="Arial" w:hAnsi="Arial" w:cs="Arial"/>
                  <w:color w:val="000000"/>
                  <w:sz w:val="18"/>
                  <w:szCs w:val="18"/>
                  <w:lang w:eastAsia="es-AR"/>
                </w:rPr>
                <w:t>69</w:t>
              </w:r>
            </w:ins>
          </w:p>
        </w:tc>
        <w:tc>
          <w:tcPr>
            <w:tcW w:w="441" w:type="dxa"/>
            <w:tcBorders>
              <w:top w:val="nil"/>
              <w:left w:val="nil"/>
              <w:bottom w:val="nil"/>
              <w:right w:val="nil"/>
            </w:tcBorders>
            <w:shd w:val="clear" w:color="auto" w:fill="auto"/>
            <w:vAlign w:val="center"/>
            <w:hideMark/>
          </w:tcPr>
          <w:p w14:paraId="5EB00BEF" w14:textId="77777777" w:rsidR="00173932" w:rsidRPr="00752287" w:rsidRDefault="00173932" w:rsidP="007F5937">
            <w:pPr>
              <w:jc w:val="center"/>
              <w:rPr>
                <w:ins w:id="2062" w:author="FERNANDA GASPARI" w:date="2021-10-29T10:32:00Z"/>
                <w:rFonts w:ascii="Arial" w:hAnsi="Arial" w:cs="Arial"/>
                <w:color w:val="000000"/>
                <w:sz w:val="18"/>
                <w:szCs w:val="18"/>
                <w:lang w:val="es-CO" w:eastAsia="es-CO"/>
              </w:rPr>
            </w:pPr>
            <w:ins w:id="2063" w:author="FERNANDA GASPARI" w:date="2021-10-29T10:32:00Z">
              <w:r w:rsidRPr="00752287">
                <w:rPr>
                  <w:rFonts w:ascii="Arial" w:hAnsi="Arial" w:cs="Arial"/>
                  <w:color w:val="000000"/>
                  <w:sz w:val="18"/>
                  <w:szCs w:val="18"/>
                  <w:lang w:eastAsia="es-AR"/>
                </w:rPr>
                <w:t>84</w:t>
              </w:r>
            </w:ins>
          </w:p>
        </w:tc>
        <w:tc>
          <w:tcPr>
            <w:tcW w:w="441" w:type="dxa"/>
            <w:tcBorders>
              <w:top w:val="nil"/>
              <w:left w:val="nil"/>
              <w:bottom w:val="nil"/>
              <w:right w:val="single" w:sz="8" w:space="0" w:color="auto"/>
            </w:tcBorders>
            <w:shd w:val="clear" w:color="auto" w:fill="auto"/>
            <w:vAlign w:val="center"/>
            <w:hideMark/>
          </w:tcPr>
          <w:p w14:paraId="22C6A71E" w14:textId="77777777" w:rsidR="00173932" w:rsidRPr="00752287" w:rsidRDefault="00173932" w:rsidP="007F5937">
            <w:pPr>
              <w:jc w:val="center"/>
              <w:rPr>
                <w:ins w:id="2064" w:author="FERNANDA GASPARI" w:date="2021-10-29T10:32:00Z"/>
                <w:rFonts w:ascii="Arial" w:hAnsi="Arial" w:cs="Arial"/>
                <w:color w:val="000000"/>
                <w:sz w:val="18"/>
                <w:szCs w:val="18"/>
                <w:lang w:val="es-CO" w:eastAsia="es-CO"/>
              </w:rPr>
            </w:pPr>
            <w:ins w:id="2065" w:author="FERNANDA GASPARI" w:date="2021-10-29T10:32:00Z">
              <w:r w:rsidRPr="00752287">
                <w:rPr>
                  <w:rFonts w:ascii="Arial" w:hAnsi="Arial" w:cs="Arial"/>
                  <w:color w:val="000000"/>
                  <w:sz w:val="18"/>
                  <w:szCs w:val="18"/>
                  <w:lang w:eastAsia="es-AR"/>
                </w:rPr>
                <w:t>92</w:t>
              </w:r>
            </w:ins>
          </w:p>
        </w:tc>
      </w:tr>
      <w:tr w:rsidR="00173932" w:rsidRPr="00752287" w14:paraId="6832C64A" w14:textId="77777777" w:rsidTr="007F5937">
        <w:trPr>
          <w:trHeight w:val="168"/>
          <w:tblHeader/>
          <w:jc w:val="center"/>
          <w:ins w:id="2066" w:author="FERNANDA GASPARI" w:date="2021-10-29T10:32:00Z"/>
        </w:trPr>
        <w:tc>
          <w:tcPr>
            <w:tcW w:w="580" w:type="dxa"/>
            <w:tcBorders>
              <w:top w:val="nil"/>
              <w:left w:val="single" w:sz="8" w:space="0" w:color="auto"/>
              <w:bottom w:val="single" w:sz="8" w:space="0" w:color="auto"/>
              <w:right w:val="nil"/>
            </w:tcBorders>
            <w:shd w:val="clear" w:color="000000" w:fill="D9D9D9"/>
            <w:noWrap/>
            <w:vAlign w:val="center"/>
            <w:hideMark/>
          </w:tcPr>
          <w:p w14:paraId="118E3512" w14:textId="77777777" w:rsidR="00173932" w:rsidRPr="00752287" w:rsidRDefault="00173932" w:rsidP="007F5937">
            <w:pPr>
              <w:jc w:val="center"/>
              <w:rPr>
                <w:ins w:id="2067" w:author="FERNANDA GASPARI" w:date="2021-10-29T10:32:00Z"/>
                <w:rFonts w:ascii="Arial" w:hAnsi="Arial" w:cs="Arial"/>
                <w:color w:val="000000"/>
                <w:sz w:val="18"/>
                <w:szCs w:val="18"/>
                <w:lang w:val="es-CO" w:eastAsia="es-CO"/>
              </w:rPr>
            </w:pPr>
            <w:ins w:id="2068" w:author="FERNANDA GASPARI" w:date="2021-10-29T10:32:00Z">
              <w:r w:rsidRPr="00752287">
                <w:rPr>
                  <w:rFonts w:ascii="Arial" w:hAnsi="Arial" w:cs="Arial"/>
                  <w:color w:val="000000"/>
                  <w:sz w:val="18"/>
                  <w:szCs w:val="18"/>
                  <w:lang w:eastAsia="es-CO"/>
                </w:rPr>
                <w:t>581</w:t>
              </w:r>
            </w:ins>
          </w:p>
        </w:tc>
        <w:tc>
          <w:tcPr>
            <w:tcW w:w="441" w:type="dxa"/>
            <w:tcBorders>
              <w:top w:val="nil"/>
              <w:left w:val="nil"/>
              <w:bottom w:val="single" w:sz="8" w:space="0" w:color="auto"/>
              <w:right w:val="nil"/>
            </w:tcBorders>
            <w:shd w:val="clear" w:color="auto" w:fill="auto"/>
            <w:vAlign w:val="center"/>
            <w:hideMark/>
          </w:tcPr>
          <w:p w14:paraId="1796B507" w14:textId="77777777" w:rsidR="00173932" w:rsidRPr="00752287" w:rsidRDefault="00173932" w:rsidP="007F5937">
            <w:pPr>
              <w:jc w:val="center"/>
              <w:rPr>
                <w:ins w:id="2069" w:author="FERNANDA GASPARI" w:date="2021-10-29T10:32:00Z"/>
                <w:rFonts w:ascii="Arial" w:hAnsi="Arial" w:cs="Arial"/>
                <w:color w:val="000000"/>
                <w:sz w:val="18"/>
                <w:szCs w:val="18"/>
                <w:lang w:val="es-CO" w:eastAsia="es-CO"/>
              </w:rPr>
            </w:pPr>
            <w:ins w:id="2070" w:author="FERNANDA GASPARI" w:date="2021-10-29T10:32:00Z">
              <w:r w:rsidRPr="00752287">
                <w:rPr>
                  <w:rFonts w:ascii="Arial" w:hAnsi="Arial" w:cs="Arial"/>
                  <w:color w:val="000000"/>
                  <w:sz w:val="18"/>
                  <w:szCs w:val="18"/>
                  <w:lang w:eastAsia="es-AR"/>
                </w:rPr>
                <w:t>15</w:t>
              </w:r>
            </w:ins>
          </w:p>
        </w:tc>
        <w:tc>
          <w:tcPr>
            <w:tcW w:w="441" w:type="dxa"/>
            <w:tcBorders>
              <w:top w:val="nil"/>
              <w:left w:val="nil"/>
              <w:bottom w:val="single" w:sz="8" w:space="0" w:color="auto"/>
              <w:right w:val="nil"/>
            </w:tcBorders>
            <w:shd w:val="clear" w:color="auto" w:fill="auto"/>
            <w:noWrap/>
            <w:vAlign w:val="center"/>
            <w:hideMark/>
          </w:tcPr>
          <w:p w14:paraId="0BAB9DF2" w14:textId="77777777" w:rsidR="00173932" w:rsidRPr="00752287" w:rsidRDefault="00173932" w:rsidP="007F5937">
            <w:pPr>
              <w:jc w:val="center"/>
              <w:rPr>
                <w:ins w:id="2071" w:author="FERNANDA GASPARI" w:date="2021-10-29T10:32:00Z"/>
                <w:rFonts w:ascii="Arial" w:hAnsi="Arial" w:cs="Arial"/>
                <w:color w:val="000000"/>
                <w:sz w:val="18"/>
                <w:szCs w:val="18"/>
                <w:lang w:val="es-CO" w:eastAsia="es-CO"/>
              </w:rPr>
            </w:pPr>
            <w:ins w:id="2072" w:author="FERNANDA GASPARI" w:date="2021-10-29T10:32:00Z">
              <w:r w:rsidRPr="00752287">
                <w:rPr>
                  <w:rFonts w:ascii="Arial" w:hAnsi="Arial" w:cs="Arial"/>
                  <w:color w:val="000000"/>
                  <w:sz w:val="18"/>
                  <w:szCs w:val="18"/>
                  <w:lang w:eastAsia="es-AR"/>
                </w:rPr>
                <w:t>30</w:t>
              </w:r>
            </w:ins>
          </w:p>
        </w:tc>
        <w:tc>
          <w:tcPr>
            <w:tcW w:w="441" w:type="dxa"/>
            <w:tcBorders>
              <w:top w:val="nil"/>
              <w:left w:val="nil"/>
              <w:bottom w:val="single" w:sz="8" w:space="0" w:color="auto"/>
              <w:right w:val="single" w:sz="8" w:space="0" w:color="auto"/>
            </w:tcBorders>
            <w:shd w:val="clear" w:color="auto" w:fill="auto"/>
            <w:vAlign w:val="center"/>
            <w:hideMark/>
          </w:tcPr>
          <w:p w14:paraId="51D6FC91" w14:textId="77777777" w:rsidR="00173932" w:rsidRPr="00752287" w:rsidRDefault="00173932" w:rsidP="007F5937">
            <w:pPr>
              <w:jc w:val="center"/>
              <w:rPr>
                <w:ins w:id="2073" w:author="FERNANDA GASPARI" w:date="2021-10-29T10:32:00Z"/>
                <w:rFonts w:ascii="Arial" w:hAnsi="Arial" w:cs="Arial"/>
                <w:color w:val="000000"/>
                <w:sz w:val="18"/>
                <w:szCs w:val="18"/>
                <w:lang w:val="es-CO" w:eastAsia="es-CO"/>
              </w:rPr>
            </w:pPr>
            <w:ins w:id="2074" w:author="FERNANDA GASPARI" w:date="2021-10-29T10:32:00Z">
              <w:r w:rsidRPr="00752287">
                <w:rPr>
                  <w:rFonts w:ascii="Arial" w:hAnsi="Arial" w:cs="Arial"/>
                  <w:color w:val="000000"/>
                  <w:sz w:val="18"/>
                  <w:szCs w:val="18"/>
                  <w:lang w:eastAsia="es-AR"/>
                </w:rPr>
                <w:t>50</w:t>
              </w:r>
            </w:ins>
          </w:p>
        </w:tc>
        <w:tc>
          <w:tcPr>
            <w:tcW w:w="580" w:type="dxa"/>
            <w:tcBorders>
              <w:top w:val="nil"/>
              <w:left w:val="nil"/>
              <w:bottom w:val="single" w:sz="8" w:space="0" w:color="auto"/>
              <w:right w:val="nil"/>
            </w:tcBorders>
            <w:shd w:val="clear" w:color="000000" w:fill="D9D9D9"/>
            <w:noWrap/>
            <w:vAlign w:val="center"/>
            <w:hideMark/>
          </w:tcPr>
          <w:p w14:paraId="3FA43499" w14:textId="77777777" w:rsidR="00173932" w:rsidRPr="00752287" w:rsidRDefault="00173932" w:rsidP="007F5937">
            <w:pPr>
              <w:jc w:val="center"/>
              <w:rPr>
                <w:ins w:id="2075" w:author="FERNANDA GASPARI" w:date="2021-10-29T10:32:00Z"/>
                <w:rFonts w:ascii="Arial" w:hAnsi="Arial" w:cs="Arial"/>
                <w:color w:val="000000"/>
                <w:sz w:val="18"/>
                <w:szCs w:val="18"/>
                <w:lang w:val="es-CO" w:eastAsia="es-CO"/>
              </w:rPr>
            </w:pPr>
            <w:ins w:id="2076" w:author="FERNANDA GASPARI" w:date="2021-10-29T10:32:00Z">
              <w:r w:rsidRPr="00752287">
                <w:rPr>
                  <w:rFonts w:ascii="Arial" w:hAnsi="Arial" w:cs="Arial"/>
                  <w:color w:val="000000"/>
                  <w:sz w:val="18"/>
                  <w:szCs w:val="18"/>
                  <w:lang w:eastAsia="es-AR"/>
                </w:rPr>
                <w:t>582</w:t>
              </w:r>
            </w:ins>
          </w:p>
        </w:tc>
        <w:tc>
          <w:tcPr>
            <w:tcW w:w="441" w:type="dxa"/>
            <w:tcBorders>
              <w:top w:val="nil"/>
              <w:left w:val="nil"/>
              <w:bottom w:val="single" w:sz="8" w:space="0" w:color="auto"/>
              <w:right w:val="nil"/>
            </w:tcBorders>
            <w:shd w:val="clear" w:color="auto" w:fill="auto"/>
            <w:vAlign w:val="center"/>
            <w:hideMark/>
          </w:tcPr>
          <w:p w14:paraId="198296F8" w14:textId="77777777" w:rsidR="00173932" w:rsidRPr="00752287" w:rsidRDefault="00173932" w:rsidP="007F5937">
            <w:pPr>
              <w:jc w:val="center"/>
              <w:rPr>
                <w:ins w:id="2077" w:author="FERNANDA GASPARI" w:date="2021-10-29T10:32:00Z"/>
                <w:rFonts w:ascii="Arial" w:hAnsi="Arial" w:cs="Arial"/>
                <w:color w:val="000000"/>
                <w:sz w:val="18"/>
                <w:szCs w:val="18"/>
                <w:lang w:val="es-CO" w:eastAsia="es-CO"/>
              </w:rPr>
            </w:pPr>
            <w:ins w:id="2078" w:author="FERNANDA GASPARI" w:date="2021-10-29T10:32:00Z">
              <w:r w:rsidRPr="00752287">
                <w:rPr>
                  <w:rFonts w:ascii="Arial" w:hAnsi="Arial" w:cs="Arial"/>
                  <w:color w:val="000000"/>
                  <w:sz w:val="18"/>
                  <w:szCs w:val="18"/>
                  <w:lang w:eastAsia="es-AR"/>
                </w:rPr>
                <w:t>37</w:t>
              </w:r>
            </w:ins>
          </w:p>
        </w:tc>
        <w:tc>
          <w:tcPr>
            <w:tcW w:w="441" w:type="dxa"/>
            <w:tcBorders>
              <w:top w:val="nil"/>
              <w:left w:val="nil"/>
              <w:bottom w:val="single" w:sz="8" w:space="0" w:color="auto"/>
              <w:right w:val="nil"/>
            </w:tcBorders>
            <w:shd w:val="clear" w:color="auto" w:fill="auto"/>
            <w:noWrap/>
            <w:vAlign w:val="center"/>
            <w:hideMark/>
          </w:tcPr>
          <w:p w14:paraId="41E66336" w14:textId="77777777" w:rsidR="00173932" w:rsidRPr="00752287" w:rsidRDefault="00173932" w:rsidP="007F5937">
            <w:pPr>
              <w:jc w:val="center"/>
              <w:rPr>
                <w:ins w:id="2079" w:author="FERNANDA GASPARI" w:date="2021-10-29T10:32:00Z"/>
                <w:rFonts w:ascii="Arial" w:hAnsi="Arial" w:cs="Arial"/>
                <w:color w:val="000000"/>
                <w:sz w:val="18"/>
                <w:szCs w:val="18"/>
                <w:lang w:val="es-CO" w:eastAsia="es-CO"/>
              </w:rPr>
            </w:pPr>
            <w:ins w:id="2080" w:author="FERNANDA GASPARI" w:date="2021-10-29T10:32:00Z">
              <w:r w:rsidRPr="00752287">
                <w:rPr>
                  <w:rFonts w:ascii="Arial" w:hAnsi="Arial" w:cs="Arial"/>
                  <w:color w:val="000000"/>
                  <w:sz w:val="18"/>
                  <w:szCs w:val="18"/>
                  <w:lang w:eastAsia="es-AR"/>
                </w:rPr>
                <w:t>58</w:t>
              </w:r>
            </w:ins>
          </w:p>
        </w:tc>
        <w:tc>
          <w:tcPr>
            <w:tcW w:w="441" w:type="dxa"/>
            <w:tcBorders>
              <w:top w:val="nil"/>
              <w:left w:val="nil"/>
              <w:bottom w:val="single" w:sz="8" w:space="0" w:color="auto"/>
              <w:right w:val="single" w:sz="8" w:space="0" w:color="auto"/>
            </w:tcBorders>
            <w:shd w:val="clear" w:color="auto" w:fill="auto"/>
            <w:vAlign w:val="center"/>
            <w:hideMark/>
          </w:tcPr>
          <w:p w14:paraId="3E78F485" w14:textId="77777777" w:rsidR="00173932" w:rsidRPr="00752287" w:rsidRDefault="00173932" w:rsidP="007F5937">
            <w:pPr>
              <w:jc w:val="center"/>
              <w:rPr>
                <w:ins w:id="2081" w:author="FERNANDA GASPARI" w:date="2021-10-29T10:32:00Z"/>
                <w:rFonts w:ascii="Arial" w:hAnsi="Arial" w:cs="Arial"/>
                <w:color w:val="000000"/>
                <w:sz w:val="18"/>
                <w:szCs w:val="18"/>
                <w:lang w:val="es-CO" w:eastAsia="es-CO"/>
              </w:rPr>
            </w:pPr>
            <w:ins w:id="2082" w:author="FERNANDA GASPARI" w:date="2021-10-29T10:32:00Z">
              <w:r w:rsidRPr="00752287">
                <w:rPr>
                  <w:rFonts w:ascii="Arial" w:hAnsi="Arial" w:cs="Arial"/>
                  <w:color w:val="000000"/>
                  <w:sz w:val="18"/>
                  <w:szCs w:val="18"/>
                  <w:lang w:eastAsia="es-AR"/>
                </w:rPr>
                <w:t>76</w:t>
              </w:r>
            </w:ins>
          </w:p>
        </w:tc>
        <w:tc>
          <w:tcPr>
            <w:tcW w:w="580" w:type="dxa"/>
            <w:tcBorders>
              <w:top w:val="nil"/>
              <w:left w:val="nil"/>
              <w:bottom w:val="single" w:sz="8" w:space="0" w:color="auto"/>
              <w:right w:val="nil"/>
            </w:tcBorders>
            <w:shd w:val="clear" w:color="000000" w:fill="D9D9D9"/>
            <w:vAlign w:val="center"/>
            <w:hideMark/>
          </w:tcPr>
          <w:p w14:paraId="41496D5B" w14:textId="77777777" w:rsidR="00173932" w:rsidRPr="00752287" w:rsidRDefault="00173932" w:rsidP="007F5937">
            <w:pPr>
              <w:jc w:val="center"/>
              <w:rPr>
                <w:ins w:id="2083" w:author="FERNANDA GASPARI" w:date="2021-10-29T10:32:00Z"/>
                <w:rFonts w:ascii="Arial" w:hAnsi="Arial" w:cs="Arial"/>
                <w:color w:val="000000"/>
                <w:sz w:val="18"/>
                <w:szCs w:val="18"/>
                <w:lang w:val="es-CO" w:eastAsia="es-CO"/>
              </w:rPr>
            </w:pPr>
            <w:ins w:id="2084" w:author="FERNANDA GASPARI" w:date="2021-10-29T10:32:00Z">
              <w:r w:rsidRPr="00752287">
                <w:rPr>
                  <w:rFonts w:ascii="Arial" w:hAnsi="Arial" w:cs="Arial"/>
                  <w:color w:val="000000"/>
                  <w:sz w:val="18"/>
                  <w:szCs w:val="18"/>
                  <w:lang w:eastAsia="es-CO"/>
                </w:rPr>
                <w:t>583</w:t>
              </w:r>
            </w:ins>
          </w:p>
        </w:tc>
        <w:tc>
          <w:tcPr>
            <w:tcW w:w="441" w:type="dxa"/>
            <w:tcBorders>
              <w:top w:val="nil"/>
              <w:left w:val="nil"/>
              <w:bottom w:val="single" w:sz="8" w:space="0" w:color="auto"/>
              <w:right w:val="nil"/>
            </w:tcBorders>
            <w:shd w:val="clear" w:color="auto" w:fill="auto"/>
            <w:vAlign w:val="center"/>
            <w:hideMark/>
          </w:tcPr>
          <w:p w14:paraId="38F50A22" w14:textId="77777777" w:rsidR="00173932" w:rsidRPr="00752287" w:rsidRDefault="00173932" w:rsidP="007F5937">
            <w:pPr>
              <w:jc w:val="center"/>
              <w:rPr>
                <w:ins w:id="2085" w:author="FERNANDA GASPARI" w:date="2021-10-29T10:32:00Z"/>
                <w:rFonts w:ascii="Arial" w:hAnsi="Arial" w:cs="Arial"/>
                <w:color w:val="000000"/>
                <w:sz w:val="18"/>
                <w:szCs w:val="18"/>
                <w:lang w:val="es-CO" w:eastAsia="es-CO"/>
              </w:rPr>
            </w:pPr>
            <w:ins w:id="2086" w:author="FERNANDA GASPARI" w:date="2021-10-29T10:32:00Z">
              <w:r w:rsidRPr="00752287">
                <w:rPr>
                  <w:rFonts w:ascii="Arial" w:hAnsi="Arial" w:cs="Arial"/>
                  <w:color w:val="000000"/>
                  <w:sz w:val="18"/>
                  <w:szCs w:val="18"/>
                  <w:lang w:eastAsia="es-AR"/>
                </w:rPr>
                <w:t>51</w:t>
              </w:r>
            </w:ins>
          </w:p>
        </w:tc>
        <w:tc>
          <w:tcPr>
            <w:tcW w:w="441" w:type="dxa"/>
            <w:tcBorders>
              <w:top w:val="nil"/>
              <w:left w:val="nil"/>
              <w:bottom w:val="single" w:sz="8" w:space="0" w:color="auto"/>
              <w:right w:val="nil"/>
            </w:tcBorders>
            <w:shd w:val="clear" w:color="auto" w:fill="auto"/>
            <w:noWrap/>
            <w:vAlign w:val="center"/>
            <w:hideMark/>
          </w:tcPr>
          <w:p w14:paraId="2B929E88" w14:textId="77777777" w:rsidR="00173932" w:rsidRPr="00752287" w:rsidRDefault="00173932" w:rsidP="007F5937">
            <w:pPr>
              <w:jc w:val="center"/>
              <w:rPr>
                <w:ins w:id="2087" w:author="FERNANDA GASPARI" w:date="2021-10-29T10:32:00Z"/>
                <w:rFonts w:ascii="Arial" w:hAnsi="Arial" w:cs="Arial"/>
                <w:color w:val="000000"/>
                <w:sz w:val="18"/>
                <w:szCs w:val="18"/>
                <w:lang w:val="es-CO" w:eastAsia="es-CO"/>
              </w:rPr>
            </w:pPr>
            <w:ins w:id="2088" w:author="FERNANDA GASPARI" w:date="2021-10-29T10:32:00Z">
              <w:r w:rsidRPr="00752287">
                <w:rPr>
                  <w:rFonts w:ascii="Arial" w:hAnsi="Arial" w:cs="Arial"/>
                  <w:color w:val="000000"/>
                  <w:sz w:val="18"/>
                  <w:szCs w:val="18"/>
                  <w:lang w:eastAsia="es-AR"/>
                </w:rPr>
                <w:t>71</w:t>
              </w:r>
            </w:ins>
          </w:p>
        </w:tc>
        <w:tc>
          <w:tcPr>
            <w:tcW w:w="441" w:type="dxa"/>
            <w:tcBorders>
              <w:top w:val="nil"/>
              <w:left w:val="nil"/>
              <w:bottom w:val="single" w:sz="8" w:space="0" w:color="auto"/>
              <w:right w:val="single" w:sz="8" w:space="0" w:color="auto"/>
            </w:tcBorders>
            <w:shd w:val="clear" w:color="auto" w:fill="auto"/>
            <w:vAlign w:val="center"/>
            <w:hideMark/>
          </w:tcPr>
          <w:p w14:paraId="32D89BA0" w14:textId="77777777" w:rsidR="00173932" w:rsidRPr="00752287" w:rsidRDefault="00173932" w:rsidP="007F5937">
            <w:pPr>
              <w:jc w:val="center"/>
              <w:rPr>
                <w:ins w:id="2089" w:author="FERNANDA GASPARI" w:date="2021-10-29T10:32:00Z"/>
                <w:rFonts w:ascii="Arial" w:hAnsi="Arial" w:cs="Arial"/>
                <w:color w:val="000000"/>
                <w:sz w:val="18"/>
                <w:szCs w:val="18"/>
                <w:lang w:val="es-CO" w:eastAsia="es-CO"/>
              </w:rPr>
            </w:pPr>
            <w:ins w:id="2090" w:author="FERNANDA GASPARI" w:date="2021-10-29T10:32:00Z">
              <w:r w:rsidRPr="00752287">
                <w:rPr>
                  <w:rFonts w:ascii="Arial" w:hAnsi="Arial" w:cs="Arial"/>
                  <w:color w:val="000000"/>
                  <w:sz w:val="18"/>
                  <w:szCs w:val="18"/>
                  <w:lang w:eastAsia="es-AR"/>
                </w:rPr>
                <w:t>85</w:t>
              </w:r>
            </w:ins>
          </w:p>
        </w:tc>
        <w:tc>
          <w:tcPr>
            <w:tcW w:w="580" w:type="dxa"/>
            <w:tcBorders>
              <w:top w:val="nil"/>
              <w:left w:val="nil"/>
              <w:bottom w:val="single" w:sz="8" w:space="0" w:color="auto"/>
              <w:right w:val="nil"/>
            </w:tcBorders>
            <w:shd w:val="clear" w:color="000000" w:fill="D9D9D9"/>
            <w:vAlign w:val="center"/>
            <w:hideMark/>
          </w:tcPr>
          <w:p w14:paraId="3AD72942" w14:textId="77777777" w:rsidR="00173932" w:rsidRPr="00752287" w:rsidRDefault="00173932" w:rsidP="007F5937">
            <w:pPr>
              <w:jc w:val="center"/>
              <w:rPr>
                <w:ins w:id="2091" w:author="FERNANDA GASPARI" w:date="2021-10-29T10:32:00Z"/>
                <w:rFonts w:ascii="Arial" w:hAnsi="Arial" w:cs="Arial"/>
                <w:color w:val="000000"/>
                <w:sz w:val="18"/>
                <w:szCs w:val="18"/>
                <w:lang w:val="es-CO" w:eastAsia="es-CO"/>
              </w:rPr>
            </w:pPr>
            <w:ins w:id="2092" w:author="FERNANDA GASPARI" w:date="2021-10-29T10:32:00Z">
              <w:r w:rsidRPr="00752287">
                <w:rPr>
                  <w:rFonts w:ascii="Arial" w:hAnsi="Arial" w:cs="Arial"/>
                  <w:color w:val="000000"/>
                  <w:sz w:val="18"/>
                  <w:szCs w:val="18"/>
                  <w:lang w:eastAsia="es-CO"/>
                </w:rPr>
                <w:t>584</w:t>
              </w:r>
            </w:ins>
          </w:p>
        </w:tc>
        <w:tc>
          <w:tcPr>
            <w:tcW w:w="441" w:type="dxa"/>
            <w:tcBorders>
              <w:top w:val="nil"/>
              <w:left w:val="nil"/>
              <w:bottom w:val="single" w:sz="8" w:space="0" w:color="auto"/>
              <w:right w:val="nil"/>
            </w:tcBorders>
            <w:shd w:val="clear" w:color="auto" w:fill="auto"/>
            <w:vAlign w:val="center"/>
            <w:hideMark/>
          </w:tcPr>
          <w:p w14:paraId="6B56A489" w14:textId="77777777" w:rsidR="00173932" w:rsidRPr="00752287" w:rsidRDefault="00173932" w:rsidP="007F5937">
            <w:pPr>
              <w:jc w:val="center"/>
              <w:rPr>
                <w:ins w:id="2093" w:author="FERNANDA GASPARI" w:date="2021-10-29T10:32:00Z"/>
                <w:rFonts w:ascii="Arial" w:hAnsi="Arial" w:cs="Arial"/>
                <w:color w:val="000000"/>
                <w:sz w:val="18"/>
                <w:szCs w:val="18"/>
                <w:lang w:val="es-CO" w:eastAsia="es-CO"/>
              </w:rPr>
            </w:pPr>
            <w:ins w:id="2094" w:author="FERNANDA GASPARI" w:date="2021-10-29T10:32:00Z">
              <w:r w:rsidRPr="00752287">
                <w:rPr>
                  <w:rFonts w:ascii="Arial" w:hAnsi="Arial" w:cs="Arial"/>
                  <w:color w:val="000000"/>
                  <w:sz w:val="18"/>
                  <w:szCs w:val="18"/>
                  <w:lang w:eastAsia="es-AR"/>
                </w:rPr>
                <w:t>60</w:t>
              </w:r>
            </w:ins>
          </w:p>
        </w:tc>
        <w:tc>
          <w:tcPr>
            <w:tcW w:w="441" w:type="dxa"/>
            <w:tcBorders>
              <w:top w:val="nil"/>
              <w:left w:val="nil"/>
              <w:bottom w:val="single" w:sz="8" w:space="0" w:color="auto"/>
              <w:right w:val="nil"/>
            </w:tcBorders>
            <w:shd w:val="clear" w:color="auto" w:fill="auto"/>
            <w:noWrap/>
            <w:vAlign w:val="center"/>
            <w:hideMark/>
          </w:tcPr>
          <w:p w14:paraId="75F31A9F" w14:textId="77777777" w:rsidR="00173932" w:rsidRPr="00752287" w:rsidRDefault="00173932" w:rsidP="007F5937">
            <w:pPr>
              <w:jc w:val="center"/>
              <w:rPr>
                <w:ins w:id="2095" w:author="FERNANDA GASPARI" w:date="2021-10-29T10:32:00Z"/>
                <w:rFonts w:ascii="Arial" w:hAnsi="Arial" w:cs="Arial"/>
                <w:color w:val="000000"/>
                <w:sz w:val="18"/>
                <w:szCs w:val="18"/>
                <w:lang w:val="es-CO" w:eastAsia="es-CO"/>
              </w:rPr>
            </w:pPr>
            <w:ins w:id="2096" w:author="FERNANDA GASPARI" w:date="2021-10-29T10:32:00Z">
              <w:r w:rsidRPr="00752287">
                <w:rPr>
                  <w:rFonts w:ascii="Arial" w:hAnsi="Arial" w:cs="Arial"/>
                  <w:color w:val="000000"/>
                  <w:sz w:val="18"/>
                  <w:szCs w:val="18"/>
                  <w:lang w:eastAsia="es-AR"/>
                </w:rPr>
                <w:t>78</w:t>
              </w:r>
            </w:ins>
          </w:p>
        </w:tc>
        <w:tc>
          <w:tcPr>
            <w:tcW w:w="441" w:type="dxa"/>
            <w:tcBorders>
              <w:top w:val="nil"/>
              <w:left w:val="nil"/>
              <w:bottom w:val="single" w:sz="8" w:space="0" w:color="auto"/>
              <w:right w:val="single" w:sz="8" w:space="0" w:color="auto"/>
            </w:tcBorders>
            <w:shd w:val="clear" w:color="auto" w:fill="auto"/>
            <w:vAlign w:val="center"/>
            <w:hideMark/>
          </w:tcPr>
          <w:p w14:paraId="0A513389" w14:textId="77777777" w:rsidR="00173932" w:rsidRPr="00752287" w:rsidRDefault="00173932" w:rsidP="007F5937">
            <w:pPr>
              <w:jc w:val="center"/>
              <w:rPr>
                <w:ins w:id="2097" w:author="FERNANDA GASPARI" w:date="2021-10-29T10:32:00Z"/>
                <w:rFonts w:ascii="Arial" w:hAnsi="Arial" w:cs="Arial"/>
                <w:color w:val="000000"/>
                <w:sz w:val="18"/>
                <w:szCs w:val="18"/>
                <w:lang w:val="es-CO" w:eastAsia="es-CO"/>
              </w:rPr>
            </w:pPr>
            <w:ins w:id="2098" w:author="FERNANDA GASPARI" w:date="2021-10-29T10:32:00Z">
              <w:r w:rsidRPr="00752287">
                <w:rPr>
                  <w:rFonts w:ascii="Arial" w:hAnsi="Arial" w:cs="Arial"/>
                  <w:color w:val="000000"/>
                  <w:sz w:val="18"/>
                  <w:szCs w:val="18"/>
                  <w:lang w:eastAsia="es-AR"/>
                </w:rPr>
                <w:t>89</w:t>
              </w:r>
            </w:ins>
          </w:p>
        </w:tc>
      </w:tr>
    </w:tbl>
    <w:p w14:paraId="5BF41367" w14:textId="77777777" w:rsidR="00173932" w:rsidRPr="00531A3E" w:rsidRDefault="00173932" w:rsidP="00531A3E">
      <w:pPr>
        <w:spacing w:before="100" w:beforeAutospacing="1" w:after="100" w:afterAutospacing="1"/>
        <w:jc w:val="both"/>
        <w:rPr>
          <w:rFonts w:ascii="Arial" w:hAnsi="Arial" w:cs="Arial"/>
          <w:u w:val="single"/>
          <w:lang w:val="es-AR"/>
        </w:rPr>
      </w:pPr>
    </w:p>
    <w:p w14:paraId="70A634B0" w14:textId="07583950" w:rsidR="00F34CA4" w:rsidRPr="007B1BC2" w:rsidRDefault="0028241D" w:rsidP="005553CC">
      <w:pPr>
        <w:pStyle w:val="Ttulo"/>
        <w:jc w:val="left"/>
        <w:rPr>
          <w:lang w:val="es-AR"/>
        </w:rPr>
      </w:pPr>
      <w:r w:rsidRPr="007B1BC2">
        <w:rPr>
          <w:lang w:val="es-AR"/>
        </w:rPr>
        <w:t xml:space="preserve">Descripción </w:t>
      </w:r>
      <w:r w:rsidR="005553CC" w:rsidRPr="007B1BC2">
        <w:rPr>
          <w:lang w:val="es-AR"/>
        </w:rPr>
        <w:t xml:space="preserve">general </w:t>
      </w:r>
      <w:r w:rsidRPr="007B1BC2">
        <w:rPr>
          <w:lang w:val="es-AR"/>
        </w:rPr>
        <w:t xml:space="preserve">del </w:t>
      </w:r>
      <w:r w:rsidR="00AC7D0C" w:rsidRPr="007B1BC2">
        <w:rPr>
          <w:lang w:val="es-AR"/>
        </w:rPr>
        <w:t>modelo</w:t>
      </w:r>
      <w:r w:rsidRPr="007B1BC2">
        <w:rPr>
          <w:lang w:val="es-AR"/>
        </w:rPr>
        <w:t>.</w:t>
      </w:r>
    </w:p>
    <w:p w14:paraId="61559365" w14:textId="1E15BAD5" w:rsidR="00AC7D0C" w:rsidRDefault="00E26049" w:rsidP="00531A3E">
      <w:pPr>
        <w:spacing w:before="100" w:beforeAutospacing="1" w:after="100" w:afterAutospacing="1"/>
        <w:jc w:val="both"/>
        <w:rPr>
          <w:ins w:id="2099" w:author="FERNANDA GASPARI" w:date="2021-10-29T12:09:00Z"/>
          <w:rFonts w:ascii="Arial" w:hAnsi="Arial" w:cs="Arial"/>
          <w:sz w:val="22"/>
          <w:szCs w:val="22"/>
        </w:rPr>
      </w:pPr>
      <w:r w:rsidRPr="00B1482F">
        <w:rPr>
          <w:rFonts w:ascii="Arial" w:hAnsi="Arial" w:cs="Arial"/>
          <w:b/>
          <w:bCs/>
          <w:sz w:val="22"/>
          <w:szCs w:val="22"/>
        </w:rPr>
        <w:t>G</w:t>
      </w:r>
      <w:r w:rsidR="00AC7D0C" w:rsidRPr="00B1482F">
        <w:rPr>
          <w:rFonts w:ascii="Arial" w:hAnsi="Arial" w:cs="Arial"/>
          <w:b/>
          <w:bCs/>
          <w:sz w:val="22"/>
          <w:szCs w:val="22"/>
        </w:rPr>
        <w:t>eo</w:t>
      </w:r>
      <w:r w:rsidRPr="00B1482F">
        <w:rPr>
          <w:rFonts w:ascii="Arial" w:hAnsi="Arial" w:cs="Arial"/>
          <w:b/>
          <w:bCs/>
          <w:sz w:val="22"/>
          <w:szCs w:val="22"/>
        </w:rPr>
        <w:t>Q</w:t>
      </w:r>
      <w:r w:rsidRPr="00531A3E">
        <w:rPr>
          <w:rFonts w:ascii="Arial" w:hAnsi="Arial" w:cs="Arial"/>
          <w:sz w:val="22"/>
          <w:szCs w:val="22"/>
        </w:rPr>
        <w:t xml:space="preserve"> procesa los archivos en formato vectorial de suelos</w:t>
      </w:r>
      <w:ins w:id="2100" w:author="FERNANDA GASPARI" w:date="2021-10-29T10:35:00Z">
        <w:r w:rsidR="008B2834">
          <w:rPr>
            <w:rFonts w:ascii="Arial" w:hAnsi="Arial" w:cs="Arial"/>
            <w:sz w:val="22"/>
            <w:szCs w:val="22"/>
          </w:rPr>
          <w:t>/GH</w:t>
        </w:r>
      </w:ins>
      <w:r w:rsidRPr="00531A3E">
        <w:rPr>
          <w:rFonts w:ascii="Arial" w:hAnsi="Arial" w:cs="Arial"/>
          <w:sz w:val="22"/>
          <w:szCs w:val="22"/>
        </w:rPr>
        <w:t xml:space="preserve"> y vegetación y uso del suelo</w:t>
      </w:r>
      <w:r w:rsidR="00AC7D0C" w:rsidRPr="00531A3E">
        <w:rPr>
          <w:rFonts w:ascii="Arial" w:hAnsi="Arial" w:cs="Arial"/>
          <w:sz w:val="22"/>
          <w:szCs w:val="22"/>
        </w:rPr>
        <w:t xml:space="preserve">, con ayuda </w:t>
      </w:r>
      <w:ins w:id="2101" w:author="FERNANDA GASPARI" w:date="2021-10-29T10:36:00Z">
        <w:r w:rsidR="00C97166">
          <w:rPr>
            <w:rFonts w:ascii="Arial" w:hAnsi="Arial" w:cs="Arial"/>
            <w:sz w:val="22"/>
            <w:szCs w:val="22"/>
          </w:rPr>
          <w:t>de</w:t>
        </w:r>
      </w:ins>
      <w:r w:rsidR="00AC7D0C" w:rsidRPr="00531A3E">
        <w:rPr>
          <w:rFonts w:ascii="Arial" w:hAnsi="Arial" w:cs="Arial"/>
          <w:sz w:val="22"/>
          <w:szCs w:val="22"/>
        </w:rPr>
        <w:t xml:space="preserve"> </w:t>
      </w:r>
      <w:ins w:id="2102" w:author="FERNANDA GASPARI" w:date="2021-10-29T10:36:00Z">
        <w:r w:rsidR="00C97166">
          <w:rPr>
            <w:rFonts w:ascii="Arial" w:hAnsi="Arial" w:cs="Arial"/>
            <w:sz w:val="22"/>
            <w:szCs w:val="22"/>
          </w:rPr>
          <w:t>la T</w:t>
        </w:r>
      </w:ins>
      <w:r w:rsidR="00AC7D0C" w:rsidRPr="00531A3E">
        <w:rPr>
          <w:rFonts w:ascii="Arial" w:hAnsi="Arial" w:cs="Arial"/>
          <w:sz w:val="22"/>
          <w:szCs w:val="22"/>
        </w:rPr>
        <w:t xml:space="preserve">abla </w:t>
      </w:r>
      <w:ins w:id="2103" w:author="FERNANDA GASPARI" w:date="2021-10-29T10:36:00Z">
        <w:r w:rsidR="00C97166">
          <w:rPr>
            <w:rFonts w:ascii="Arial" w:hAnsi="Arial" w:cs="Arial"/>
            <w:sz w:val="22"/>
            <w:szCs w:val="22"/>
          </w:rPr>
          <w:t xml:space="preserve">6 </w:t>
        </w:r>
      </w:ins>
      <w:r w:rsidR="00AC7D0C" w:rsidRPr="00531A3E">
        <w:rPr>
          <w:rFonts w:ascii="Arial" w:hAnsi="Arial" w:cs="Arial"/>
          <w:sz w:val="22"/>
          <w:szCs w:val="22"/>
        </w:rPr>
        <w:t xml:space="preserve">de consulta y un valor de precipitación o tormenta predefinido para el área de estudio, dando como resultado una capa en formato vectorial con </w:t>
      </w:r>
      <w:ins w:id="2104" w:author="FERNANDA GASPARI" w:date="2021-10-29T10:38:00Z">
        <w:r w:rsidR="002D1BB5">
          <w:rPr>
            <w:rFonts w:ascii="Arial" w:hAnsi="Arial" w:cs="Arial"/>
            <w:sz w:val="22"/>
            <w:szCs w:val="22"/>
          </w:rPr>
          <w:t xml:space="preserve">una tabla con la </w:t>
        </w:r>
      </w:ins>
      <w:r w:rsidR="00AC7D0C" w:rsidRPr="00531A3E">
        <w:rPr>
          <w:rFonts w:ascii="Arial" w:hAnsi="Arial" w:cs="Arial"/>
          <w:sz w:val="22"/>
          <w:szCs w:val="22"/>
        </w:rPr>
        <w:t xml:space="preserve">información de </w:t>
      </w:r>
      <w:ins w:id="2105" w:author="FERNANDA GASPARI" w:date="2021-10-29T10:37:00Z">
        <w:r w:rsidR="00C97166">
          <w:rPr>
            <w:rFonts w:ascii="Arial" w:hAnsi="Arial" w:cs="Arial"/>
            <w:sz w:val="22"/>
            <w:szCs w:val="22"/>
          </w:rPr>
          <w:t>Q, F e I</w:t>
        </w:r>
        <w:r w:rsidR="00C97166" w:rsidRPr="00B1482F">
          <w:rPr>
            <w:rFonts w:ascii="Arial" w:hAnsi="Arial" w:cs="Arial"/>
            <w:sz w:val="22"/>
            <w:szCs w:val="22"/>
            <w:vertAlign w:val="subscript"/>
          </w:rPr>
          <w:t>o</w:t>
        </w:r>
      </w:ins>
      <w:ins w:id="2106" w:author="FERNANDA GASPARI" w:date="2021-10-29T10:41:00Z">
        <w:r w:rsidR="00B1482F">
          <w:rPr>
            <w:rFonts w:ascii="Arial" w:hAnsi="Arial" w:cs="Arial"/>
            <w:sz w:val="22"/>
            <w:szCs w:val="22"/>
          </w:rPr>
          <w:t>,</w:t>
        </w:r>
      </w:ins>
      <w:ins w:id="2107" w:author="FERNANDA GASPARI" w:date="2021-10-29T10:38:00Z">
        <w:r w:rsidR="002D1BB5">
          <w:rPr>
            <w:rFonts w:ascii="Arial" w:hAnsi="Arial" w:cs="Arial"/>
            <w:sz w:val="22"/>
            <w:szCs w:val="22"/>
          </w:rPr>
          <w:t xml:space="preserve"> sus coeficientes porcentuales, </w:t>
        </w:r>
      </w:ins>
      <w:r w:rsidR="004545E2" w:rsidRPr="00531A3E">
        <w:rPr>
          <w:rFonts w:ascii="Arial" w:hAnsi="Arial" w:cs="Arial"/>
          <w:sz w:val="22"/>
          <w:szCs w:val="22"/>
        </w:rPr>
        <w:t xml:space="preserve">y los mapas </w:t>
      </w:r>
      <w:ins w:id="2108" w:author="FERNANDA GASPARI" w:date="2021-10-29T10:38:00Z">
        <w:r w:rsidR="002D1BB5">
          <w:rPr>
            <w:rFonts w:ascii="Arial" w:hAnsi="Arial" w:cs="Arial"/>
            <w:sz w:val="22"/>
            <w:szCs w:val="22"/>
          </w:rPr>
          <w:t>respectivos</w:t>
        </w:r>
      </w:ins>
      <w:r w:rsidR="004545E2" w:rsidRPr="00531A3E">
        <w:rPr>
          <w:rFonts w:ascii="Arial" w:hAnsi="Arial" w:cs="Arial"/>
          <w:sz w:val="22"/>
          <w:szCs w:val="22"/>
        </w:rPr>
        <w:t>.</w:t>
      </w:r>
    </w:p>
    <w:p w14:paraId="42AD484F" w14:textId="77777777" w:rsidR="005553CC" w:rsidRPr="00531A3E" w:rsidRDefault="005553CC" w:rsidP="00531A3E">
      <w:pPr>
        <w:spacing w:before="100" w:beforeAutospacing="1" w:after="100" w:afterAutospacing="1"/>
        <w:jc w:val="both"/>
        <w:rPr>
          <w:rFonts w:ascii="Arial" w:hAnsi="Arial" w:cs="Arial"/>
          <w:sz w:val="22"/>
          <w:szCs w:val="22"/>
        </w:rPr>
      </w:pPr>
    </w:p>
    <w:p w14:paraId="68B41DE0" w14:textId="5F4356B3" w:rsidR="00360516" w:rsidRPr="007B1BC2" w:rsidRDefault="00E26049" w:rsidP="005553CC">
      <w:pPr>
        <w:pStyle w:val="Ttulo"/>
        <w:jc w:val="left"/>
        <w:rPr>
          <w:lang w:val="es-AR"/>
        </w:rPr>
      </w:pPr>
      <w:r w:rsidRPr="007B1BC2">
        <w:rPr>
          <w:lang w:val="es-AR"/>
        </w:rPr>
        <w:t>Procedimiento</w:t>
      </w:r>
    </w:p>
    <w:p w14:paraId="074FAFA9" w14:textId="70F874BA" w:rsidR="009A26AD" w:rsidRPr="00531A3E" w:rsidRDefault="009A26AD"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 xml:space="preserve">En el software </w:t>
      </w:r>
      <w:r w:rsidR="009C5F6E" w:rsidRPr="00531A3E">
        <w:rPr>
          <w:rFonts w:ascii="Arial" w:hAnsi="Arial" w:cs="Arial"/>
          <w:sz w:val="22"/>
          <w:szCs w:val="22"/>
        </w:rPr>
        <w:t xml:space="preserve">geográfico </w:t>
      </w:r>
      <w:r w:rsidRPr="00531A3E">
        <w:rPr>
          <w:rFonts w:ascii="Arial" w:hAnsi="Arial" w:cs="Arial"/>
          <w:sz w:val="22"/>
          <w:szCs w:val="22"/>
        </w:rPr>
        <w:t xml:space="preserve">QGis (en versiones 3.18 en adelante) instale el </w:t>
      </w:r>
      <w:r w:rsidR="006267CC" w:rsidRPr="00531A3E">
        <w:rPr>
          <w:rFonts w:ascii="Arial" w:hAnsi="Arial" w:cs="Arial"/>
          <w:sz w:val="22"/>
          <w:szCs w:val="22"/>
        </w:rPr>
        <w:t>complemento</w:t>
      </w:r>
      <w:r w:rsidRPr="00531A3E">
        <w:rPr>
          <w:rFonts w:ascii="Arial" w:hAnsi="Arial" w:cs="Arial"/>
          <w:sz w:val="22"/>
          <w:szCs w:val="22"/>
        </w:rPr>
        <w:t xml:space="preserve"> denominado </w:t>
      </w:r>
      <w:r w:rsidRPr="00B1482F">
        <w:rPr>
          <w:rFonts w:ascii="Arial" w:hAnsi="Arial" w:cs="Arial"/>
          <w:b/>
          <w:bCs/>
          <w:sz w:val="22"/>
          <w:szCs w:val="22"/>
        </w:rPr>
        <w:t>GeoQ</w:t>
      </w:r>
      <w:ins w:id="2109" w:author="FERNANDA GASPARI" w:date="2021-10-29T10:47:00Z">
        <w:r w:rsidR="00B1482F" w:rsidRPr="00B1482F">
          <w:rPr>
            <w:rFonts w:ascii="Arial" w:hAnsi="Arial" w:cs="Arial"/>
            <w:sz w:val="22"/>
            <w:szCs w:val="22"/>
          </w:rPr>
          <w:t>,</w:t>
        </w:r>
      </w:ins>
      <w:r w:rsidR="006267CC" w:rsidRPr="00531A3E">
        <w:rPr>
          <w:rFonts w:ascii="Arial" w:hAnsi="Arial" w:cs="Arial"/>
          <w:sz w:val="22"/>
          <w:szCs w:val="22"/>
        </w:rPr>
        <w:t xml:space="preserve"> ya sea buscándolo e </w:t>
      </w:r>
      <w:r w:rsidR="00B1482F" w:rsidRPr="00531A3E">
        <w:rPr>
          <w:rFonts w:ascii="Arial" w:hAnsi="Arial" w:cs="Arial"/>
          <w:sz w:val="22"/>
          <w:szCs w:val="22"/>
        </w:rPr>
        <w:t>instalándo</w:t>
      </w:r>
      <w:r w:rsidR="00B1482F">
        <w:rPr>
          <w:rFonts w:ascii="Arial" w:hAnsi="Arial" w:cs="Arial"/>
          <w:sz w:val="22"/>
          <w:szCs w:val="22"/>
        </w:rPr>
        <w:t>lo</w:t>
      </w:r>
      <w:r w:rsidR="006267CC" w:rsidRPr="00531A3E">
        <w:rPr>
          <w:rFonts w:ascii="Arial" w:hAnsi="Arial" w:cs="Arial"/>
          <w:sz w:val="22"/>
          <w:szCs w:val="22"/>
        </w:rPr>
        <w:t xml:space="preserve"> en la herramienta </w:t>
      </w:r>
      <w:r w:rsidR="006267CC" w:rsidRPr="00531A3E">
        <w:rPr>
          <w:rFonts w:ascii="Arial" w:hAnsi="Arial" w:cs="Arial"/>
          <w:i/>
          <w:iCs/>
          <w:sz w:val="22"/>
          <w:szCs w:val="22"/>
        </w:rPr>
        <w:t>Administrar e instalar complementos</w:t>
      </w:r>
      <w:r w:rsidR="006267CC" w:rsidRPr="00531A3E">
        <w:rPr>
          <w:rFonts w:ascii="Arial" w:hAnsi="Arial" w:cs="Arial"/>
          <w:sz w:val="22"/>
          <w:szCs w:val="22"/>
        </w:rPr>
        <w:t xml:space="preserve">, </w:t>
      </w:r>
      <w:r w:rsidR="00A611DE">
        <w:rPr>
          <w:noProof/>
        </w:rPr>
        <w:pict w14:anchorId="3875349A">
          <v:shape id="_x0000_i1037" type="#_x0000_t75" style="width:40.2pt;height:36.6pt;visibility:visible;mso-wrap-style:square">
            <v:imagedata r:id="rId17" o:title="" croptop="9416f" cropbottom="54028f" cropleft="3589f" cropright="60579f"/>
          </v:shape>
        </w:pict>
      </w:r>
      <w:r w:rsidR="00F65E56">
        <w:rPr>
          <w:noProof/>
        </w:rPr>
        <w:t xml:space="preserve"> </w:t>
      </w:r>
      <w:r w:rsidR="006267CC" w:rsidRPr="00531A3E">
        <w:rPr>
          <w:rFonts w:ascii="Arial" w:hAnsi="Arial" w:cs="Arial"/>
          <w:sz w:val="22"/>
          <w:szCs w:val="22"/>
        </w:rPr>
        <w:t xml:space="preserve">o cargándolo en el panel de </w:t>
      </w:r>
      <w:r w:rsidR="006267CC" w:rsidRPr="00531A3E">
        <w:rPr>
          <w:rFonts w:ascii="Arial" w:hAnsi="Arial" w:cs="Arial"/>
          <w:i/>
          <w:iCs/>
          <w:sz w:val="22"/>
          <w:szCs w:val="22"/>
        </w:rPr>
        <w:t>Caja de herramientas de proceso</w:t>
      </w:r>
      <w:r w:rsidR="006267CC" w:rsidRPr="00531A3E">
        <w:rPr>
          <w:rFonts w:ascii="Arial" w:hAnsi="Arial" w:cs="Arial"/>
          <w:sz w:val="22"/>
          <w:szCs w:val="22"/>
        </w:rPr>
        <w:t xml:space="preserve"> en la sección de </w:t>
      </w:r>
      <w:r w:rsidR="006267CC" w:rsidRPr="00531A3E">
        <w:rPr>
          <w:rFonts w:ascii="Arial" w:hAnsi="Arial" w:cs="Arial"/>
          <w:i/>
          <w:iCs/>
          <w:sz w:val="22"/>
          <w:szCs w:val="22"/>
        </w:rPr>
        <w:t>Modelos</w:t>
      </w:r>
      <w:r w:rsidR="00F65E56" w:rsidRPr="00F65E56">
        <w:rPr>
          <w:noProof/>
        </w:rPr>
        <w:t xml:space="preserve"> </w:t>
      </w:r>
      <w:r w:rsidR="00A611DE">
        <w:rPr>
          <w:noProof/>
        </w:rPr>
        <w:pict w14:anchorId="78868472">
          <v:shape id="_x0000_i1038" type="#_x0000_t75" style="width:30pt;height:28.2pt;visibility:visible;mso-wrap-style:square">
            <v:imagedata r:id="rId18" o:title="" croptop="10317f" cropbottom="53316f" cropleft="53714f" cropright="10694f"/>
          </v:shape>
        </w:pict>
      </w:r>
      <w:r w:rsidR="009C5F6E" w:rsidRPr="00531A3E">
        <w:rPr>
          <w:rFonts w:ascii="Arial" w:hAnsi="Arial" w:cs="Arial"/>
          <w:i/>
          <w:iCs/>
          <w:sz w:val="22"/>
          <w:szCs w:val="22"/>
        </w:rPr>
        <w:t>.</w:t>
      </w:r>
      <w:r w:rsidR="009C5F6E" w:rsidRPr="00531A3E">
        <w:rPr>
          <w:rFonts w:ascii="Arial" w:hAnsi="Arial" w:cs="Arial"/>
          <w:sz w:val="22"/>
          <w:szCs w:val="22"/>
        </w:rPr>
        <w:t xml:space="preserve"> </w:t>
      </w:r>
    </w:p>
    <w:p w14:paraId="05DEFC20" w14:textId="46791366" w:rsidR="009C5F6E" w:rsidRPr="00531A3E" w:rsidRDefault="009C5F6E" w:rsidP="00531A3E">
      <w:pPr>
        <w:spacing w:before="100" w:beforeAutospacing="1" w:after="100" w:afterAutospacing="1"/>
        <w:jc w:val="both"/>
        <w:rPr>
          <w:rFonts w:ascii="Arial" w:hAnsi="Arial" w:cs="Arial"/>
          <w:sz w:val="22"/>
          <w:szCs w:val="22"/>
        </w:rPr>
      </w:pPr>
      <w:r w:rsidRPr="00531A3E">
        <w:rPr>
          <w:rFonts w:ascii="Arial" w:hAnsi="Arial" w:cs="Arial"/>
          <w:sz w:val="22"/>
          <w:szCs w:val="22"/>
        </w:rPr>
        <w:t>El modelo requiere de archivos vectoriales e insumos precargados, los cuales deben estar previamente adaptados como se explica a continuación.</w:t>
      </w:r>
    </w:p>
    <w:p w14:paraId="4D12BB34" w14:textId="77777777" w:rsidR="00506EA2" w:rsidRDefault="00506EA2" w:rsidP="00531A3E">
      <w:pPr>
        <w:spacing w:before="100" w:beforeAutospacing="1" w:after="100" w:afterAutospacing="1"/>
        <w:jc w:val="both"/>
        <w:rPr>
          <w:rFonts w:ascii="Arial" w:hAnsi="Arial" w:cs="Arial"/>
          <w:b/>
          <w:u w:val="single"/>
          <w:lang w:val="es-AR"/>
        </w:rPr>
      </w:pPr>
    </w:p>
    <w:p w14:paraId="4151798C" w14:textId="48F07DB1" w:rsidR="005A5365" w:rsidRPr="00531A3E" w:rsidRDefault="005A5365" w:rsidP="00531A3E">
      <w:pPr>
        <w:spacing w:before="100" w:beforeAutospacing="1" w:after="100" w:afterAutospacing="1"/>
        <w:jc w:val="both"/>
        <w:rPr>
          <w:rFonts w:ascii="Arial" w:hAnsi="Arial" w:cs="Arial"/>
          <w:b/>
          <w:u w:val="single"/>
          <w:lang w:val="es-AR"/>
        </w:rPr>
      </w:pPr>
      <w:r w:rsidRPr="00531A3E">
        <w:rPr>
          <w:rFonts w:ascii="Arial" w:hAnsi="Arial" w:cs="Arial"/>
          <w:b/>
          <w:u w:val="single"/>
          <w:lang w:val="es-AR"/>
        </w:rPr>
        <w:t>Confección de Archivos de entrada</w:t>
      </w:r>
    </w:p>
    <w:p w14:paraId="696AA313" w14:textId="65B0CC1E" w:rsidR="00264B7B" w:rsidRPr="00531A3E" w:rsidRDefault="00264B7B" w:rsidP="000F7BD7">
      <w:pPr>
        <w:numPr>
          <w:ilvl w:val="0"/>
          <w:numId w:val="11"/>
        </w:numPr>
        <w:spacing w:before="100" w:beforeAutospacing="1" w:after="100" w:afterAutospacing="1"/>
        <w:jc w:val="both"/>
        <w:rPr>
          <w:rFonts w:ascii="Arial" w:hAnsi="Arial" w:cs="Arial"/>
          <w:i/>
          <w:iCs/>
          <w:sz w:val="22"/>
          <w:szCs w:val="22"/>
          <w:lang w:val="es-AR"/>
        </w:rPr>
      </w:pPr>
      <w:r w:rsidRPr="00531A3E">
        <w:rPr>
          <w:rFonts w:ascii="Arial" w:hAnsi="Arial" w:cs="Arial"/>
          <w:i/>
          <w:iCs/>
          <w:sz w:val="22"/>
          <w:szCs w:val="22"/>
          <w:lang w:val="es-AR"/>
        </w:rPr>
        <w:t>Tablas de consulta y simbología</w:t>
      </w:r>
    </w:p>
    <w:p w14:paraId="28402B8E" w14:textId="77777777" w:rsidR="00AE0727" w:rsidRDefault="00335FD8" w:rsidP="00531A3E">
      <w:pPr>
        <w:spacing w:before="100" w:beforeAutospacing="1" w:after="100" w:afterAutospacing="1"/>
        <w:jc w:val="both"/>
        <w:rPr>
          <w:ins w:id="2110" w:author="FERNANDA GASPARI" w:date="2021-10-29T10:59:00Z"/>
          <w:rFonts w:ascii="Arial" w:hAnsi="Arial" w:cs="Arial"/>
          <w:sz w:val="22"/>
          <w:szCs w:val="22"/>
          <w:lang w:val="es-AR"/>
        </w:rPr>
      </w:pPr>
      <w:r w:rsidRPr="00531A3E">
        <w:rPr>
          <w:rFonts w:ascii="Arial" w:hAnsi="Arial" w:cs="Arial"/>
          <w:sz w:val="22"/>
          <w:szCs w:val="22"/>
          <w:lang w:val="es-AR"/>
        </w:rPr>
        <w:t xml:space="preserve">Uno de los archivos de entrada del modelo es la </w:t>
      </w:r>
      <w:r w:rsidRPr="00F65E56">
        <w:rPr>
          <w:rFonts w:ascii="Arial" w:hAnsi="Arial" w:cs="Arial"/>
          <w:sz w:val="22"/>
          <w:szCs w:val="22"/>
          <w:u w:val="single"/>
          <w:lang w:val="es-AR"/>
        </w:rPr>
        <w:t>tabla de consulta</w:t>
      </w:r>
      <w:r w:rsidRPr="00531A3E">
        <w:rPr>
          <w:rFonts w:ascii="Arial" w:hAnsi="Arial" w:cs="Arial"/>
          <w:sz w:val="22"/>
          <w:szCs w:val="22"/>
          <w:lang w:val="es-AR"/>
        </w:rPr>
        <w:t xml:space="preserve"> que contiene los valores de NC dependiendo del tipo de </w:t>
      </w:r>
      <w:ins w:id="2111" w:author="FERNANDA GASPARI" w:date="2021-10-29T10:54:00Z">
        <w:r w:rsidR="00F65E56">
          <w:rPr>
            <w:rFonts w:ascii="Arial" w:hAnsi="Arial" w:cs="Arial"/>
            <w:sz w:val="22"/>
            <w:szCs w:val="22"/>
            <w:lang w:val="es-AR"/>
          </w:rPr>
          <w:t>CHA</w:t>
        </w:r>
      </w:ins>
      <w:r w:rsidRPr="00531A3E">
        <w:rPr>
          <w:rFonts w:ascii="Arial" w:hAnsi="Arial" w:cs="Arial"/>
          <w:sz w:val="22"/>
          <w:szCs w:val="22"/>
          <w:lang w:val="es-AR"/>
        </w:rPr>
        <w:t xml:space="preserve">. Para esto se dispone de 3 archivos en formato </w:t>
      </w:r>
      <w:r w:rsidR="00BF762E" w:rsidRPr="00531A3E">
        <w:rPr>
          <w:rFonts w:ascii="Arial" w:hAnsi="Arial" w:cs="Arial"/>
          <w:sz w:val="22"/>
          <w:szCs w:val="22"/>
          <w:lang w:val="es-AR"/>
        </w:rPr>
        <w:t>CSV (valores separados por comas),</w:t>
      </w:r>
      <w:r w:rsidR="00D43743" w:rsidRPr="00531A3E">
        <w:rPr>
          <w:rFonts w:ascii="Arial" w:hAnsi="Arial" w:cs="Arial"/>
          <w:sz w:val="22"/>
          <w:szCs w:val="22"/>
          <w:lang w:val="es-AR"/>
        </w:rPr>
        <w:t xml:space="preserve"> con el NC para cada CHA</w:t>
      </w:r>
      <w:r w:rsidR="00BF762E" w:rsidRPr="00531A3E">
        <w:rPr>
          <w:rFonts w:ascii="Arial" w:hAnsi="Arial" w:cs="Arial"/>
          <w:sz w:val="22"/>
          <w:szCs w:val="22"/>
          <w:lang w:val="es-AR"/>
        </w:rPr>
        <w:t>. Estos valores están estandarizados para el modelo</w:t>
      </w:r>
      <w:r w:rsidR="00681E6F" w:rsidRPr="00531A3E">
        <w:rPr>
          <w:rFonts w:ascii="Arial" w:hAnsi="Arial" w:cs="Arial"/>
          <w:sz w:val="22"/>
          <w:szCs w:val="22"/>
          <w:lang w:val="es-AR"/>
        </w:rPr>
        <w:t xml:space="preserve"> </w:t>
      </w:r>
      <w:ins w:id="2112" w:author="FERNANDA GASPARI" w:date="2021-10-29T10:54:00Z">
        <w:r w:rsidR="00F65E56">
          <w:rPr>
            <w:rFonts w:ascii="Arial" w:hAnsi="Arial" w:cs="Arial"/>
            <w:sz w:val="22"/>
            <w:szCs w:val="22"/>
            <w:lang w:val="es-AR"/>
          </w:rPr>
          <w:t xml:space="preserve">GeoQ </w:t>
        </w:r>
      </w:ins>
      <w:r w:rsidR="00681E6F" w:rsidRPr="00531A3E">
        <w:rPr>
          <w:rFonts w:ascii="Arial" w:hAnsi="Arial" w:cs="Arial"/>
          <w:sz w:val="22"/>
          <w:szCs w:val="22"/>
          <w:lang w:val="es-AR"/>
        </w:rPr>
        <w:t xml:space="preserve">(Tabla </w:t>
      </w:r>
      <w:ins w:id="2113" w:author="FERNANDA GASPARI" w:date="2021-10-29T10:54:00Z">
        <w:r w:rsidR="00F65E56">
          <w:rPr>
            <w:rFonts w:ascii="Arial" w:hAnsi="Arial" w:cs="Arial"/>
            <w:sz w:val="22"/>
            <w:szCs w:val="22"/>
            <w:lang w:val="es-AR"/>
          </w:rPr>
          <w:t>6</w:t>
        </w:r>
      </w:ins>
      <w:ins w:id="2114" w:author="FERNANDA GASPARI" w:date="2021-10-29T10:57:00Z">
        <w:r w:rsidR="00AE0727">
          <w:rPr>
            <w:rFonts w:ascii="Arial" w:hAnsi="Arial" w:cs="Arial"/>
            <w:sz w:val="22"/>
            <w:szCs w:val="22"/>
            <w:lang w:val="es-AR"/>
          </w:rPr>
          <w:t>)</w:t>
        </w:r>
      </w:ins>
      <w:r w:rsidR="00BF762E" w:rsidRPr="00531A3E">
        <w:rPr>
          <w:rFonts w:ascii="Arial" w:hAnsi="Arial" w:cs="Arial"/>
          <w:sz w:val="22"/>
          <w:szCs w:val="22"/>
          <w:lang w:val="es-AR"/>
        </w:rPr>
        <w:t xml:space="preserve">. </w:t>
      </w:r>
      <w:ins w:id="2115" w:author="FERNANDA GASPARI" w:date="2021-10-29T10:57:00Z">
        <w:r w:rsidR="00AE0727">
          <w:rPr>
            <w:rFonts w:ascii="Arial" w:hAnsi="Arial" w:cs="Arial"/>
            <w:sz w:val="22"/>
            <w:szCs w:val="22"/>
            <w:lang w:val="es-AR"/>
          </w:rPr>
          <w:t>E</w:t>
        </w:r>
      </w:ins>
      <w:r w:rsidR="007D21B1" w:rsidRPr="00531A3E">
        <w:rPr>
          <w:rFonts w:ascii="Arial" w:hAnsi="Arial" w:cs="Arial"/>
          <w:sz w:val="22"/>
          <w:szCs w:val="22"/>
          <w:lang w:val="es-AR"/>
        </w:rPr>
        <w:t>stas tablas son suministradas con el modelo</w:t>
      </w:r>
      <w:r w:rsidR="00803D50" w:rsidRPr="00531A3E">
        <w:rPr>
          <w:rFonts w:ascii="Arial" w:hAnsi="Arial" w:cs="Arial"/>
          <w:sz w:val="22"/>
          <w:szCs w:val="22"/>
          <w:lang w:val="es-AR"/>
        </w:rPr>
        <w:t xml:space="preserve"> y se denominan C</w:t>
      </w:r>
      <w:r w:rsidR="00CD3277" w:rsidRPr="00531A3E">
        <w:rPr>
          <w:rFonts w:ascii="Arial" w:hAnsi="Arial" w:cs="Arial"/>
          <w:sz w:val="22"/>
          <w:szCs w:val="22"/>
          <w:lang w:val="es-AR"/>
        </w:rPr>
        <w:t>HA</w:t>
      </w:r>
      <w:r w:rsidR="00803D50" w:rsidRPr="00531A3E">
        <w:rPr>
          <w:rFonts w:ascii="Arial" w:hAnsi="Arial" w:cs="Arial"/>
          <w:sz w:val="22"/>
          <w:szCs w:val="22"/>
          <w:lang w:val="es-AR"/>
        </w:rPr>
        <w:t>I, C</w:t>
      </w:r>
      <w:r w:rsidR="00CD3277" w:rsidRPr="00531A3E">
        <w:rPr>
          <w:rFonts w:ascii="Arial" w:hAnsi="Arial" w:cs="Arial"/>
          <w:sz w:val="22"/>
          <w:szCs w:val="22"/>
          <w:lang w:val="es-AR"/>
        </w:rPr>
        <w:t>HA</w:t>
      </w:r>
      <w:r w:rsidR="00803D50" w:rsidRPr="00531A3E">
        <w:rPr>
          <w:rFonts w:ascii="Arial" w:hAnsi="Arial" w:cs="Arial"/>
          <w:sz w:val="22"/>
          <w:szCs w:val="22"/>
          <w:lang w:val="es-AR"/>
        </w:rPr>
        <w:t>II, C</w:t>
      </w:r>
      <w:r w:rsidR="00CD3277" w:rsidRPr="00531A3E">
        <w:rPr>
          <w:rFonts w:ascii="Arial" w:hAnsi="Arial" w:cs="Arial"/>
          <w:sz w:val="22"/>
          <w:szCs w:val="22"/>
          <w:lang w:val="es-AR"/>
        </w:rPr>
        <w:t>HA</w:t>
      </w:r>
      <w:r w:rsidR="00803D50" w:rsidRPr="00531A3E">
        <w:rPr>
          <w:rFonts w:ascii="Arial" w:hAnsi="Arial" w:cs="Arial"/>
          <w:sz w:val="22"/>
          <w:szCs w:val="22"/>
          <w:lang w:val="es-AR"/>
        </w:rPr>
        <w:t>III</w:t>
      </w:r>
      <w:ins w:id="2116" w:author="FERNANDA GASPARI" w:date="2021-10-29T10:57:00Z">
        <w:r w:rsidR="00AE0727">
          <w:rPr>
            <w:rFonts w:ascii="Arial" w:hAnsi="Arial" w:cs="Arial"/>
            <w:sz w:val="22"/>
            <w:szCs w:val="22"/>
            <w:lang w:val="es-AR"/>
          </w:rPr>
          <w:t xml:space="preserve">, </w:t>
        </w:r>
      </w:ins>
      <w:ins w:id="2117" w:author="FERNANDA GASPARI" w:date="2021-10-29T10:58:00Z">
        <w:r w:rsidR="00AE0727">
          <w:rPr>
            <w:rFonts w:ascii="Arial" w:hAnsi="Arial" w:cs="Arial"/>
            <w:sz w:val="22"/>
            <w:szCs w:val="22"/>
            <w:lang w:val="es-AR"/>
          </w:rPr>
          <w:t xml:space="preserve">seleccionando el usuario, </w:t>
        </w:r>
      </w:ins>
      <w:ins w:id="2118" w:author="FERNANDA GASPARI" w:date="2021-10-29T10:57:00Z">
        <w:r w:rsidR="00AE0727">
          <w:rPr>
            <w:rFonts w:ascii="Arial" w:hAnsi="Arial" w:cs="Arial"/>
            <w:sz w:val="22"/>
            <w:szCs w:val="22"/>
            <w:lang w:val="es-AR"/>
          </w:rPr>
          <w:t>según la condición que se va a procesar</w:t>
        </w:r>
      </w:ins>
      <w:r w:rsidR="00AE0727" w:rsidRPr="00531A3E">
        <w:rPr>
          <w:rFonts w:ascii="Arial" w:hAnsi="Arial" w:cs="Arial"/>
          <w:sz w:val="22"/>
          <w:szCs w:val="22"/>
          <w:lang w:val="es-AR"/>
        </w:rPr>
        <w:t>.</w:t>
      </w:r>
      <w:r w:rsidR="007D3F76" w:rsidRPr="00531A3E">
        <w:rPr>
          <w:rFonts w:ascii="Arial" w:hAnsi="Arial" w:cs="Arial"/>
          <w:sz w:val="22"/>
          <w:szCs w:val="22"/>
          <w:lang w:val="es-AR"/>
        </w:rPr>
        <w:t xml:space="preserve"> </w:t>
      </w:r>
    </w:p>
    <w:p w14:paraId="34F51D95" w14:textId="77742C44" w:rsidR="007D3F76" w:rsidRPr="00531A3E" w:rsidRDefault="00D43743"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Los mismos están disponibles en el repositorio del complemento, ubicado en la herramienta </w:t>
      </w:r>
      <w:r w:rsidRPr="00531A3E">
        <w:rPr>
          <w:rFonts w:ascii="Arial" w:hAnsi="Arial" w:cs="Arial"/>
          <w:i/>
          <w:iCs/>
          <w:sz w:val="22"/>
          <w:szCs w:val="22"/>
        </w:rPr>
        <w:t>Administrar e instalar complementos.</w:t>
      </w:r>
      <w:ins w:id="2119" w:author="FERNANDA GASPARI" w:date="2021-10-29T11:11:00Z">
        <w:r w:rsidR="000F7BD7">
          <w:rPr>
            <w:rFonts w:ascii="Arial" w:hAnsi="Arial" w:cs="Arial"/>
            <w:i/>
            <w:iCs/>
            <w:sz w:val="22"/>
            <w:szCs w:val="22"/>
          </w:rPr>
          <w:t xml:space="preserve"> </w:t>
        </w:r>
        <w:r w:rsidR="000F7BD7">
          <w:rPr>
            <w:rFonts w:ascii="Arial" w:hAnsi="Arial" w:cs="Arial"/>
            <w:sz w:val="22"/>
            <w:szCs w:val="22"/>
            <w:lang w:val="es-AR"/>
          </w:rPr>
          <w:t>T</w:t>
        </w:r>
      </w:ins>
      <w:r w:rsidRPr="00531A3E">
        <w:rPr>
          <w:rFonts w:ascii="Arial" w:hAnsi="Arial" w:cs="Arial"/>
          <w:sz w:val="22"/>
          <w:szCs w:val="22"/>
          <w:lang w:val="es-AR"/>
        </w:rPr>
        <w:t xml:space="preserve">ambién </w:t>
      </w:r>
      <w:ins w:id="2120" w:author="FERNANDA GASPARI" w:date="2021-10-29T11:11:00Z">
        <w:r w:rsidR="000F7BD7">
          <w:rPr>
            <w:rFonts w:ascii="Arial" w:hAnsi="Arial" w:cs="Arial"/>
            <w:sz w:val="22"/>
            <w:szCs w:val="22"/>
            <w:lang w:val="es-AR"/>
          </w:rPr>
          <w:t>contiene</w:t>
        </w:r>
        <w:r w:rsidR="000F7BD7" w:rsidRPr="00531A3E">
          <w:rPr>
            <w:rFonts w:ascii="Arial" w:hAnsi="Arial" w:cs="Arial"/>
            <w:sz w:val="22"/>
            <w:szCs w:val="22"/>
            <w:lang w:val="es-AR"/>
          </w:rPr>
          <w:t xml:space="preserve"> </w:t>
        </w:r>
      </w:ins>
      <w:r w:rsidR="007D3F76" w:rsidRPr="00531A3E">
        <w:rPr>
          <w:rFonts w:ascii="Arial" w:hAnsi="Arial" w:cs="Arial"/>
          <w:sz w:val="22"/>
          <w:szCs w:val="22"/>
          <w:lang w:val="es-AR"/>
        </w:rPr>
        <w:t xml:space="preserve">archivos de simbología QML, los cuales serán llamados por el modelo para la representación final de mapas de coeficientes de </w:t>
      </w:r>
      <w:r w:rsidR="002D13FC" w:rsidRPr="00531A3E">
        <w:rPr>
          <w:rFonts w:ascii="Arial" w:hAnsi="Arial" w:cs="Arial"/>
          <w:sz w:val="22"/>
          <w:szCs w:val="22"/>
          <w:lang w:val="es-AR"/>
        </w:rPr>
        <w:t>escorrentía</w:t>
      </w:r>
      <w:r w:rsidR="007D3F76" w:rsidRPr="00531A3E">
        <w:rPr>
          <w:rFonts w:ascii="Arial" w:hAnsi="Arial" w:cs="Arial"/>
          <w:sz w:val="22"/>
          <w:szCs w:val="22"/>
          <w:lang w:val="es-AR"/>
        </w:rPr>
        <w:t xml:space="preserve"> (CE), infiltración (CF) y abstracciones iniciales (CI</w:t>
      </w:r>
      <w:r w:rsidR="007D3F76" w:rsidRPr="00531A3E">
        <w:rPr>
          <w:rFonts w:ascii="Arial" w:hAnsi="Arial" w:cs="Arial"/>
          <w:sz w:val="22"/>
          <w:szCs w:val="22"/>
          <w:vertAlign w:val="subscript"/>
          <w:lang w:val="es-AR"/>
        </w:rPr>
        <w:t>0</w:t>
      </w:r>
      <w:r w:rsidR="007D3F76" w:rsidRPr="00531A3E">
        <w:rPr>
          <w:rFonts w:ascii="Arial" w:hAnsi="Arial" w:cs="Arial"/>
          <w:sz w:val="22"/>
          <w:szCs w:val="22"/>
          <w:lang w:val="es-AR"/>
        </w:rPr>
        <w:t xml:space="preserve">). Estos archivos se </w:t>
      </w:r>
      <w:r w:rsidR="002D13FC" w:rsidRPr="00531A3E">
        <w:rPr>
          <w:rFonts w:ascii="Arial" w:hAnsi="Arial" w:cs="Arial"/>
          <w:sz w:val="22"/>
          <w:szCs w:val="22"/>
          <w:lang w:val="es-AR"/>
        </w:rPr>
        <w:t>denominan</w:t>
      </w:r>
      <w:r w:rsidR="007D3F76" w:rsidRPr="00531A3E">
        <w:rPr>
          <w:rFonts w:ascii="Arial" w:hAnsi="Arial" w:cs="Arial"/>
          <w:sz w:val="22"/>
          <w:szCs w:val="22"/>
          <w:lang w:val="es-AR"/>
        </w:rPr>
        <w:t xml:space="preserve"> </w:t>
      </w:r>
      <w:r w:rsidR="002D13FC" w:rsidRPr="00531A3E">
        <w:rPr>
          <w:rFonts w:ascii="Arial" w:hAnsi="Arial" w:cs="Arial"/>
          <w:sz w:val="22"/>
          <w:szCs w:val="22"/>
          <w:lang w:val="es-AR"/>
        </w:rPr>
        <w:t xml:space="preserve">con </w:t>
      </w:r>
      <w:r w:rsidR="007D3F76" w:rsidRPr="00531A3E">
        <w:rPr>
          <w:rFonts w:ascii="Arial" w:hAnsi="Arial" w:cs="Arial"/>
          <w:sz w:val="22"/>
          <w:szCs w:val="22"/>
          <w:lang w:val="es-AR"/>
        </w:rPr>
        <w:t xml:space="preserve">las iniciales anteriormente descritas. </w:t>
      </w:r>
      <w:r w:rsidR="007D3F76" w:rsidRPr="00531A3E">
        <w:rPr>
          <w:rFonts w:ascii="Arial" w:hAnsi="Arial" w:cs="Arial"/>
          <w:sz w:val="22"/>
          <w:szCs w:val="22"/>
          <w:lang w:val="es-AR"/>
        </w:rPr>
        <w:lastRenderedPageBreak/>
        <w:t>Si estos archivos no están en la ruta descrita, el modelo arrojara las capas de los coeficientes sin simbología.</w:t>
      </w:r>
    </w:p>
    <w:p w14:paraId="20F68A96" w14:textId="6F980036" w:rsidR="007D3F76" w:rsidRPr="00531A3E" w:rsidRDefault="000F7BD7" w:rsidP="00531A3E">
      <w:pPr>
        <w:spacing w:before="100" w:beforeAutospacing="1" w:after="100" w:afterAutospacing="1"/>
        <w:jc w:val="both"/>
        <w:rPr>
          <w:rFonts w:ascii="Arial" w:hAnsi="Arial" w:cs="Arial"/>
          <w:sz w:val="22"/>
          <w:szCs w:val="22"/>
          <w:lang w:val="es-AR"/>
        </w:rPr>
      </w:pPr>
      <w:ins w:id="2121" w:author="FERNANDA GASPARI" w:date="2021-10-29T11:12:00Z">
        <w:r w:rsidRPr="00531A3E">
          <w:rPr>
            <w:rFonts w:ascii="Arial" w:hAnsi="Arial" w:cs="Arial"/>
            <w:sz w:val="22"/>
            <w:szCs w:val="22"/>
            <w:lang w:val="es-AR"/>
          </w:rPr>
          <w:t xml:space="preserve">Estos insumos deben ser guardados en una carpeta en el equipo de cómputo, denominada C:\GeoQ. </w:t>
        </w:r>
      </w:ins>
      <w:r w:rsidR="002D13FC" w:rsidRPr="00531A3E">
        <w:rPr>
          <w:rFonts w:ascii="Arial" w:hAnsi="Arial" w:cs="Arial"/>
          <w:sz w:val="22"/>
          <w:szCs w:val="22"/>
          <w:lang w:val="es-AR"/>
        </w:rPr>
        <w:t>Las tablas de consulta deben estar cargadas en e</w:t>
      </w:r>
      <w:ins w:id="2122" w:author="FERNANDA GASPARI" w:date="2021-10-29T11:13:00Z">
        <w:r>
          <w:rPr>
            <w:rFonts w:ascii="Arial" w:hAnsi="Arial" w:cs="Arial"/>
            <w:sz w:val="22"/>
            <w:szCs w:val="22"/>
            <w:lang w:val="es-AR"/>
          </w:rPr>
          <w:t>ste</w:t>
        </w:r>
      </w:ins>
      <w:r w:rsidR="002D13FC" w:rsidRPr="00531A3E">
        <w:rPr>
          <w:rFonts w:ascii="Arial" w:hAnsi="Arial" w:cs="Arial"/>
          <w:sz w:val="22"/>
          <w:szCs w:val="22"/>
          <w:lang w:val="es-AR"/>
        </w:rPr>
        <w:t xml:space="preserve"> espacio de trabajo</w:t>
      </w:r>
      <w:ins w:id="2123" w:author="FERNANDA GASPARI" w:date="2021-10-29T11:13:00Z">
        <w:r>
          <w:rPr>
            <w:rFonts w:ascii="Arial" w:hAnsi="Arial" w:cs="Arial"/>
            <w:sz w:val="22"/>
            <w:szCs w:val="22"/>
            <w:lang w:val="es-AR"/>
          </w:rPr>
          <w:t>,</w:t>
        </w:r>
      </w:ins>
      <w:r w:rsidR="002D13FC" w:rsidRPr="00531A3E">
        <w:rPr>
          <w:rFonts w:ascii="Arial" w:hAnsi="Arial" w:cs="Arial"/>
          <w:sz w:val="22"/>
          <w:szCs w:val="22"/>
          <w:lang w:val="es-AR"/>
        </w:rPr>
        <w:t xml:space="preserve"> e</w:t>
      </w:r>
      <w:ins w:id="2124" w:author="FERNANDA GASPARI" w:date="2021-10-29T11:13:00Z">
        <w:r>
          <w:rPr>
            <w:rFonts w:ascii="Arial" w:hAnsi="Arial" w:cs="Arial"/>
            <w:sz w:val="22"/>
            <w:szCs w:val="22"/>
            <w:lang w:val="es-AR"/>
          </w:rPr>
          <w:t>n</w:t>
        </w:r>
      </w:ins>
      <w:r w:rsidR="002D13FC" w:rsidRPr="00531A3E">
        <w:rPr>
          <w:rFonts w:ascii="Arial" w:hAnsi="Arial" w:cs="Arial"/>
          <w:sz w:val="22"/>
          <w:szCs w:val="22"/>
          <w:lang w:val="es-AR"/>
        </w:rPr>
        <w:t xml:space="preserve"> </w:t>
      </w:r>
      <w:ins w:id="2125" w:author="FERNANDA GASPARI" w:date="2021-10-29T11:13:00Z">
        <w:r>
          <w:rPr>
            <w:rFonts w:ascii="Arial" w:hAnsi="Arial" w:cs="Arial"/>
            <w:sz w:val="22"/>
            <w:szCs w:val="22"/>
            <w:lang w:val="es-AR"/>
          </w:rPr>
          <w:t>el</w:t>
        </w:r>
      </w:ins>
      <w:r w:rsidR="002D13FC" w:rsidRPr="00531A3E">
        <w:rPr>
          <w:rFonts w:ascii="Arial" w:hAnsi="Arial" w:cs="Arial"/>
          <w:sz w:val="22"/>
          <w:szCs w:val="22"/>
          <w:lang w:val="es-AR"/>
        </w:rPr>
        <w:t xml:space="preserve"> proyecto </w:t>
      </w:r>
      <w:ins w:id="2126" w:author="FERNANDA GASPARI" w:date="2021-10-29T11:14:00Z">
        <w:r>
          <w:rPr>
            <w:rFonts w:ascii="Arial" w:hAnsi="Arial" w:cs="Arial"/>
            <w:sz w:val="22"/>
            <w:szCs w:val="22"/>
            <w:lang w:val="es-AR"/>
          </w:rPr>
          <w:t xml:space="preserve">de trabajo </w:t>
        </w:r>
      </w:ins>
      <w:r w:rsidR="002D13FC" w:rsidRPr="00531A3E">
        <w:rPr>
          <w:rFonts w:ascii="Arial" w:hAnsi="Arial" w:cs="Arial"/>
          <w:sz w:val="22"/>
          <w:szCs w:val="22"/>
          <w:lang w:val="es-AR"/>
        </w:rPr>
        <w:t>en QGis</w:t>
      </w:r>
      <w:ins w:id="2127" w:author="FERNANDA GASPARI" w:date="2021-10-29T11:13:00Z">
        <w:r>
          <w:rPr>
            <w:rFonts w:ascii="Arial" w:hAnsi="Arial" w:cs="Arial"/>
            <w:sz w:val="22"/>
            <w:szCs w:val="22"/>
            <w:lang w:val="es-AR"/>
          </w:rPr>
          <w:t>,</w:t>
        </w:r>
      </w:ins>
      <w:r w:rsidR="002D13FC" w:rsidRPr="00531A3E">
        <w:rPr>
          <w:rFonts w:ascii="Arial" w:hAnsi="Arial" w:cs="Arial"/>
          <w:sz w:val="22"/>
          <w:szCs w:val="22"/>
          <w:lang w:val="es-AR"/>
        </w:rPr>
        <w:t xml:space="preserve"> antes de su implementación en el modelo</w:t>
      </w:r>
      <w:r w:rsidR="00BE394F" w:rsidRPr="00531A3E">
        <w:rPr>
          <w:rFonts w:ascii="Arial" w:hAnsi="Arial" w:cs="Arial"/>
          <w:sz w:val="22"/>
          <w:szCs w:val="22"/>
          <w:lang w:val="es-AR"/>
        </w:rPr>
        <w:t xml:space="preserve">. Esto se realiza en el </w:t>
      </w:r>
      <w:r w:rsidR="00BE394F" w:rsidRPr="000F7BD7">
        <w:rPr>
          <w:rFonts w:ascii="Arial" w:hAnsi="Arial" w:cs="Arial"/>
          <w:i/>
          <w:iCs/>
          <w:sz w:val="22"/>
          <w:szCs w:val="22"/>
          <w:lang w:val="es-AR"/>
        </w:rPr>
        <w:t>Administrador de fuente de datos</w:t>
      </w:r>
      <w:r w:rsidR="00BE394F" w:rsidRPr="00531A3E">
        <w:rPr>
          <w:rFonts w:ascii="Arial" w:hAnsi="Arial" w:cs="Arial"/>
          <w:sz w:val="22"/>
          <w:szCs w:val="22"/>
          <w:lang w:val="es-AR"/>
        </w:rPr>
        <w:t xml:space="preserve"> en la sección de Texto delimitado, como se muestra en la Figura </w:t>
      </w:r>
      <w:r w:rsidR="00175E28">
        <w:rPr>
          <w:rFonts w:ascii="Arial" w:hAnsi="Arial" w:cs="Arial"/>
          <w:sz w:val="22"/>
          <w:szCs w:val="22"/>
          <w:lang w:val="es-AR"/>
        </w:rPr>
        <w:t>1</w:t>
      </w:r>
      <w:r w:rsidR="00BE394F" w:rsidRPr="00531A3E">
        <w:rPr>
          <w:rFonts w:ascii="Arial" w:hAnsi="Arial" w:cs="Arial"/>
          <w:sz w:val="22"/>
          <w:szCs w:val="22"/>
          <w:lang w:val="es-AR"/>
        </w:rPr>
        <w:t>.</w:t>
      </w:r>
    </w:p>
    <w:p w14:paraId="20D4DEE0" w14:textId="7C564B75" w:rsidR="00175E28" w:rsidRDefault="00A611DE" w:rsidP="00506EA2">
      <w:pPr>
        <w:keepNext/>
        <w:jc w:val="center"/>
      </w:pPr>
      <w:r>
        <w:rPr>
          <w:rFonts w:ascii="Arial" w:hAnsi="Arial" w:cs="Arial"/>
          <w:noProof/>
        </w:rPr>
        <w:pict w14:anchorId="1E3C06A1">
          <v:shape id="Imagen 1" o:spid="_x0000_i1039" type="#_x0000_t75" style="width:306pt;height:294pt;visibility:visible;mso-wrap-style:square">
            <v:imagedata r:id="rId19" o:title=""/>
          </v:shape>
        </w:pict>
      </w:r>
    </w:p>
    <w:p w14:paraId="7F61FB92" w14:textId="13151B83" w:rsidR="007D21B1" w:rsidRPr="00923203" w:rsidRDefault="00175E28" w:rsidP="00175E28">
      <w:pPr>
        <w:pStyle w:val="Descripcin"/>
        <w:jc w:val="center"/>
        <w:rPr>
          <w:rFonts w:ascii="Arial" w:hAnsi="Arial" w:cs="Arial"/>
        </w:rPr>
      </w:pPr>
      <w:r w:rsidRPr="00923203">
        <w:rPr>
          <w:rFonts w:ascii="Arial" w:hAnsi="Arial" w:cs="Arial"/>
        </w:rPr>
        <w:t xml:space="preserve">Figura </w:t>
      </w:r>
      <w:r w:rsidRPr="00923203">
        <w:rPr>
          <w:rFonts w:ascii="Arial" w:hAnsi="Arial" w:cs="Arial"/>
        </w:rPr>
        <w:fldChar w:fldCharType="begin"/>
      </w:r>
      <w:r w:rsidRPr="00923203">
        <w:rPr>
          <w:rFonts w:ascii="Arial" w:hAnsi="Arial" w:cs="Arial"/>
        </w:rPr>
        <w:instrText xml:space="preserve"> SEQ Figura \* ARABIC </w:instrText>
      </w:r>
      <w:r w:rsidRPr="00923203">
        <w:rPr>
          <w:rFonts w:ascii="Arial" w:hAnsi="Arial" w:cs="Arial"/>
        </w:rPr>
        <w:fldChar w:fldCharType="separate"/>
      </w:r>
      <w:r w:rsidR="00506EA2">
        <w:rPr>
          <w:rFonts w:ascii="Arial" w:hAnsi="Arial" w:cs="Arial"/>
          <w:noProof/>
        </w:rPr>
        <w:t>1</w:t>
      </w:r>
      <w:r w:rsidRPr="00923203">
        <w:rPr>
          <w:rFonts w:ascii="Arial" w:hAnsi="Arial" w:cs="Arial"/>
        </w:rPr>
        <w:fldChar w:fldCharType="end"/>
      </w:r>
      <w:r w:rsidRPr="00923203">
        <w:rPr>
          <w:rFonts w:ascii="Arial" w:hAnsi="Arial" w:cs="Arial"/>
        </w:rPr>
        <w:t>. Carga de tablas de consulta al proyecto de QGis.</w:t>
      </w:r>
    </w:p>
    <w:p w14:paraId="5226EDA3" w14:textId="58CA4CA2" w:rsidR="00BF762E" w:rsidRDefault="00BE394F" w:rsidP="00531A3E">
      <w:pPr>
        <w:spacing w:before="100" w:beforeAutospacing="1" w:after="100" w:afterAutospacing="1"/>
        <w:jc w:val="both"/>
        <w:rPr>
          <w:ins w:id="2128" w:author="FERNANDA GASPARI" w:date="2021-10-29T11:16:00Z"/>
          <w:rFonts w:ascii="Arial" w:hAnsi="Arial" w:cs="Arial"/>
          <w:sz w:val="22"/>
          <w:szCs w:val="22"/>
          <w:lang w:val="es-AR"/>
        </w:rPr>
      </w:pPr>
      <w:r w:rsidRPr="00531A3E">
        <w:rPr>
          <w:rFonts w:ascii="Arial" w:hAnsi="Arial" w:cs="Arial"/>
          <w:sz w:val="22"/>
          <w:szCs w:val="22"/>
          <w:lang w:val="es-AR"/>
        </w:rPr>
        <w:t>Al estar cargada la tabla en el proyecto, será utilizada correctamente al momento de la ejecución del modelo</w:t>
      </w:r>
      <w:ins w:id="2129" w:author="FERNANDA GASPARI" w:date="2021-10-29T11:15:00Z">
        <w:r w:rsidR="000F7BD7">
          <w:rPr>
            <w:rFonts w:ascii="Arial" w:hAnsi="Arial" w:cs="Arial"/>
            <w:sz w:val="22"/>
            <w:szCs w:val="22"/>
            <w:lang w:val="es-AR"/>
          </w:rPr>
          <w:t xml:space="preserve"> </w:t>
        </w:r>
        <w:r w:rsidR="000F7BD7" w:rsidRPr="000F7BD7">
          <w:rPr>
            <w:rFonts w:ascii="Arial" w:hAnsi="Arial" w:cs="Arial"/>
            <w:b/>
            <w:bCs/>
            <w:sz w:val="22"/>
            <w:szCs w:val="22"/>
            <w:lang w:val="es-AR"/>
          </w:rPr>
          <w:t>GeoQ</w:t>
        </w:r>
      </w:ins>
      <w:r w:rsidRPr="00531A3E">
        <w:rPr>
          <w:rFonts w:ascii="Arial" w:hAnsi="Arial" w:cs="Arial"/>
          <w:sz w:val="22"/>
          <w:szCs w:val="22"/>
          <w:lang w:val="es-AR"/>
        </w:rPr>
        <w:t xml:space="preserve">. </w:t>
      </w:r>
      <w:r w:rsidR="00D43743" w:rsidRPr="00531A3E">
        <w:rPr>
          <w:rFonts w:ascii="Arial" w:hAnsi="Arial" w:cs="Arial"/>
          <w:sz w:val="22"/>
          <w:szCs w:val="22"/>
          <w:lang w:val="es-AR"/>
        </w:rPr>
        <w:t xml:space="preserve">Advertencia: </w:t>
      </w:r>
      <w:r w:rsidRPr="00531A3E">
        <w:rPr>
          <w:rFonts w:ascii="Arial" w:hAnsi="Arial" w:cs="Arial"/>
          <w:sz w:val="22"/>
          <w:szCs w:val="22"/>
          <w:lang w:val="es-AR"/>
        </w:rPr>
        <w:t xml:space="preserve">Si la tabla es llamada desde </w:t>
      </w:r>
      <w:ins w:id="2130" w:author="FERNANDA GASPARI" w:date="2021-10-29T11:15:00Z">
        <w:r w:rsidR="000F7BD7">
          <w:rPr>
            <w:rFonts w:ascii="Arial" w:hAnsi="Arial" w:cs="Arial"/>
            <w:sz w:val="22"/>
            <w:szCs w:val="22"/>
            <w:lang w:val="es-AR"/>
          </w:rPr>
          <w:t>otro</w:t>
        </w:r>
        <w:r w:rsidR="000F7BD7" w:rsidRPr="00531A3E">
          <w:rPr>
            <w:rFonts w:ascii="Arial" w:hAnsi="Arial" w:cs="Arial"/>
            <w:sz w:val="22"/>
            <w:szCs w:val="22"/>
            <w:lang w:val="es-AR"/>
          </w:rPr>
          <w:t xml:space="preserve"> </w:t>
        </w:r>
      </w:ins>
      <w:r w:rsidRPr="00531A3E">
        <w:rPr>
          <w:rFonts w:ascii="Arial" w:hAnsi="Arial" w:cs="Arial"/>
          <w:sz w:val="22"/>
          <w:szCs w:val="22"/>
          <w:lang w:val="es-AR"/>
        </w:rPr>
        <w:t>directorio, las capas resultado arrojaran valores nulos.</w:t>
      </w:r>
    </w:p>
    <w:p w14:paraId="63EABE56" w14:textId="77777777" w:rsidR="000F7BD7" w:rsidRPr="00531A3E" w:rsidRDefault="000F7BD7" w:rsidP="00531A3E">
      <w:pPr>
        <w:spacing w:before="100" w:beforeAutospacing="1" w:after="100" w:afterAutospacing="1"/>
        <w:jc w:val="both"/>
        <w:rPr>
          <w:rFonts w:ascii="Arial" w:hAnsi="Arial" w:cs="Arial"/>
          <w:sz w:val="22"/>
          <w:szCs w:val="22"/>
          <w:lang w:val="es-AR"/>
        </w:rPr>
      </w:pPr>
    </w:p>
    <w:p w14:paraId="314254B1" w14:textId="0F5771D9" w:rsidR="00782898" w:rsidRPr="00531A3E" w:rsidRDefault="006E7400" w:rsidP="000F7BD7">
      <w:pPr>
        <w:numPr>
          <w:ilvl w:val="0"/>
          <w:numId w:val="11"/>
        </w:numPr>
        <w:spacing w:before="100" w:beforeAutospacing="1" w:after="100" w:afterAutospacing="1"/>
        <w:jc w:val="both"/>
        <w:rPr>
          <w:rFonts w:ascii="Arial" w:hAnsi="Arial" w:cs="Arial"/>
          <w:i/>
          <w:iCs/>
          <w:sz w:val="22"/>
          <w:szCs w:val="22"/>
          <w:lang w:val="es-AR"/>
        </w:rPr>
      </w:pPr>
      <w:r w:rsidRPr="00531A3E">
        <w:rPr>
          <w:rFonts w:ascii="Arial" w:hAnsi="Arial" w:cs="Arial"/>
          <w:i/>
          <w:iCs/>
          <w:sz w:val="22"/>
          <w:szCs w:val="22"/>
          <w:lang w:val="es-AR"/>
        </w:rPr>
        <w:t>Archivos vectoriales</w:t>
      </w:r>
      <w:r w:rsidR="00782898" w:rsidRPr="00531A3E">
        <w:rPr>
          <w:rFonts w:ascii="Arial" w:hAnsi="Arial" w:cs="Arial"/>
          <w:i/>
          <w:iCs/>
          <w:sz w:val="22"/>
          <w:szCs w:val="22"/>
          <w:lang w:val="es-AR"/>
        </w:rPr>
        <w:t>:</w:t>
      </w:r>
    </w:p>
    <w:p w14:paraId="6438E197" w14:textId="44A3BBEF" w:rsidR="00616FF7" w:rsidRPr="00531A3E" w:rsidRDefault="006E7400" w:rsidP="00531A3E">
      <w:pPr>
        <w:numPr>
          <w:ilvl w:val="0"/>
          <w:numId w:val="1"/>
        </w:numPr>
        <w:spacing w:before="100" w:beforeAutospacing="1" w:after="100" w:afterAutospacing="1"/>
        <w:jc w:val="both"/>
        <w:rPr>
          <w:rFonts w:ascii="Arial" w:hAnsi="Arial" w:cs="Arial"/>
          <w:sz w:val="22"/>
          <w:szCs w:val="22"/>
          <w:u w:val="single"/>
          <w:lang w:val="es-AR"/>
        </w:rPr>
      </w:pPr>
      <w:r w:rsidRPr="00531A3E">
        <w:rPr>
          <w:rFonts w:ascii="Arial" w:hAnsi="Arial" w:cs="Arial"/>
          <w:sz w:val="22"/>
          <w:szCs w:val="22"/>
          <w:lang w:val="es-AR"/>
        </w:rPr>
        <w:t>Suelos</w:t>
      </w:r>
    </w:p>
    <w:p w14:paraId="75334687" w14:textId="525BA522" w:rsidR="006E7400" w:rsidRPr="00531A3E" w:rsidRDefault="008361DB" w:rsidP="000F7BD7">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La capa de Suelos esta referida a la información de GH para la zona de estudio. </w:t>
      </w:r>
      <w:r w:rsidR="00F976C4" w:rsidRPr="00531A3E">
        <w:rPr>
          <w:rFonts w:ascii="Arial" w:hAnsi="Arial" w:cs="Arial"/>
          <w:sz w:val="22"/>
          <w:szCs w:val="22"/>
          <w:lang w:val="es-AR"/>
        </w:rPr>
        <w:t>Los códigos asignados al cada grupo hidrológico</w:t>
      </w:r>
      <w:r w:rsidR="00BE394F" w:rsidRPr="00531A3E">
        <w:rPr>
          <w:rFonts w:ascii="Arial" w:hAnsi="Arial" w:cs="Arial"/>
          <w:sz w:val="22"/>
          <w:szCs w:val="22"/>
          <w:lang w:val="es-AR"/>
        </w:rPr>
        <w:t xml:space="preserve"> al interior de la capa, en sus atributos,</w:t>
      </w:r>
      <w:r w:rsidR="00F976C4" w:rsidRPr="00531A3E">
        <w:rPr>
          <w:rFonts w:ascii="Arial" w:hAnsi="Arial" w:cs="Arial"/>
          <w:sz w:val="22"/>
          <w:szCs w:val="22"/>
          <w:lang w:val="es-AR"/>
        </w:rPr>
        <w:t xml:space="preserve"> se </w:t>
      </w:r>
      <w:r w:rsidR="00BE394F" w:rsidRPr="00531A3E">
        <w:rPr>
          <w:rFonts w:ascii="Arial" w:hAnsi="Arial" w:cs="Arial"/>
          <w:sz w:val="22"/>
          <w:szCs w:val="22"/>
          <w:lang w:val="es-AR"/>
        </w:rPr>
        <w:t xml:space="preserve">debe expresar como se muestra </w:t>
      </w:r>
      <w:r w:rsidR="00F976C4" w:rsidRPr="00531A3E">
        <w:rPr>
          <w:rFonts w:ascii="Arial" w:hAnsi="Arial" w:cs="Arial"/>
          <w:sz w:val="22"/>
          <w:szCs w:val="22"/>
          <w:lang w:val="es-AR"/>
        </w:rPr>
        <w:t xml:space="preserve">en la </w:t>
      </w:r>
      <w:r w:rsidR="00782898" w:rsidRPr="00531A3E">
        <w:rPr>
          <w:rFonts w:ascii="Arial" w:hAnsi="Arial" w:cs="Arial"/>
          <w:sz w:val="22"/>
          <w:szCs w:val="22"/>
          <w:lang w:val="es-AR"/>
        </w:rPr>
        <w:t>T</w:t>
      </w:r>
      <w:r w:rsidR="00F976C4" w:rsidRPr="00531A3E">
        <w:rPr>
          <w:rFonts w:ascii="Arial" w:hAnsi="Arial" w:cs="Arial"/>
          <w:sz w:val="22"/>
          <w:szCs w:val="22"/>
          <w:lang w:val="es-AR"/>
        </w:rPr>
        <w:t xml:space="preserve">abla </w:t>
      </w:r>
      <w:r w:rsidRPr="00531A3E">
        <w:rPr>
          <w:rFonts w:ascii="Arial" w:hAnsi="Arial" w:cs="Arial"/>
          <w:sz w:val="22"/>
          <w:szCs w:val="22"/>
          <w:lang w:val="es-AR"/>
        </w:rPr>
        <w:t>1</w:t>
      </w:r>
      <w:ins w:id="2131" w:author="FERNANDA GASPARI" w:date="2021-10-29T11:17:00Z">
        <w:r w:rsidR="000F7BD7">
          <w:rPr>
            <w:rFonts w:ascii="Arial" w:hAnsi="Arial" w:cs="Arial"/>
            <w:sz w:val="22"/>
            <w:szCs w:val="22"/>
            <w:lang w:val="es-AR"/>
          </w:rPr>
          <w:t xml:space="preserve">, </w:t>
        </w:r>
      </w:ins>
      <w:proofErr w:type="gramStart"/>
      <w:ins w:id="2132" w:author="FERNANDA GASPARI" w:date="2021-10-29T11:18:00Z">
        <w:r w:rsidR="000F7BD7">
          <w:rPr>
            <w:rFonts w:ascii="Arial" w:hAnsi="Arial" w:cs="Arial"/>
            <w:sz w:val="22"/>
            <w:szCs w:val="22"/>
            <w:lang w:val="es-AR"/>
          </w:rPr>
          <w:t>como</w:t>
        </w:r>
        <w:proofErr w:type="gramEnd"/>
        <w:r w:rsidR="000F7BD7">
          <w:rPr>
            <w:rFonts w:ascii="Arial" w:hAnsi="Arial" w:cs="Arial"/>
            <w:sz w:val="22"/>
            <w:szCs w:val="22"/>
            <w:lang w:val="es-AR"/>
          </w:rPr>
          <w:t xml:space="preserve"> </w:t>
        </w:r>
      </w:ins>
      <w:ins w:id="2133" w:author="FERNANDA GASPARI" w:date="2021-10-29T11:17:00Z">
        <w:r w:rsidR="000F7BD7">
          <w:rPr>
            <w:rFonts w:ascii="Arial" w:hAnsi="Arial" w:cs="Arial"/>
            <w:sz w:val="22"/>
            <w:szCs w:val="22"/>
            <w:lang w:val="es-AR"/>
          </w:rPr>
          <w:t>por ejemplo,</w:t>
        </w:r>
      </w:ins>
      <w:r w:rsidR="00054364" w:rsidRPr="00531A3E">
        <w:rPr>
          <w:rFonts w:ascii="Arial" w:hAnsi="Arial" w:cs="Arial"/>
          <w:sz w:val="22"/>
          <w:szCs w:val="22"/>
          <w:lang w:val="es-AR"/>
        </w:rPr>
        <w:t xml:space="preserve"> </w:t>
      </w:r>
      <w:ins w:id="2134" w:author="FERNANDA GASPARI" w:date="2021-10-29T11:18:00Z">
        <w:r w:rsidR="000F7BD7">
          <w:rPr>
            <w:rFonts w:ascii="Arial" w:hAnsi="Arial" w:cs="Arial"/>
            <w:sz w:val="22"/>
            <w:szCs w:val="22"/>
            <w:lang w:val="es-AR"/>
          </w:rPr>
          <w:t xml:space="preserve">se muestra </w:t>
        </w:r>
      </w:ins>
      <w:r w:rsidR="00054364" w:rsidRPr="00531A3E">
        <w:rPr>
          <w:rFonts w:ascii="Arial" w:hAnsi="Arial" w:cs="Arial"/>
          <w:sz w:val="22"/>
          <w:szCs w:val="22"/>
          <w:lang w:val="es-AR"/>
        </w:rPr>
        <w:t xml:space="preserve">en la Figura </w:t>
      </w:r>
      <w:ins w:id="2135" w:author="FERNANDA GASPARI" w:date="2021-10-29T11:17:00Z">
        <w:r w:rsidR="000F7BD7">
          <w:rPr>
            <w:rFonts w:ascii="Arial" w:hAnsi="Arial" w:cs="Arial"/>
            <w:sz w:val="22"/>
            <w:szCs w:val="22"/>
            <w:lang w:val="es-AR"/>
          </w:rPr>
          <w:t>2</w:t>
        </w:r>
      </w:ins>
      <w:r w:rsidR="00054364" w:rsidRPr="00531A3E">
        <w:rPr>
          <w:rFonts w:ascii="Arial" w:hAnsi="Arial" w:cs="Arial"/>
          <w:sz w:val="22"/>
          <w:szCs w:val="22"/>
          <w:lang w:val="es-AR"/>
        </w:rPr>
        <w:t xml:space="preserve"> </w:t>
      </w:r>
      <w:ins w:id="2136" w:author="FERNANDA GASPARI" w:date="2021-10-29T11:18:00Z">
        <w:r w:rsidR="000F7BD7">
          <w:rPr>
            <w:rFonts w:ascii="Arial" w:hAnsi="Arial" w:cs="Arial"/>
            <w:sz w:val="22"/>
            <w:szCs w:val="22"/>
            <w:lang w:val="es-AR"/>
          </w:rPr>
          <w:t>el mapa de</w:t>
        </w:r>
      </w:ins>
      <w:r w:rsidR="00054364" w:rsidRPr="00531A3E">
        <w:rPr>
          <w:rFonts w:ascii="Arial" w:hAnsi="Arial" w:cs="Arial"/>
          <w:sz w:val="22"/>
          <w:szCs w:val="22"/>
          <w:lang w:val="es-AR"/>
        </w:rPr>
        <w:t xml:space="preserve"> suelos </w:t>
      </w:r>
      <w:ins w:id="2137" w:author="FERNANDA GASPARI" w:date="2021-10-29T11:18:00Z">
        <w:r w:rsidR="000F7BD7">
          <w:rPr>
            <w:rFonts w:ascii="Arial" w:hAnsi="Arial" w:cs="Arial"/>
            <w:sz w:val="22"/>
            <w:szCs w:val="22"/>
            <w:lang w:val="es-AR"/>
          </w:rPr>
          <w:t xml:space="preserve">/ GH </w:t>
        </w:r>
      </w:ins>
      <w:r w:rsidR="00054364" w:rsidRPr="00531A3E">
        <w:rPr>
          <w:rFonts w:ascii="Arial" w:hAnsi="Arial" w:cs="Arial"/>
          <w:sz w:val="22"/>
          <w:szCs w:val="22"/>
          <w:lang w:val="es-AR"/>
        </w:rPr>
        <w:t xml:space="preserve">de la cuenca A1 del </w:t>
      </w:r>
      <w:ins w:id="2138" w:author="FERNANDA GASPARI" w:date="2021-10-29T11:19:00Z">
        <w:r w:rsidR="000F7BD7">
          <w:rPr>
            <w:rFonts w:ascii="Arial" w:hAnsi="Arial" w:cs="Arial"/>
            <w:sz w:val="22"/>
            <w:szCs w:val="22"/>
            <w:lang w:val="es-AR"/>
          </w:rPr>
          <w:t>R</w:t>
        </w:r>
      </w:ins>
      <w:r w:rsidR="00054364" w:rsidRPr="00531A3E">
        <w:rPr>
          <w:rFonts w:ascii="Arial" w:hAnsi="Arial" w:cs="Arial"/>
          <w:sz w:val="22"/>
          <w:szCs w:val="22"/>
          <w:lang w:val="es-AR"/>
        </w:rPr>
        <w:t xml:space="preserve">io </w:t>
      </w:r>
      <w:r w:rsidR="003453A7" w:rsidRPr="00531A3E">
        <w:rPr>
          <w:rFonts w:ascii="Arial" w:hAnsi="Arial" w:cs="Arial"/>
          <w:sz w:val="22"/>
          <w:szCs w:val="22"/>
          <w:lang w:val="es-AR"/>
        </w:rPr>
        <w:t>Salado</w:t>
      </w:r>
      <w:ins w:id="2139" w:author="FERNANDA GASPARI" w:date="2021-10-29T11:17:00Z">
        <w:r w:rsidR="000F7BD7">
          <w:rPr>
            <w:rFonts w:ascii="Arial" w:hAnsi="Arial" w:cs="Arial"/>
            <w:sz w:val="22"/>
            <w:szCs w:val="22"/>
            <w:lang w:val="es-AR"/>
          </w:rPr>
          <w:t>, provincia de Buenos Aires</w:t>
        </w:r>
      </w:ins>
      <w:ins w:id="2140" w:author="FERNANDA GASPARI" w:date="2021-10-29T11:18:00Z">
        <w:r w:rsidR="000F7BD7">
          <w:rPr>
            <w:rFonts w:ascii="Arial" w:hAnsi="Arial" w:cs="Arial"/>
            <w:sz w:val="22"/>
            <w:szCs w:val="22"/>
            <w:lang w:val="es-AR"/>
          </w:rPr>
          <w:t>,</w:t>
        </w:r>
      </w:ins>
      <w:ins w:id="2141" w:author="FERNANDA GASPARI" w:date="2021-10-29T11:17:00Z">
        <w:r w:rsidR="000F7BD7">
          <w:rPr>
            <w:rFonts w:ascii="Arial" w:hAnsi="Arial" w:cs="Arial"/>
            <w:sz w:val="22"/>
            <w:szCs w:val="22"/>
            <w:lang w:val="es-AR"/>
          </w:rPr>
          <w:t xml:space="preserve"> Argentina</w:t>
        </w:r>
      </w:ins>
      <w:r w:rsidR="003453A7" w:rsidRPr="00531A3E">
        <w:rPr>
          <w:rFonts w:ascii="Arial" w:hAnsi="Arial" w:cs="Arial"/>
          <w:sz w:val="22"/>
          <w:szCs w:val="22"/>
          <w:lang w:val="es-AR"/>
        </w:rPr>
        <w:t>.</w:t>
      </w:r>
    </w:p>
    <w:p w14:paraId="65870E7A" w14:textId="05F83362" w:rsidR="003453A7" w:rsidRPr="000F7BD7" w:rsidRDefault="003453A7" w:rsidP="000F7BD7">
      <w:pPr>
        <w:spacing w:before="100" w:beforeAutospacing="1" w:after="100" w:afterAutospacing="1"/>
        <w:jc w:val="both"/>
        <w:rPr>
          <w:rFonts w:ascii="Arial" w:hAnsi="Arial" w:cs="Arial"/>
          <w:i/>
          <w:iCs/>
          <w:sz w:val="22"/>
          <w:szCs w:val="22"/>
          <w:lang w:val="es-AR"/>
        </w:rPr>
      </w:pPr>
      <w:r w:rsidRPr="000F7BD7">
        <w:rPr>
          <w:rFonts w:ascii="Arial" w:hAnsi="Arial" w:cs="Arial"/>
          <w:i/>
          <w:iCs/>
          <w:sz w:val="22"/>
          <w:szCs w:val="22"/>
          <w:lang w:val="es-AR"/>
        </w:rPr>
        <w:t>Nota: La capa de suelos debe estar recortada previamente con la zona de estudio y debe coincidir con la extensión de la capa de vegetación</w:t>
      </w:r>
      <w:ins w:id="2142" w:author="FERNANDA GASPARI" w:date="2021-10-29T11:22:00Z">
        <w:r w:rsidR="000F7BD7" w:rsidRPr="000F7BD7">
          <w:rPr>
            <w:rFonts w:ascii="Arial" w:hAnsi="Arial" w:cs="Arial"/>
            <w:i/>
            <w:iCs/>
            <w:sz w:val="22"/>
            <w:szCs w:val="22"/>
            <w:lang w:val="es-AR"/>
          </w:rPr>
          <w:t xml:space="preserve"> y/o uso del suelo</w:t>
        </w:r>
      </w:ins>
      <w:r w:rsidRPr="000F7BD7">
        <w:rPr>
          <w:rFonts w:ascii="Arial" w:hAnsi="Arial" w:cs="Arial"/>
          <w:i/>
          <w:iCs/>
          <w:sz w:val="22"/>
          <w:szCs w:val="22"/>
          <w:lang w:val="es-AR"/>
        </w:rPr>
        <w:t>.</w:t>
      </w:r>
    </w:p>
    <w:p w14:paraId="5AA02D6A" w14:textId="77777777" w:rsidR="00175E28" w:rsidRDefault="00A611DE" w:rsidP="00506EA2">
      <w:pPr>
        <w:keepNext/>
        <w:jc w:val="center"/>
      </w:pPr>
      <w:r>
        <w:rPr>
          <w:rFonts w:ascii="Arial" w:hAnsi="Arial" w:cs="Arial"/>
        </w:rPr>
        <w:lastRenderedPageBreak/>
        <w:pict w14:anchorId="43FB7C5F">
          <v:shape id="_x0000_i1040" type="#_x0000_t75" style="width:318.6pt;height:162pt">
            <v:imagedata r:id="rId20" o:title=""/>
          </v:shape>
        </w:pict>
      </w:r>
    </w:p>
    <w:p w14:paraId="112A6ADE" w14:textId="7DD1A33B" w:rsidR="00E74BA7" w:rsidRDefault="00175E28" w:rsidP="00175E28">
      <w:pPr>
        <w:pStyle w:val="Descripcin"/>
        <w:jc w:val="center"/>
        <w:rPr>
          <w:ins w:id="2143" w:author="FERNANDA GASPARI" w:date="2021-10-29T11:17:00Z"/>
          <w:rFonts w:ascii="Arial" w:hAnsi="Arial" w:cs="Arial"/>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sidR="00506EA2" w:rsidRPr="00506EA2">
        <w:rPr>
          <w:rFonts w:ascii="Arial" w:hAnsi="Arial" w:cs="Arial"/>
          <w:noProof/>
        </w:rPr>
        <w:t>2</w:t>
      </w:r>
      <w:r w:rsidRPr="00506EA2">
        <w:rPr>
          <w:rFonts w:ascii="Arial" w:hAnsi="Arial" w:cs="Arial"/>
        </w:rPr>
        <w:fldChar w:fldCharType="end"/>
      </w:r>
      <w:r w:rsidRPr="00506EA2">
        <w:rPr>
          <w:rFonts w:ascii="Arial" w:hAnsi="Arial" w:cs="Arial"/>
        </w:rPr>
        <w:t>. Ejemplo mapa de GH para la cuenca A1</w:t>
      </w:r>
      <w:ins w:id="2144" w:author="FERNANDA GASPARI" w:date="2021-10-29T11:17:00Z">
        <w:r w:rsidR="000F7BD7">
          <w:rPr>
            <w:rFonts w:ascii="Arial" w:hAnsi="Arial" w:cs="Arial"/>
          </w:rPr>
          <w:t>.</w:t>
        </w:r>
      </w:ins>
    </w:p>
    <w:p w14:paraId="4269AFE0" w14:textId="77777777" w:rsidR="000F7BD7" w:rsidRPr="000F7BD7" w:rsidRDefault="000F7BD7" w:rsidP="000F7BD7"/>
    <w:p w14:paraId="13DF750D" w14:textId="2EFDDF7E" w:rsidR="00782898" w:rsidRPr="00531A3E" w:rsidRDefault="006E7400" w:rsidP="00531A3E">
      <w:pPr>
        <w:numPr>
          <w:ilvl w:val="0"/>
          <w:numId w:val="1"/>
        </w:num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Vegetación </w:t>
      </w:r>
      <w:r w:rsidR="00531A3E">
        <w:rPr>
          <w:rFonts w:ascii="Arial" w:hAnsi="Arial" w:cs="Arial"/>
          <w:sz w:val="22"/>
          <w:szCs w:val="22"/>
          <w:lang w:val="es-AR"/>
        </w:rPr>
        <w:t>y/o uso del suelo</w:t>
      </w:r>
    </w:p>
    <w:p w14:paraId="7E9A277F" w14:textId="47DF0EF4" w:rsidR="00616FF7" w:rsidRPr="00531A3E" w:rsidRDefault="00F95A21" w:rsidP="000F7BD7">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Los registros de la capa </w:t>
      </w:r>
      <w:r w:rsidR="00616FF7" w:rsidRPr="00531A3E">
        <w:rPr>
          <w:rFonts w:ascii="Arial" w:hAnsi="Arial" w:cs="Arial"/>
          <w:sz w:val="22"/>
          <w:szCs w:val="22"/>
          <w:lang w:val="es-AR"/>
        </w:rPr>
        <w:t>de vegetación</w:t>
      </w:r>
      <w:r w:rsidR="00782898" w:rsidRPr="00531A3E">
        <w:rPr>
          <w:rFonts w:ascii="Arial" w:hAnsi="Arial" w:cs="Arial"/>
          <w:sz w:val="22"/>
          <w:szCs w:val="22"/>
          <w:lang w:val="es-AR"/>
        </w:rPr>
        <w:t xml:space="preserve"> </w:t>
      </w:r>
      <w:r w:rsidR="00D43743" w:rsidRPr="00531A3E">
        <w:rPr>
          <w:rFonts w:ascii="Arial" w:hAnsi="Arial" w:cs="Arial"/>
          <w:sz w:val="22"/>
          <w:szCs w:val="22"/>
          <w:lang w:val="es-AR"/>
        </w:rPr>
        <w:t>y/</w:t>
      </w:r>
      <w:r w:rsidR="00923203">
        <w:rPr>
          <w:rFonts w:ascii="Arial" w:hAnsi="Arial" w:cs="Arial"/>
          <w:sz w:val="22"/>
          <w:szCs w:val="22"/>
          <w:lang w:val="es-AR"/>
        </w:rPr>
        <w:t>o</w:t>
      </w:r>
      <w:r w:rsidR="005A5365" w:rsidRPr="00531A3E">
        <w:rPr>
          <w:rFonts w:ascii="Arial" w:hAnsi="Arial" w:cs="Arial"/>
          <w:sz w:val="22"/>
          <w:szCs w:val="22"/>
          <w:lang w:val="es-AR"/>
        </w:rPr>
        <w:t xml:space="preserve"> uso del suelo </w:t>
      </w:r>
      <w:r w:rsidR="00054364" w:rsidRPr="00531A3E">
        <w:rPr>
          <w:rFonts w:ascii="Arial" w:hAnsi="Arial" w:cs="Arial"/>
          <w:sz w:val="22"/>
          <w:szCs w:val="22"/>
          <w:lang w:val="es-AR"/>
        </w:rPr>
        <w:t xml:space="preserve">debe estar codificado </w:t>
      </w:r>
      <w:r w:rsidR="00D43743" w:rsidRPr="00531A3E">
        <w:rPr>
          <w:rFonts w:ascii="Arial" w:hAnsi="Arial" w:cs="Arial"/>
          <w:sz w:val="22"/>
          <w:szCs w:val="22"/>
          <w:lang w:val="es-AR"/>
        </w:rPr>
        <w:t xml:space="preserve">según </w:t>
      </w:r>
      <w:r w:rsidR="0054005B" w:rsidRPr="00531A3E">
        <w:rPr>
          <w:rFonts w:ascii="Arial" w:hAnsi="Arial" w:cs="Arial"/>
          <w:sz w:val="22"/>
          <w:szCs w:val="22"/>
          <w:lang w:val="es-AR"/>
        </w:rPr>
        <w:t>las categorías</w:t>
      </w:r>
      <w:r w:rsidR="00054364" w:rsidRPr="00531A3E">
        <w:rPr>
          <w:rFonts w:ascii="Arial" w:hAnsi="Arial" w:cs="Arial"/>
          <w:sz w:val="22"/>
          <w:szCs w:val="22"/>
          <w:lang w:val="es-AR"/>
        </w:rPr>
        <w:t xml:space="preserve"> estandarizadas </w:t>
      </w:r>
      <w:r w:rsidR="00E55168" w:rsidRPr="00531A3E">
        <w:rPr>
          <w:rFonts w:ascii="Arial" w:hAnsi="Arial" w:cs="Arial"/>
          <w:sz w:val="22"/>
          <w:szCs w:val="22"/>
          <w:lang w:val="es-AR"/>
        </w:rPr>
        <w:t xml:space="preserve">expresadas en la Tabla </w:t>
      </w:r>
      <w:r w:rsidRPr="00531A3E">
        <w:rPr>
          <w:rFonts w:ascii="Arial" w:hAnsi="Arial" w:cs="Arial"/>
          <w:sz w:val="22"/>
          <w:szCs w:val="22"/>
          <w:lang w:val="es-AR"/>
        </w:rPr>
        <w:t>2</w:t>
      </w:r>
      <w:r w:rsidR="00054364" w:rsidRPr="00531A3E">
        <w:rPr>
          <w:rFonts w:ascii="Arial" w:hAnsi="Arial" w:cs="Arial"/>
          <w:sz w:val="22"/>
          <w:szCs w:val="22"/>
          <w:lang w:val="es-AR"/>
        </w:rPr>
        <w:t xml:space="preserve">. Se ejemplifica en la Figura </w:t>
      </w:r>
      <w:r w:rsidR="00923203">
        <w:rPr>
          <w:rFonts w:ascii="Arial" w:hAnsi="Arial" w:cs="Arial"/>
          <w:sz w:val="22"/>
          <w:szCs w:val="22"/>
          <w:lang w:val="es-AR"/>
        </w:rPr>
        <w:t>3</w:t>
      </w:r>
      <w:r w:rsidR="00054364" w:rsidRPr="00531A3E">
        <w:rPr>
          <w:rFonts w:ascii="Arial" w:hAnsi="Arial" w:cs="Arial"/>
          <w:sz w:val="22"/>
          <w:szCs w:val="22"/>
          <w:lang w:val="es-AR"/>
        </w:rPr>
        <w:t xml:space="preserve"> con </w:t>
      </w:r>
      <w:ins w:id="2145" w:author="FERNANDA GASPARI" w:date="2021-10-29T11:21:00Z">
        <w:r w:rsidR="000F7BD7">
          <w:rPr>
            <w:rFonts w:ascii="Arial" w:hAnsi="Arial" w:cs="Arial"/>
            <w:sz w:val="22"/>
            <w:szCs w:val="22"/>
            <w:lang w:val="es-AR"/>
          </w:rPr>
          <w:t xml:space="preserve">el código de cobertura del suelo </w:t>
        </w:r>
      </w:ins>
      <w:r w:rsidR="00054364" w:rsidRPr="00531A3E">
        <w:rPr>
          <w:rFonts w:ascii="Arial" w:hAnsi="Arial" w:cs="Arial"/>
          <w:sz w:val="22"/>
          <w:szCs w:val="22"/>
          <w:lang w:val="es-AR"/>
        </w:rPr>
        <w:t xml:space="preserve">de la cuenca A1 del </w:t>
      </w:r>
      <w:ins w:id="2146" w:author="FERNANDA GASPARI" w:date="2021-10-29T11:19:00Z">
        <w:r w:rsidR="000F7BD7">
          <w:rPr>
            <w:rFonts w:ascii="Arial" w:hAnsi="Arial" w:cs="Arial"/>
            <w:sz w:val="22"/>
            <w:szCs w:val="22"/>
            <w:lang w:val="es-AR"/>
          </w:rPr>
          <w:t>R</w:t>
        </w:r>
      </w:ins>
      <w:r w:rsidR="00054364" w:rsidRPr="00531A3E">
        <w:rPr>
          <w:rFonts w:ascii="Arial" w:hAnsi="Arial" w:cs="Arial"/>
          <w:sz w:val="22"/>
          <w:szCs w:val="22"/>
          <w:lang w:val="es-AR"/>
        </w:rPr>
        <w:t xml:space="preserve">io </w:t>
      </w:r>
      <w:r w:rsidR="003453A7" w:rsidRPr="00531A3E">
        <w:rPr>
          <w:rFonts w:ascii="Arial" w:hAnsi="Arial" w:cs="Arial"/>
          <w:sz w:val="22"/>
          <w:szCs w:val="22"/>
          <w:lang w:val="es-AR"/>
        </w:rPr>
        <w:t>Salado.</w:t>
      </w:r>
    </w:p>
    <w:p w14:paraId="5F7308FA" w14:textId="11B9A55E" w:rsidR="003453A7" w:rsidRPr="000F7BD7" w:rsidRDefault="003453A7" w:rsidP="000F7BD7">
      <w:pPr>
        <w:spacing w:before="100" w:beforeAutospacing="1" w:after="100" w:afterAutospacing="1"/>
        <w:jc w:val="both"/>
        <w:rPr>
          <w:rFonts w:ascii="Arial" w:hAnsi="Arial" w:cs="Arial"/>
          <w:i/>
          <w:iCs/>
          <w:sz w:val="22"/>
          <w:szCs w:val="22"/>
          <w:lang w:val="es-AR"/>
        </w:rPr>
      </w:pPr>
      <w:r w:rsidRPr="000F7BD7">
        <w:rPr>
          <w:rFonts w:ascii="Arial" w:hAnsi="Arial" w:cs="Arial"/>
          <w:i/>
          <w:iCs/>
          <w:sz w:val="22"/>
          <w:szCs w:val="22"/>
          <w:lang w:val="es-AR"/>
        </w:rPr>
        <w:t xml:space="preserve">Nota: La capa de vegetación </w:t>
      </w:r>
      <w:r w:rsidR="000F7BD7" w:rsidRPr="000F7BD7">
        <w:rPr>
          <w:rFonts w:ascii="Arial" w:hAnsi="Arial" w:cs="Arial"/>
          <w:i/>
          <w:iCs/>
          <w:sz w:val="22"/>
          <w:szCs w:val="22"/>
          <w:lang w:val="es-AR"/>
        </w:rPr>
        <w:t>y/o uso del suelo</w:t>
      </w:r>
      <w:r w:rsidR="000F7BD7" w:rsidRPr="00531A3E">
        <w:rPr>
          <w:rFonts w:ascii="Arial" w:hAnsi="Arial" w:cs="Arial"/>
          <w:sz w:val="22"/>
          <w:szCs w:val="22"/>
          <w:lang w:val="es-AR"/>
        </w:rPr>
        <w:t xml:space="preserve"> </w:t>
      </w:r>
      <w:r w:rsidRPr="000F7BD7">
        <w:rPr>
          <w:rFonts w:ascii="Arial" w:hAnsi="Arial" w:cs="Arial"/>
          <w:i/>
          <w:iCs/>
          <w:sz w:val="22"/>
          <w:szCs w:val="22"/>
          <w:lang w:val="es-AR"/>
        </w:rPr>
        <w:t>debe estar recortada previamente con la zona de estudio y debe coincidir con la extensión de la capa de suelos.</w:t>
      </w:r>
    </w:p>
    <w:p w14:paraId="4DA561E3" w14:textId="77777777" w:rsidR="00175E28" w:rsidRDefault="00A611DE" w:rsidP="00506EA2">
      <w:pPr>
        <w:keepNext/>
        <w:jc w:val="center"/>
      </w:pPr>
      <w:r>
        <w:rPr>
          <w:rFonts w:ascii="Arial" w:hAnsi="Arial" w:cs="Arial"/>
        </w:rPr>
        <w:pict w14:anchorId="3F27EF68">
          <v:shape id="_x0000_i1041" type="#_x0000_t75" style="width:366pt;height:168pt">
            <v:imagedata r:id="rId21" o:title=""/>
          </v:shape>
        </w:pict>
      </w:r>
    </w:p>
    <w:p w14:paraId="7BBFAB56" w14:textId="31A77D4C" w:rsidR="006C77C2" w:rsidRPr="00175E28" w:rsidRDefault="00175E28" w:rsidP="00175E28">
      <w:pPr>
        <w:pStyle w:val="Descripcin"/>
        <w:jc w:val="center"/>
        <w:rPr>
          <w:rFonts w:ascii="Arial" w:hAnsi="Arial" w:cs="Arial"/>
          <w:lang w:val="es-AR"/>
        </w:rPr>
      </w:pPr>
      <w:r w:rsidRPr="00175E28">
        <w:rPr>
          <w:rFonts w:ascii="Arial" w:hAnsi="Arial" w:cs="Arial"/>
        </w:rPr>
        <w:t xml:space="preserve">Figura </w:t>
      </w:r>
      <w:r w:rsidRPr="00175E28">
        <w:rPr>
          <w:rFonts w:ascii="Arial" w:hAnsi="Arial" w:cs="Arial"/>
        </w:rPr>
        <w:fldChar w:fldCharType="begin"/>
      </w:r>
      <w:r w:rsidRPr="00175E28">
        <w:rPr>
          <w:rFonts w:ascii="Arial" w:hAnsi="Arial" w:cs="Arial"/>
        </w:rPr>
        <w:instrText xml:space="preserve"> SEQ Figura \* ARABIC </w:instrText>
      </w:r>
      <w:r w:rsidRPr="00175E28">
        <w:rPr>
          <w:rFonts w:ascii="Arial" w:hAnsi="Arial" w:cs="Arial"/>
        </w:rPr>
        <w:fldChar w:fldCharType="separate"/>
      </w:r>
      <w:r w:rsidR="00506EA2">
        <w:rPr>
          <w:rFonts w:ascii="Arial" w:hAnsi="Arial" w:cs="Arial"/>
          <w:noProof/>
        </w:rPr>
        <w:t>3</w:t>
      </w:r>
      <w:r w:rsidRPr="00175E28">
        <w:rPr>
          <w:rFonts w:ascii="Arial" w:hAnsi="Arial" w:cs="Arial"/>
        </w:rPr>
        <w:fldChar w:fldCharType="end"/>
      </w:r>
      <w:r w:rsidRPr="00175E28">
        <w:rPr>
          <w:rFonts w:ascii="Arial" w:hAnsi="Arial" w:cs="Arial"/>
        </w:rPr>
        <w:t xml:space="preserve">. Ejemplo de </w:t>
      </w:r>
      <w:r w:rsidRPr="00175E28">
        <w:rPr>
          <w:rFonts w:ascii="Arial" w:hAnsi="Arial" w:cs="Arial"/>
          <w:lang w:val="es-AR"/>
        </w:rPr>
        <w:t xml:space="preserve">mapa </w:t>
      </w:r>
      <w:ins w:id="2147" w:author="FERNANDA GASPARI" w:date="2021-10-29T11:22:00Z">
        <w:r w:rsidR="000F7BD7">
          <w:rPr>
            <w:rFonts w:ascii="Arial" w:hAnsi="Arial" w:cs="Arial"/>
            <w:lang w:val="es-AR"/>
          </w:rPr>
          <w:t xml:space="preserve">códigos </w:t>
        </w:r>
      </w:ins>
      <w:r w:rsidRPr="00175E28">
        <w:rPr>
          <w:rFonts w:ascii="Arial" w:hAnsi="Arial" w:cs="Arial"/>
          <w:lang w:val="es-AR"/>
        </w:rPr>
        <w:t xml:space="preserve">de </w:t>
      </w:r>
      <w:ins w:id="2148" w:author="FERNANDA GASPARI" w:date="2021-10-29T11:22:00Z">
        <w:r w:rsidR="000F7BD7">
          <w:rPr>
            <w:rFonts w:ascii="Arial" w:hAnsi="Arial" w:cs="Arial"/>
            <w:lang w:val="es-AR"/>
          </w:rPr>
          <w:t>cobertura</w:t>
        </w:r>
      </w:ins>
      <w:r w:rsidRPr="00175E28">
        <w:rPr>
          <w:rFonts w:ascii="Arial" w:hAnsi="Arial" w:cs="Arial"/>
          <w:lang w:val="es-AR"/>
        </w:rPr>
        <w:t xml:space="preserve"> de</w:t>
      </w:r>
      <w:ins w:id="2149" w:author="FERNANDA GASPARI" w:date="2021-10-29T11:22:00Z">
        <w:r w:rsidR="000F7BD7">
          <w:rPr>
            <w:rFonts w:ascii="Arial" w:hAnsi="Arial" w:cs="Arial"/>
            <w:lang w:val="es-AR"/>
          </w:rPr>
          <w:t>l</w:t>
        </w:r>
      </w:ins>
      <w:r w:rsidRPr="00175E28">
        <w:rPr>
          <w:rFonts w:ascii="Arial" w:hAnsi="Arial" w:cs="Arial"/>
          <w:lang w:val="es-AR"/>
        </w:rPr>
        <w:t xml:space="preserve"> suelo para la cuenca A1</w:t>
      </w:r>
      <w:r w:rsidR="00923203">
        <w:rPr>
          <w:rFonts w:ascii="Arial" w:hAnsi="Arial" w:cs="Arial"/>
          <w:lang w:val="es-AR"/>
        </w:rPr>
        <w:t>.</w:t>
      </w:r>
    </w:p>
    <w:p w14:paraId="258A3BED" w14:textId="77777777" w:rsidR="00175E28" w:rsidRDefault="00175E28" w:rsidP="00531A3E">
      <w:pPr>
        <w:spacing w:before="100" w:beforeAutospacing="1" w:after="100" w:afterAutospacing="1"/>
        <w:jc w:val="both"/>
        <w:rPr>
          <w:rFonts w:ascii="Arial" w:hAnsi="Arial" w:cs="Arial"/>
          <w:b/>
          <w:u w:val="single"/>
          <w:lang w:val="es-AR"/>
        </w:rPr>
      </w:pPr>
    </w:p>
    <w:p w14:paraId="4296B028" w14:textId="7C1DFD45" w:rsidR="005A5365" w:rsidRPr="007B1BC2" w:rsidRDefault="005A5365" w:rsidP="005553CC">
      <w:pPr>
        <w:pStyle w:val="Ttulo"/>
        <w:jc w:val="left"/>
        <w:rPr>
          <w:lang w:val="es-AR"/>
        </w:rPr>
      </w:pPr>
      <w:r w:rsidRPr="007B1BC2">
        <w:rPr>
          <w:lang w:val="es-AR"/>
        </w:rPr>
        <w:t xml:space="preserve">Ejecución del </w:t>
      </w:r>
      <w:r w:rsidR="00C76C81" w:rsidRPr="007B1BC2">
        <w:rPr>
          <w:lang w:val="es-AR"/>
        </w:rPr>
        <w:t>Modelo</w:t>
      </w:r>
      <w:r w:rsidRPr="007B1BC2">
        <w:rPr>
          <w:lang w:val="es-AR"/>
        </w:rPr>
        <w:t>.</w:t>
      </w:r>
    </w:p>
    <w:p w14:paraId="70DD7B7B" w14:textId="7FAFF00D" w:rsidR="00A44E27" w:rsidRPr="00531A3E" w:rsidRDefault="00437E12"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En el panel de </w:t>
      </w:r>
      <w:r w:rsidRPr="00531A3E">
        <w:rPr>
          <w:rFonts w:ascii="Arial" w:hAnsi="Arial" w:cs="Arial"/>
          <w:i/>
          <w:iCs/>
          <w:sz w:val="22"/>
          <w:szCs w:val="22"/>
          <w:lang w:val="es-AR"/>
        </w:rPr>
        <w:t xml:space="preserve">Caja de herramientas de Procesos </w:t>
      </w:r>
      <w:r w:rsidRPr="00531A3E">
        <w:rPr>
          <w:rFonts w:ascii="Arial" w:hAnsi="Arial" w:cs="Arial"/>
          <w:sz w:val="22"/>
          <w:szCs w:val="22"/>
          <w:lang w:val="es-AR"/>
        </w:rPr>
        <w:t xml:space="preserve">en la sección de </w:t>
      </w:r>
      <w:r w:rsidRPr="00531A3E">
        <w:rPr>
          <w:rFonts w:ascii="Arial" w:hAnsi="Arial" w:cs="Arial"/>
          <w:i/>
          <w:iCs/>
          <w:sz w:val="22"/>
          <w:szCs w:val="22"/>
          <w:lang w:val="es-AR"/>
        </w:rPr>
        <w:t>Modelos</w:t>
      </w:r>
      <w:r w:rsidRPr="00531A3E">
        <w:rPr>
          <w:rFonts w:ascii="Arial" w:hAnsi="Arial" w:cs="Arial"/>
          <w:sz w:val="22"/>
          <w:szCs w:val="22"/>
          <w:lang w:val="es-AR"/>
        </w:rPr>
        <w:t xml:space="preserve"> ejecutar el modelo </w:t>
      </w:r>
      <w:r w:rsidRPr="000F7BD7">
        <w:rPr>
          <w:rFonts w:ascii="Arial" w:hAnsi="Arial" w:cs="Arial"/>
          <w:b/>
          <w:bCs/>
          <w:sz w:val="22"/>
          <w:szCs w:val="22"/>
          <w:lang w:val="es-AR"/>
        </w:rPr>
        <w:t>GeoQ</w:t>
      </w:r>
      <w:r w:rsidRPr="00531A3E">
        <w:rPr>
          <w:rFonts w:ascii="Arial" w:hAnsi="Arial" w:cs="Arial"/>
          <w:sz w:val="22"/>
          <w:szCs w:val="22"/>
          <w:lang w:val="es-AR"/>
        </w:rPr>
        <w:t>. Al desplegarse la herramienta se debe</w:t>
      </w:r>
      <w:r w:rsidR="00D43743" w:rsidRPr="00531A3E">
        <w:rPr>
          <w:rFonts w:ascii="Arial" w:hAnsi="Arial" w:cs="Arial"/>
          <w:sz w:val="22"/>
          <w:szCs w:val="22"/>
          <w:lang w:val="es-AR"/>
        </w:rPr>
        <w:t>n</w:t>
      </w:r>
      <w:r w:rsidRPr="00531A3E">
        <w:rPr>
          <w:rFonts w:ascii="Arial" w:hAnsi="Arial" w:cs="Arial"/>
          <w:sz w:val="22"/>
          <w:szCs w:val="22"/>
          <w:lang w:val="es-AR"/>
        </w:rPr>
        <w:t xml:space="preserve"> ingresar los insumos</w:t>
      </w:r>
      <w:r w:rsidR="00D43743" w:rsidRPr="00531A3E">
        <w:rPr>
          <w:rFonts w:ascii="Arial" w:hAnsi="Arial" w:cs="Arial"/>
          <w:sz w:val="22"/>
          <w:szCs w:val="22"/>
          <w:lang w:val="es-AR"/>
        </w:rPr>
        <w:t xml:space="preserve"> estandarizados previamente</w:t>
      </w:r>
      <w:r w:rsidRPr="00531A3E">
        <w:rPr>
          <w:rFonts w:ascii="Arial" w:hAnsi="Arial" w:cs="Arial"/>
          <w:sz w:val="22"/>
          <w:szCs w:val="22"/>
          <w:lang w:val="es-AR"/>
        </w:rPr>
        <w:t xml:space="preserve"> </w:t>
      </w:r>
      <w:r w:rsidR="00662726" w:rsidRPr="00531A3E">
        <w:rPr>
          <w:rFonts w:ascii="Arial" w:hAnsi="Arial" w:cs="Arial"/>
          <w:sz w:val="22"/>
          <w:szCs w:val="22"/>
          <w:lang w:val="es-AR"/>
        </w:rPr>
        <w:t xml:space="preserve">y seguir los pasos </w:t>
      </w:r>
      <w:ins w:id="2150" w:author="FERNANDA GASPARI" w:date="2021-10-29T11:24:00Z">
        <w:r w:rsidR="000F7BD7">
          <w:rPr>
            <w:rFonts w:ascii="Arial" w:hAnsi="Arial" w:cs="Arial"/>
            <w:sz w:val="22"/>
            <w:szCs w:val="22"/>
            <w:lang w:val="es-AR"/>
          </w:rPr>
          <w:t xml:space="preserve">según la </w:t>
        </w:r>
      </w:ins>
      <w:r w:rsidR="00662726" w:rsidRPr="00531A3E">
        <w:rPr>
          <w:rFonts w:ascii="Arial" w:hAnsi="Arial" w:cs="Arial"/>
          <w:sz w:val="22"/>
          <w:szCs w:val="22"/>
          <w:lang w:val="es-AR"/>
        </w:rPr>
        <w:t xml:space="preserve">Figura </w:t>
      </w:r>
      <w:r w:rsidR="00506EA2">
        <w:rPr>
          <w:rFonts w:ascii="Arial" w:hAnsi="Arial" w:cs="Arial"/>
          <w:sz w:val="22"/>
          <w:szCs w:val="22"/>
          <w:lang w:val="es-AR"/>
        </w:rPr>
        <w:t>4</w:t>
      </w:r>
      <w:r w:rsidR="00662726" w:rsidRPr="00531A3E">
        <w:rPr>
          <w:rFonts w:ascii="Arial" w:hAnsi="Arial" w:cs="Arial"/>
          <w:sz w:val="22"/>
          <w:szCs w:val="22"/>
          <w:lang w:val="es-AR"/>
        </w:rPr>
        <w:t>:</w:t>
      </w:r>
    </w:p>
    <w:p w14:paraId="05F0273C" w14:textId="57AB79D5"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[1] Ingresar un valor de precipitación</w:t>
      </w:r>
      <w:r w:rsidR="00D43743" w:rsidRPr="00531A3E">
        <w:rPr>
          <w:rFonts w:ascii="Arial" w:hAnsi="Arial" w:cs="Arial"/>
          <w:sz w:val="22"/>
          <w:szCs w:val="22"/>
          <w:lang w:val="es-AR"/>
        </w:rPr>
        <w:t xml:space="preserve"> (mm)</w:t>
      </w:r>
      <w:r w:rsidRPr="00531A3E">
        <w:rPr>
          <w:rFonts w:ascii="Arial" w:hAnsi="Arial" w:cs="Arial"/>
          <w:sz w:val="22"/>
          <w:szCs w:val="22"/>
          <w:lang w:val="es-AR"/>
        </w:rPr>
        <w:t>, con el cual se calculará las variables hidrológicas.</w:t>
      </w:r>
    </w:p>
    <w:p w14:paraId="1BC0C2C9" w14:textId="152A78FA"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lastRenderedPageBreak/>
        <w:t xml:space="preserve">[2] Seleccionar el archivo </w:t>
      </w:r>
      <w:r w:rsidR="00D43743" w:rsidRPr="00531A3E">
        <w:rPr>
          <w:rFonts w:ascii="Arial" w:hAnsi="Arial" w:cs="Arial"/>
          <w:sz w:val="22"/>
          <w:szCs w:val="22"/>
          <w:lang w:val="es-AR"/>
        </w:rPr>
        <w:t xml:space="preserve">vectorial </w:t>
      </w:r>
      <w:r w:rsidRPr="00531A3E">
        <w:rPr>
          <w:rFonts w:ascii="Arial" w:hAnsi="Arial" w:cs="Arial"/>
          <w:sz w:val="22"/>
          <w:szCs w:val="22"/>
          <w:lang w:val="es-AR"/>
        </w:rPr>
        <w:t xml:space="preserve">correspondiente </w:t>
      </w:r>
      <w:r w:rsidR="00D43743" w:rsidRPr="00531A3E">
        <w:rPr>
          <w:rFonts w:ascii="Arial" w:hAnsi="Arial" w:cs="Arial"/>
          <w:sz w:val="22"/>
          <w:szCs w:val="22"/>
          <w:lang w:val="es-AR"/>
        </w:rPr>
        <w:t>a GH</w:t>
      </w:r>
      <w:ins w:id="2151" w:author="FERNANDA GASPARI" w:date="2021-10-29T11:26:00Z">
        <w:r w:rsidR="000F7BD7">
          <w:rPr>
            <w:rFonts w:ascii="Arial" w:hAnsi="Arial" w:cs="Arial"/>
            <w:sz w:val="22"/>
            <w:szCs w:val="22"/>
            <w:lang w:val="es-AR"/>
          </w:rPr>
          <w:t xml:space="preserve"> codificado</w:t>
        </w:r>
      </w:ins>
      <w:r w:rsidRPr="00531A3E">
        <w:rPr>
          <w:rFonts w:ascii="Arial" w:hAnsi="Arial" w:cs="Arial"/>
          <w:sz w:val="22"/>
          <w:szCs w:val="22"/>
          <w:lang w:val="es-AR"/>
        </w:rPr>
        <w:t xml:space="preserve">. Se puede seleccionar de la lista desplegable, si la capa </w:t>
      </w:r>
      <w:r w:rsidR="00681E6F" w:rsidRPr="00531A3E">
        <w:rPr>
          <w:rFonts w:ascii="Arial" w:hAnsi="Arial" w:cs="Arial"/>
          <w:sz w:val="22"/>
          <w:szCs w:val="22"/>
          <w:lang w:val="es-AR"/>
        </w:rPr>
        <w:t>está</w:t>
      </w:r>
      <w:r w:rsidRPr="00531A3E">
        <w:rPr>
          <w:rFonts w:ascii="Arial" w:hAnsi="Arial" w:cs="Arial"/>
          <w:sz w:val="22"/>
          <w:szCs w:val="22"/>
          <w:lang w:val="es-AR"/>
        </w:rPr>
        <w:t xml:space="preserve"> cargada previamente en el proyecto de QGis, o se puede buscar la ruta del archivo en el equipo de cómputo.</w:t>
      </w:r>
    </w:p>
    <w:p w14:paraId="268DF054" w14:textId="1C840A16"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[3] Seleccionar el archivo correspondiente a vegetación </w:t>
      </w:r>
      <w:r w:rsidR="00D43743" w:rsidRPr="00531A3E">
        <w:rPr>
          <w:rFonts w:ascii="Arial" w:hAnsi="Arial" w:cs="Arial"/>
          <w:sz w:val="22"/>
          <w:szCs w:val="22"/>
          <w:lang w:val="es-AR"/>
        </w:rPr>
        <w:t>y/</w:t>
      </w:r>
      <w:proofErr w:type="spellStart"/>
      <w:r w:rsidR="00D43743" w:rsidRPr="00531A3E">
        <w:rPr>
          <w:rFonts w:ascii="Arial" w:hAnsi="Arial" w:cs="Arial"/>
          <w:sz w:val="22"/>
          <w:szCs w:val="22"/>
          <w:lang w:val="es-AR"/>
        </w:rPr>
        <w:t>ó</w:t>
      </w:r>
      <w:proofErr w:type="spellEnd"/>
      <w:r w:rsidRPr="00531A3E">
        <w:rPr>
          <w:rFonts w:ascii="Arial" w:hAnsi="Arial" w:cs="Arial"/>
          <w:sz w:val="22"/>
          <w:szCs w:val="22"/>
          <w:lang w:val="es-AR"/>
        </w:rPr>
        <w:t xml:space="preserve"> uso del suelo</w:t>
      </w:r>
      <w:ins w:id="2152" w:author="FERNANDA GASPARI" w:date="2021-10-29T11:25:00Z">
        <w:r w:rsidR="000F7BD7">
          <w:rPr>
            <w:rFonts w:ascii="Arial" w:hAnsi="Arial" w:cs="Arial"/>
            <w:sz w:val="22"/>
            <w:szCs w:val="22"/>
            <w:lang w:val="es-AR"/>
          </w:rPr>
          <w:t xml:space="preserve"> codificada</w:t>
        </w:r>
      </w:ins>
      <w:r w:rsidRPr="00531A3E">
        <w:rPr>
          <w:rFonts w:ascii="Arial" w:hAnsi="Arial" w:cs="Arial"/>
          <w:sz w:val="22"/>
          <w:szCs w:val="22"/>
          <w:lang w:val="es-AR"/>
        </w:rPr>
        <w:t>. Se puede seleccionar de la lista desplegable, si la capa está cargada previamente en el proyecto de QGis, o se puede buscar la ruta del archivo en el equipo de cómputo.</w:t>
      </w:r>
    </w:p>
    <w:p w14:paraId="3EA982E8" w14:textId="57260A35"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[4] Seleccionar la tabla de consulta de </w:t>
      </w:r>
      <w:r w:rsidR="00D43743" w:rsidRPr="00531A3E">
        <w:rPr>
          <w:rFonts w:ascii="Arial" w:hAnsi="Arial" w:cs="Arial"/>
          <w:sz w:val="22"/>
          <w:szCs w:val="22"/>
          <w:lang w:val="es-AR"/>
        </w:rPr>
        <w:t>CHA</w:t>
      </w:r>
      <w:r w:rsidRPr="00531A3E">
        <w:rPr>
          <w:rFonts w:ascii="Arial" w:hAnsi="Arial" w:cs="Arial"/>
          <w:sz w:val="22"/>
          <w:szCs w:val="22"/>
          <w:lang w:val="es-AR"/>
        </w:rPr>
        <w:t xml:space="preserve">, según </w:t>
      </w:r>
      <w:ins w:id="2153" w:author="FERNANDA GASPARI" w:date="2021-10-29T11:27:00Z">
        <w:r w:rsidR="000F7BD7">
          <w:rPr>
            <w:rFonts w:ascii="Arial" w:hAnsi="Arial" w:cs="Arial"/>
            <w:sz w:val="22"/>
            <w:szCs w:val="22"/>
            <w:lang w:val="es-AR"/>
          </w:rPr>
          <w:t>los requerimientos del usuario</w:t>
        </w:r>
      </w:ins>
      <w:r w:rsidRPr="00531A3E">
        <w:rPr>
          <w:rFonts w:ascii="Arial" w:hAnsi="Arial" w:cs="Arial"/>
          <w:sz w:val="22"/>
          <w:szCs w:val="22"/>
          <w:lang w:val="es-AR"/>
        </w:rPr>
        <w:t>. Debe estar previamente cargada en el proyecto y ser buscada por medio de la lista desplegable.</w:t>
      </w:r>
    </w:p>
    <w:p w14:paraId="59D5E5FC" w14:textId="0834EE44"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[5] </w:t>
      </w:r>
      <w:r w:rsidR="00D43743" w:rsidRPr="00531A3E">
        <w:rPr>
          <w:rFonts w:ascii="Arial" w:hAnsi="Arial" w:cs="Arial"/>
          <w:sz w:val="22"/>
          <w:szCs w:val="22"/>
          <w:lang w:val="es-AR"/>
        </w:rPr>
        <w:t>GeoQ, e</w:t>
      </w:r>
      <w:r w:rsidRPr="00531A3E">
        <w:rPr>
          <w:rFonts w:ascii="Arial" w:hAnsi="Arial" w:cs="Arial"/>
          <w:sz w:val="22"/>
          <w:szCs w:val="22"/>
          <w:lang w:val="es-AR"/>
        </w:rPr>
        <w:t xml:space="preserve">s el </w:t>
      </w:r>
      <w:ins w:id="2154" w:author="FERNANDA GASPARI" w:date="2021-10-29T11:27:00Z">
        <w:r w:rsidR="000F7BD7">
          <w:rPr>
            <w:rFonts w:ascii="Arial" w:hAnsi="Arial" w:cs="Arial"/>
            <w:sz w:val="22"/>
            <w:szCs w:val="22"/>
            <w:lang w:val="es-AR"/>
          </w:rPr>
          <w:t xml:space="preserve">nombre del </w:t>
        </w:r>
      </w:ins>
      <w:r w:rsidRPr="00531A3E">
        <w:rPr>
          <w:rFonts w:ascii="Arial" w:hAnsi="Arial" w:cs="Arial"/>
          <w:sz w:val="22"/>
          <w:szCs w:val="22"/>
          <w:lang w:val="es-AR"/>
        </w:rPr>
        <w:t xml:space="preserve">resultado final del modelo. Es posible dejar en blanco esta casilla, </w:t>
      </w:r>
      <w:ins w:id="2155" w:author="FERNANDA GASPARI" w:date="2021-10-29T11:27:00Z">
        <w:r w:rsidR="000F7BD7">
          <w:rPr>
            <w:rFonts w:ascii="Arial" w:hAnsi="Arial" w:cs="Arial"/>
            <w:sz w:val="22"/>
            <w:szCs w:val="22"/>
            <w:lang w:val="es-AR"/>
          </w:rPr>
          <w:t xml:space="preserve">y, </w:t>
        </w:r>
      </w:ins>
      <w:r w:rsidRPr="00531A3E">
        <w:rPr>
          <w:rFonts w:ascii="Arial" w:hAnsi="Arial" w:cs="Arial"/>
          <w:sz w:val="22"/>
          <w:szCs w:val="22"/>
          <w:lang w:val="es-AR"/>
        </w:rPr>
        <w:t xml:space="preserve">de ser así, se creará una capa temporal con los resultados del modelo junto con el cruce de los atributos de suelos y vegetación. De lo contrario, se puede guardar el archivo en el equipo de </w:t>
      </w:r>
      <w:r w:rsidR="00393A02" w:rsidRPr="00531A3E">
        <w:rPr>
          <w:rFonts w:ascii="Arial" w:hAnsi="Arial" w:cs="Arial"/>
          <w:sz w:val="22"/>
          <w:szCs w:val="22"/>
          <w:lang w:val="es-AR"/>
        </w:rPr>
        <w:t>cómputo</w:t>
      </w:r>
      <w:r w:rsidRPr="00531A3E">
        <w:rPr>
          <w:rFonts w:ascii="Arial" w:hAnsi="Arial" w:cs="Arial"/>
          <w:sz w:val="22"/>
          <w:szCs w:val="22"/>
          <w:lang w:val="es-AR"/>
        </w:rPr>
        <w:t xml:space="preserve"> seleccionando la ruta de destino y asignándole un nombre al archivo.</w:t>
      </w:r>
    </w:p>
    <w:p w14:paraId="2592BA02" w14:textId="251420D6" w:rsidR="00A44E27" w:rsidRPr="00531A3E" w:rsidRDefault="00A44E27"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[6] Corresponde al mapa de </w:t>
      </w:r>
      <w:r w:rsidR="00D43743" w:rsidRPr="00531A3E">
        <w:rPr>
          <w:rFonts w:ascii="Arial" w:hAnsi="Arial" w:cs="Arial"/>
          <w:sz w:val="22"/>
          <w:szCs w:val="22"/>
          <w:lang w:val="es-AR"/>
        </w:rPr>
        <w:t>CF</w:t>
      </w:r>
      <w:r w:rsidRPr="00531A3E">
        <w:rPr>
          <w:rFonts w:ascii="Arial" w:hAnsi="Arial" w:cs="Arial"/>
          <w:sz w:val="22"/>
          <w:szCs w:val="22"/>
          <w:lang w:val="es-AR"/>
        </w:rPr>
        <w:t xml:space="preserve">, el cual se </w:t>
      </w:r>
      <w:r w:rsidR="00A50779" w:rsidRPr="00531A3E">
        <w:rPr>
          <w:rFonts w:ascii="Arial" w:hAnsi="Arial" w:cs="Arial"/>
          <w:sz w:val="22"/>
          <w:szCs w:val="22"/>
          <w:lang w:val="es-AR"/>
        </w:rPr>
        <w:t>cargará</w:t>
      </w:r>
      <w:r w:rsidRPr="00531A3E">
        <w:rPr>
          <w:rFonts w:ascii="Arial" w:hAnsi="Arial" w:cs="Arial"/>
          <w:sz w:val="22"/>
          <w:szCs w:val="22"/>
          <w:lang w:val="es-AR"/>
        </w:rPr>
        <w:t xml:space="preserve"> al proyecto con su respectiva simbología</w:t>
      </w:r>
      <w:r w:rsidR="00662726" w:rsidRPr="00531A3E">
        <w:rPr>
          <w:rFonts w:ascii="Arial" w:hAnsi="Arial" w:cs="Arial"/>
          <w:sz w:val="22"/>
          <w:szCs w:val="22"/>
          <w:lang w:val="es-AR"/>
        </w:rPr>
        <w:t xml:space="preserve"> (</w:t>
      </w:r>
      <w:r w:rsidR="00662726" w:rsidRPr="000F7BD7">
        <w:rPr>
          <w:rFonts w:ascii="Arial" w:hAnsi="Arial" w:cs="Arial"/>
          <w:i/>
          <w:iCs/>
          <w:sz w:val="22"/>
          <w:szCs w:val="22"/>
          <w:lang w:val="es-AR"/>
        </w:rPr>
        <w:t>S</w:t>
      </w:r>
      <w:ins w:id="2156" w:author="FERNANDA GASPARI" w:date="2021-10-29T11:29:00Z">
        <w:r w:rsidR="000F7BD7">
          <w:rPr>
            <w:rFonts w:ascii="Arial" w:hAnsi="Arial" w:cs="Arial"/>
            <w:i/>
            <w:iCs/>
            <w:sz w:val="22"/>
            <w:szCs w:val="22"/>
            <w:lang w:val="es-AR"/>
          </w:rPr>
          <w:t>olo s</w:t>
        </w:r>
      </w:ins>
      <w:r w:rsidR="00662726" w:rsidRPr="000F7BD7">
        <w:rPr>
          <w:rFonts w:ascii="Arial" w:hAnsi="Arial" w:cs="Arial"/>
          <w:i/>
          <w:iCs/>
          <w:sz w:val="22"/>
          <w:szCs w:val="22"/>
          <w:lang w:val="es-AR"/>
        </w:rPr>
        <w:t>i el archivo de simbología esta guardado en C</w:t>
      </w:r>
      <w:ins w:id="2157" w:author="FERNANDA GASPARI" w:date="2021-10-29T11:28:00Z">
        <w:r w:rsidR="000F7BD7" w:rsidRPr="000F7BD7">
          <w:rPr>
            <w:rFonts w:ascii="Arial" w:hAnsi="Arial" w:cs="Arial"/>
            <w:i/>
            <w:iCs/>
            <w:sz w:val="22"/>
            <w:szCs w:val="22"/>
            <w:lang w:val="es-AR"/>
          </w:rPr>
          <w:t>:</w:t>
        </w:r>
      </w:ins>
      <w:r w:rsidR="00662726" w:rsidRPr="000F7BD7">
        <w:rPr>
          <w:rFonts w:ascii="Arial" w:hAnsi="Arial" w:cs="Arial"/>
          <w:i/>
          <w:iCs/>
          <w:sz w:val="22"/>
          <w:szCs w:val="22"/>
          <w:lang w:val="es-AR"/>
        </w:rPr>
        <w:t>\GeoQ</w:t>
      </w:r>
      <w:r w:rsidR="00662726" w:rsidRPr="00531A3E">
        <w:rPr>
          <w:rFonts w:ascii="Arial" w:hAnsi="Arial" w:cs="Arial"/>
          <w:sz w:val="22"/>
          <w:szCs w:val="22"/>
          <w:lang w:val="es-AR"/>
        </w:rPr>
        <w:t>)</w:t>
      </w:r>
      <w:r w:rsidRPr="00531A3E">
        <w:rPr>
          <w:rFonts w:ascii="Arial" w:hAnsi="Arial" w:cs="Arial"/>
          <w:sz w:val="22"/>
          <w:szCs w:val="22"/>
          <w:lang w:val="es-AR"/>
        </w:rPr>
        <w:t xml:space="preserve">. Si se deja en blanco esta casilla </w:t>
      </w:r>
      <w:r w:rsidR="00A50779" w:rsidRPr="00531A3E">
        <w:rPr>
          <w:rFonts w:ascii="Arial" w:hAnsi="Arial" w:cs="Arial"/>
          <w:sz w:val="22"/>
          <w:szCs w:val="22"/>
          <w:lang w:val="es-AR"/>
        </w:rPr>
        <w:t>generará</w:t>
      </w:r>
      <w:r w:rsidRPr="00531A3E">
        <w:rPr>
          <w:rFonts w:ascii="Arial" w:hAnsi="Arial" w:cs="Arial"/>
          <w:sz w:val="22"/>
          <w:szCs w:val="22"/>
          <w:lang w:val="es-AR"/>
        </w:rPr>
        <w:t xml:space="preserve"> una capa </w:t>
      </w:r>
      <w:r w:rsidR="00510A4B" w:rsidRPr="00531A3E">
        <w:rPr>
          <w:rFonts w:ascii="Arial" w:hAnsi="Arial" w:cs="Arial"/>
          <w:sz w:val="22"/>
          <w:szCs w:val="22"/>
          <w:lang w:val="es-AR"/>
        </w:rPr>
        <w:t>temporal,</w:t>
      </w:r>
      <w:r w:rsidRPr="00531A3E">
        <w:rPr>
          <w:rFonts w:ascii="Arial" w:hAnsi="Arial" w:cs="Arial"/>
          <w:sz w:val="22"/>
          <w:szCs w:val="22"/>
          <w:lang w:val="es-AR"/>
        </w:rPr>
        <w:t xml:space="preserve"> </w:t>
      </w:r>
      <w:r w:rsidR="00A50779" w:rsidRPr="00531A3E">
        <w:rPr>
          <w:rFonts w:ascii="Arial" w:hAnsi="Arial" w:cs="Arial"/>
          <w:sz w:val="22"/>
          <w:szCs w:val="22"/>
          <w:lang w:val="es-AR"/>
        </w:rPr>
        <w:t xml:space="preserve">pero sin nombre, </w:t>
      </w:r>
      <w:r w:rsidR="00662726" w:rsidRPr="00531A3E">
        <w:rPr>
          <w:rFonts w:ascii="Arial" w:hAnsi="Arial" w:cs="Arial"/>
          <w:sz w:val="22"/>
          <w:szCs w:val="22"/>
          <w:lang w:val="es-AR"/>
        </w:rPr>
        <w:t xml:space="preserve">por lo cual </w:t>
      </w:r>
      <w:r w:rsidR="00A50779" w:rsidRPr="00531A3E">
        <w:rPr>
          <w:rFonts w:ascii="Arial" w:hAnsi="Arial" w:cs="Arial"/>
          <w:sz w:val="22"/>
          <w:szCs w:val="22"/>
          <w:lang w:val="es-AR"/>
        </w:rPr>
        <w:t xml:space="preserve">se aconseja guardar este resultado como archivo en el </w:t>
      </w:r>
      <w:r w:rsidR="00510A4B" w:rsidRPr="00531A3E">
        <w:rPr>
          <w:rFonts w:ascii="Arial" w:hAnsi="Arial" w:cs="Arial"/>
          <w:sz w:val="22"/>
          <w:szCs w:val="22"/>
          <w:lang w:val="es-AR"/>
        </w:rPr>
        <w:t>e</w:t>
      </w:r>
      <w:r w:rsidR="00A50779" w:rsidRPr="00531A3E">
        <w:rPr>
          <w:rFonts w:ascii="Arial" w:hAnsi="Arial" w:cs="Arial"/>
          <w:sz w:val="22"/>
          <w:szCs w:val="22"/>
          <w:lang w:val="es-AR"/>
        </w:rPr>
        <w:t>quipo</w:t>
      </w:r>
      <w:r w:rsidR="00510A4B" w:rsidRPr="00531A3E">
        <w:rPr>
          <w:rFonts w:ascii="Arial" w:hAnsi="Arial" w:cs="Arial"/>
          <w:sz w:val="22"/>
          <w:szCs w:val="22"/>
          <w:lang w:val="es-AR"/>
        </w:rPr>
        <w:t xml:space="preserve"> </w:t>
      </w:r>
      <w:r w:rsidR="00A50779" w:rsidRPr="00531A3E">
        <w:rPr>
          <w:rFonts w:ascii="Arial" w:hAnsi="Arial" w:cs="Arial"/>
          <w:sz w:val="22"/>
          <w:szCs w:val="22"/>
          <w:lang w:val="es-AR"/>
        </w:rPr>
        <w:t xml:space="preserve">de </w:t>
      </w:r>
      <w:r w:rsidR="00510A4B" w:rsidRPr="00531A3E">
        <w:rPr>
          <w:rFonts w:ascii="Arial" w:hAnsi="Arial" w:cs="Arial"/>
          <w:sz w:val="22"/>
          <w:szCs w:val="22"/>
          <w:lang w:val="es-AR"/>
        </w:rPr>
        <w:t>cómputo</w:t>
      </w:r>
      <w:r w:rsidR="00A50779" w:rsidRPr="00531A3E">
        <w:rPr>
          <w:rFonts w:ascii="Arial" w:hAnsi="Arial" w:cs="Arial"/>
          <w:sz w:val="22"/>
          <w:szCs w:val="22"/>
          <w:lang w:val="es-AR"/>
        </w:rPr>
        <w:t xml:space="preserve"> con el nombre CF.</w:t>
      </w:r>
    </w:p>
    <w:p w14:paraId="1CFF40A9" w14:textId="61D32363"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[7] Corresponde al mapa de </w:t>
      </w:r>
      <w:r w:rsidR="00D43743" w:rsidRPr="00531A3E">
        <w:rPr>
          <w:rFonts w:ascii="Arial" w:hAnsi="Arial" w:cs="Arial"/>
          <w:sz w:val="22"/>
          <w:szCs w:val="22"/>
          <w:lang w:val="es-AR"/>
        </w:rPr>
        <w:t>CE</w:t>
      </w:r>
      <w:r w:rsidRPr="00531A3E">
        <w:rPr>
          <w:rFonts w:ascii="Arial" w:hAnsi="Arial" w:cs="Arial"/>
          <w:sz w:val="22"/>
          <w:szCs w:val="22"/>
          <w:lang w:val="es-AR"/>
        </w:rPr>
        <w:t>. Seguir los pasos de [6]</w:t>
      </w:r>
      <w:r w:rsidR="00007E03" w:rsidRPr="00531A3E">
        <w:rPr>
          <w:rFonts w:ascii="Arial" w:hAnsi="Arial" w:cs="Arial"/>
          <w:sz w:val="22"/>
          <w:szCs w:val="22"/>
          <w:lang w:val="es-AR"/>
        </w:rPr>
        <w:t xml:space="preserve"> y nombrar el archivo </w:t>
      </w:r>
      <w:ins w:id="2158" w:author="FERNANDA GASPARI" w:date="2021-10-29T11:30:00Z">
        <w:r w:rsidR="00B160E1">
          <w:rPr>
            <w:rFonts w:ascii="Arial" w:hAnsi="Arial" w:cs="Arial"/>
            <w:sz w:val="22"/>
            <w:szCs w:val="22"/>
            <w:lang w:val="es-AR"/>
          </w:rPr>
          <w:t>CE</w:t>
        </w:r>
      </w:ins>
      <w:r w:rsidRPr="00531A3E">
        <w:rPr>
          <w:rFonts w:ascii="Arial" w:hAnsi="Arial" w:cs="Arial"/>
          <w:sz w:val="22"/>
          <w:szCs w:val="22"/>
          <w:lang w:val="es-AR"/>
        </w:rPr>
        <w:t>.</w:t>
      </w:r>
    </w:p>
    <w:p w14:paraId="1E14FE59" w14:textId="7C017B2E"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[8] Corresponde al mapa de </w:t>
      </w:r>
      <w:ins w:id="2159" w:author="FERNANDA GASPARI" w:date="2021-10-29T11:28:00Z">
        <w:r w:rsidR="000F7BD7" w:rsidRPr="00531A3E">
          <w:rPr>
            <w:rFonts w:ascii="Arial" w:hAnsi="Arial" w:cs="Arial"/>
            <w:sz w:val="22"/>
            <w:szCs w:val="22"/>
            <w:lang w:val="es-AR"/>
          </w:rPr>
          <w:t>CI</w:t>
        </w:r>
        <w:r w:rsidR="000F7BD7">
          <w:rPr>
            <w:rFonts w:ascii="Arial" w:hAnsi="Arial" w:cs="Arial"/>
            <w:sz w:val="22"/>
            <w:szCs w:val="22"/>
            <w:vertAlign w:val="subscript"/>
            <w:lang w:val="es-AR"/>
          </w:rPr>
          <w:t>o</w:t>
        </w:r>
      </w:ins>
      <w:r w:rsidRPr="00531A3E">
        <w:rPr>
          <w:rFonts w:ascii="Arial" w:hAnsi="Arial" w:cs="Arial"/>
          <w:sz w:val="22"/>
          <w:szCs w:val="22"/>
          <w:lang w:val="es-AR"/>
        </w:rPr>
        <w:t>. Seguir los pasos de [6]</w:t>
      </w:r>
      <w:r w:rsidR="00007E03" w:rsidRPr="00531A3E">
        <w:rPr>
          <w:rFonts w:ascii="Arial" w:hAnsi="Arial" w:cs="Arial"/>
          <w:sz w:val="22"/>
          <w:szCs w:val="22"/>
          <w:lang w:val="es-AR"/>
        </w:rPr>
        <w:t xml:space="preserve"> y nombrar el archivo </w:t>
      </w:r>
      <w:ins w:id="2160" w:author="FERNANDA GASPARI" w:date="2021-10-29T11:30:00Z">
        <w:r w:rsidR="00B160E1">
          <w:rPr>
            <w:rFonts w:ascii="Arial" w:hAnsi="Arial" w:cs="Arial"/>
            <w:sz w:val="22"/>
            <w:szCs w:val="22"/>
            <w:lang w:val="es-AR"/>
          </w:rPr>
          <w:t>CIo</w:t>
        </w:r>
      </w:ins>
      <w:r w:rsidRPr="00531A3E">
        <w:rPr>
          <w:rFonts w:ascii="Arial" w:hAnsi="Arial" w:cs="Arial"/>
          <w:sz w:val="22"/>
          <w:szCs w:val="22"/>
          <w:lang w:val="es-AR"/>
        </w:rPr>
        <w:t>.</w:t>
      </w:r>
    </w:p>
    <w:p w14:paraId="5BF6ED58" w14:textId="3DE730CC" w:rsidR="00662726" w:rsidRPr="00531A3E" w:rsidRDefault="00662726" w:rsidP="00531A3E">
      <w:pPr>
        <w:spacing w:before="100" w:beforeAutospacing="1" w:after="100" w:afterAutospacing="1"/>
        <w:ind w:left="426"/>
        <w:jc w:val="both"/>
        <w:rPr>
          <w:rFonts w:ascii="Arial" w:hAnsi="Arial" w:cs="Arial"/>
          <w:sz w:val="22"/>
          <w:szCs w:val="22"/>
          <w:lang w:val="es-AR"/>
        </w:rPr>
      </w:pPr>
      <w:r w:rsidRPr="00531A3E">
        <w:rPr>
          <w:rFonts w:ascii="Arial" w:hAnsi="Arial" w:cs="Arial"/>
          <w:sz w:val="22"/>
          <w:szCs w:val="22"/>
          <w:lang w:val="es-AR"/>
        </w:rPr>
        <w:t xml:space="preserve">[9] </w:t>
      </w:r>
      <w:r w:rsidR="00D43743" w:rsidRPr="00531A3E">
        <w:rPr>
          <w:rFonts w:ascii="Arial" w:hAnsi="Arial" w:cs="Arial"/>
          <w:sz w:val="22"/>
          <w:szCs w:val="22"/>
          <w:lang w:val="es-AR"/>
        </w:rPr>
        <w:t>E</w:t>
      </w:r>
      <w:r w:rsidRPr="00531A3E">
        <w:rPr>
          <w:rFonts w:ascii="Arial" w:hAnsi="Arial" w:cs="Arial"/>
          <w:sz w:val="22"/>
          <w:szCs w:val="22"/>
          <w:lang w:val="es-AR"/>
        </w:rPr>
        <w:t>jecutar el modelo.</w:t>
      </w:r>
    </w:p>
    <w:p w14:paraId="35368D30" w14:textId="2E498070" w:rsidR="00A44E27" w:rsidRPr="00531A3E" w:rsidRDefault="00A44E27" w:rsidP="00531A3E">
      <w:pPr>
        <w:spacing w:before="100" w:beforeAutospacing="1" w:after="100" w:afterAutospacing="1"/>
        <w:ind w:firstLine="567"/>
        <w:jc w:val="both"/>
        <w:rPr>
          <w:rFonts w:ascii="Arial" w:hAnsi="Arial" w:cs="Arial"/>
          <w:sz w:val="22"/>
          <w:szCs w:val="22"/>
          <w:lang w:val="es-AR"/>
        </w:rPr>
      </w:pPr>
    </w:p>
    <w:bookmarkStart w:id="2161" w:name="_Hlk86209718"/>
    <w:p w14:paraId="77C39FA4" w14:textId="39FA37C0" w:rsidR="00437E12" w:rsidRDefault="007B1BC2" w:rsidP="00506EA2">
      <w:pPr>
        <w:jc w:val="center"/>
        <w:rPr>
          <w:rFonts w:ascii="Arial" w:hAnsi="Arial" w:cs="Arial"/>
          <w:lang w:val="es-AR"/>
        </w:rPr>
      </w:pPr>
      <w:r>
        <w:rPr>
          <w:rFonts w:ascii="Arial" w:hAnsi="Arial" w:cs="Arial"/>
          <w:lang w:val="es-AR"/>
        </w:rPr>
      </w:r>
      <w:r>
        <w:rPr>
          <w:rFonts w:ascii="Arial" w:hAnsi="Arial" w:cs="Arial"/>
          <w:lang w:val="es-AR"/>
        </w:rPr>
        <w:pict w14:anchorId="7D85DFD9">
          <v:group id="_x0000_s2128" style="width:319.4pt;height:385.55pt;mso-position-horizontal-relative:char;mso-position-vertical-relative:line" coordorigin="753,7428" coordsize="6388,7711">
            <v:shape id="Imagen 1" o:spid="_x0000_s2119" type="#_x0000_t75" style="position:absolute;left:753;top:7428;width:6388;height:7711;visibility:visible;mso-wrap-style:square;mso-position-horizontal-relative:text;mso-position-vertical-relative:text;mso-width-relative:page;mso-height-relative:page">
              <v:imagedata r:id="rId22" o:title=""/>
            </v:shape>
            <v:group id="_x0000_s2127" style="position:absolute;left:1494;top:8165;width:3509;height:6915" coordorigin="1494,8165" coordsize="3509,6915">
              <v:group id="_x0000_s2126" style="position:absolute;left:1494;top:8165;width:2606;height:5276" coordorigin="7505,7879" coordsize="2606,5276">
                <v:group id="_x0000_s2125" style="position:absolute;left:7505;top:7879;width:2026;height:4411" coordorigin="7505,7879" coordsize="2026,4411">
                  <v:group id="_x0000_s2123" style="position:absolute;left:7505;top:7879;width:1608;height:2723" coordorigin="7505,7879" coordsize="1608,2723">
                    <v:group id="_x0000_s2122" style="position:absolute;left:7675;top:7879;width:1438;height:2125" coordorigin="7675,7879" coordsize="1438,2125">
                      <v:group id="_x0000_s2120" style="position:absolute;left:7675;top:7879;width:676;height:979" coordorigin="7675,7879" coordsize="676,979">
                        <v:shapetype id="_x0000_t202" coordsize="21600,21600" o:spt="202" path="m,l,21600r21600,l21600,xe">
                          <v:stroke joinstyle="miter"/>
                          <v:path gradientshapeok="t" o:connecttype="rect"/>
                        </v:shapetype>
                        <v:shape id="_x0000_s2106" type="#_x0000_t202" style="position:absolute;left:7686;top:7879;width:665;height:407" filled="f" fillcolor="black" stroked="f">
                          <v:shadow color="#868686"/>
                          <v:textbox style="mso-next-textbox:#_x0000_s2106">
                            <w:txbxContent>
                              <w:p w14:paraId="6C6AC4E0" w14:textId="1FF1D06E" w:rsidR="00437E12" w:rsidRPr="00437E12" w:rsidRDefault="00437E12">
                                <w:pPr>
                                  <w:rPr>
                                    <w:rFonts w:ascii="Arial" w:hAnsi="Arial" w:cs="Arial"/>
                                    <w:color w:val="FF0000"/>
                                    <w:sz w:val="20"/>
                                    <w:szCs w:val="20"/>
                                    <w:lang w:val="es-CO"/>
                                  </w:rPr>
                                </w:pPr>
                                <w:r w:rsidRPr="00437E12">
                                  <w:rPr>
                                    <w:rFonts w:ascii="Arial" w:hAnsi="Arial" w:cs="Arial"/>
                                    <w:color w:val="FF0000"/>
                                    <w:sz w:val="20"/>
                                    <w:szCs w:val="20"/>
                                    <w:lang w:val="es-CO"/>
                                  </w:rPr>
                                  <w:t>[1]</w:t>
                                </w:r>
                              </w:p>
                            </w:txbxContent>
                          </v:textbox>
                        </v:shape>
                        <v:shape id="_x0000_s2111" type="#_x0000_t202" style="position:absolute;left:7675;top:8451;width:665;height:407" filled="f" fillcolor="black" stroked="f">
                          <v:shadow color="#868686"/>
                          <v:textbox style="mso-next-textbox:#_x0000_s2111">
                            <w:txbxContent>
                              <w:p w14:paraId="6330B7BB" w14:textId="792FE737"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2</w:t>
                                </w:r>
                                <w:r w:rsidRPr="00437E12">
                                  <w:rPr>
                                    <w:rFonts w:ascii="Arial" w:hAnsi="Arial" w:cs="Arial"/>
                                    <w:color w:val="FF0000"/>
                                    <w:sz w:val="20"/>
                                    <w:szCs w:val="20"/>
                                    <w:lang w:val="es-CO"/>
                                  </w:rPr>
                                  <w:t>]</w:t>
                                </w:r>
                              </w:p>
                            </w:txbxContent>
                          </v:textbox>
                        </v:shape>
                      </v:group>
                      <v:group id="_x0000_s2121" style="position:absolute;left:7767;top:9019;width:1346;height:985" coordorigin="7767,9019" coordsize="1346,985">
                        <v:shape id="_x0000_s2112" type="#_x0000_t202" style="position:absolute;left:7767;top:9019;width:665;height:407" filled="f" fillcolor="black" stroked="f">
                          <v:shadow color="#868686"/>
                          <v:textbox style="mso-next-textbox:#_x0000_s2112">
                            <w:txbxContent>
                              <w:p w14:paraId="757CC752" w14:textId="73668194"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3</w:t>
                                </w:r>
                                <w:r w:rsidRPr="00437E12">
                                  <w:rPr>
                                    <w:rFonts w:ascii="Arial" w:hAnsi="Arial" w:cs="Arial"/>
                                    <w:color w:val="FF0000"/>
                                    <w:sz w:val="20"/>
                                    <w:szCs w:val="20"/>
                                    <w:lang w:val="es-CO"/>
                                  </w:rPr>
                                  <w:t>]</w:t>
                                </w:r>
                              </w:p>
                            </w:txbxContent>
                          </v:textbox>
                        </v:shape>
                        <v:shape id="_x0000_s2113" type="#_x0000_t202" style="position:absolute;left:8448;top:9597;width:665;height:407" filled="f" fillcolor="black" stroked="f">
                          <v:shadow color="#868686"/>
                          <v:textbox style="mso-next-textbox:#_x0000_s2113">
                            <w:txbxContent>
                              <w:p w14:paraId="544DA0B1" w14:textId="3579D3C6"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4</w:t>
                                </w:r>
                                <w:r w:rsidRPr="00437E12">
                                  <w:rPr>
                                    <w:rFonts w:ascii="Arial" w:hAnsi="Arial" w:cs="Arial"/>
                                    <w:color w:val="FF0000"/>
                                    <w:sz w:val="20"/>
                                    <w:szCs w:val="20"/>
                                    <w:lang w:val="es-CO"/>
                                  </w:rPr>
                                  <w:t>]</w:t>
                                </w:r>
                              </w:p>
                            </w:txbxContent>
                          </v:textbox>
                        </v:shape>
                      </v:group>
                    </v:group>
                    <v:shape id="_x0000_s2114" type="#_x0000_t202" style="position:absolute;left:7505;top:10195;width:665;height:407" filled="f" fillcolor="black" stroked="f">
                      <v:shadow color="#868686"/>
                      <v:textbox style="mso-next-textbox:#_x0000_s2114">
                        <w:txbxContent>
                          <w:p w14:paraId="3EFB2BBE" w14:textId="20F113F6"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5</w:t>
                            </w:r>
                            <w:r w:rsidRPr="00437E12">
                              <w:rPr>
                                <w:rFonts w:ascii="Arial" w:hAnsi="Arial" w:cs="Arial"/>
                                <w:color w:val="FF0000"/>
                                <w:sz w:val="20"/>
                                <w:szCs w:val="20"/>
                                <w:lang w:val="es-CO"/>
                              </w:rPr>
                              <w:t>]</w:t>
                            </w:r>
                          </w:p>
                        </w:txbxContent>
                      </v:textbox>
                    </v:shape>
                  </v:group>
                  <v:group id="_x0000_s2124" style="position:absolute;left:8838;top:11044;width:693;height:1246" coordorigin="8838,11044" coordsize="693,1246">
                    <v:shape id="_x0000_s2115" type="#_x0000_t202" style="position:absolute;left:8838;top:11044;width:665;height:407" filled="f" fillcolor="black" stroked="f">
                      <v:shadow color="#868686"/>
                      <v:textbox style="mso-next-textbox:#_x0000_s2115">
                        <w:txbxContent>
                          <w:p w14:paraId="64608526" w14:textId="5DD1C025"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6</w:t>
                            </w:r>
                            <w:r w:rsidRPr="00437E12">
                              <w:rPr>
                                <w:rFonts w:ascii="Arial" w:hAnsi="Arial" w:cs="Arial"/>
                                <w:color w:val="FF0000"/>
                                <w:sz w:val="20"/>
                                <w:szCs w:val="20"/>
                                <w:lang w:val="es-CO"/>
                              </w:rPr>
                              <w:t>]</w:t>
                            </w:r>
                          </w:p>
                        </w:txbxContent>
                      </v:textbox>
                    </v:shape>
                    <v:shape id="_x0000_s2116" type="#_x0000_t202" style="position:absolute;left:8866;top:11883;width:665;height:407" filled="f" fillcolor="black" stroked="f">
                      <v:shadow color="#868686"/>
                      <v:textbox style="mso-next-textbox:#_x0000_s2116">
                        <w:txbxContent>
                          <w:p w14:paraId="2188A6E3" w14:textId="7521F40D"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7</w:t>
                            </w:r>
                            <w:r w:rsidRPr="00437E12">
                              <w:rPr>
                                <w:rFonts w:ascii="Arial" w:hAnsi="Arial" w:cs="Arial"/>
                                <w:color w:val="FF0000"/>
                                <w:sz w:val="20"/>
                                <w:szCs w:val="20"/>
                                <w:lang w:val="es-CO"/>
                              </w:rPr>
                              <w:t>]</w:t>
                            </w:r>
                          </w:p>
                        </w:txbxContent>
                      </v:textbox>
                    </v:shape>
                  </v:group>
                </v:group>
                <v:shape id="_x0000_s2117" type="#_x0000_t202" style="position:absolute;left:9446;top:12748;width:665;height:407" filled="f" fillcolor="black" stroked="f">
                  <v:shadow color="#868686"/>
                  <v:textbox style="mso-next-textbox:#_x0000_s2117">
                    <w:txbxContent>
                      <w:p w14:paraId="5B46D43D" w14:textId="4FC9B82C"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8</w:t>
                        </w:r>
                        <w:r w:rsidRPr="00437E12">
                          <w:rPr>
                            <w:rFonts w:ascii="Arial" w:hAnsi="Arial" w:cs="Arial"/>
                            <w:color w:val="FF0000"/>
                            <w:sz w:val="20"/>
                            <w:szCs w:val="20"/>
                            <w:lang w:val="es-CO"/>
                          </w:rPr>
                          <w:t>]</w:t>
                        </w:r>
                      </w:p>
                    </w:txbxContent>
                  </v:textbox>
                </v:shape>
              </v:group>
              <v:shape id="_x0000_s2118" type="#_x0000_t202" style="position:absolute;left:4429;top:14673;width:574;height:407" filled="f" fillcolor="black" stroked="f">
                <v:shadow color="#868686"/>
                <v:textbox style="mso-next-textbox:#_x0000_s2118">
                  <w:txbxContent>
                    <w:p w14:paraId="5E81DD6C" w14:textId="1B743C28" w:rsid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r>
                        <w:rPr>
                          <w:rFonts w:ascii="Arial" w:hAnsi="Arial" w:cs="Arial"/>
                          <w:color w:val="FF0000"/>
                          <w:sz w:val="20"/>
                          <w:szCs w:val="20"/>
                          <w:lang w:val="es-CO"/>
                        </w:rPr>
                        <w:t>9</w:t>
                      </w:r>
                      <w:r w:rsidR="00506B50">
                        <w:rPr>
                          <w:rFonts w:ascii="Arial" w:hAnsi="Arial" w:cs="Arial"/>
                          <w:color w:val="FF0000"/>
                          <w:sz w:val="20"/>
                          <w:szCs w:val="20"/>
                          <w:lang w:val="es-CO"/>
                        </w:rPr>
                        <w:t>]</w:t>
                      </w:r>
                    </w:p>
                    <w:p w14:paraId="6F671806" w14:textId="3E5BB029" w:rsidR="00437E12" w:rsidRPr="00437E12" w:rsidRDefault="00437E12" w:rsidP="00437E12">
                      <w:pPr>
                        <w:rPr>
                          <w:rFonts w:ascii="Arial" w:hAnsi="Arial" w:cs="Arial"/>
                          <w:color w:val="FF0000"/>
                          <w:sz w:val="20"/>
                          <w:szCs w:val="20"/>
                          <w:lang w:val="es-CO"/>
                        </w:rPr>
                      </w:pPr>
                      <w:r w:rsidRPr="00437E12">
                        <w:rPr>
                          <w:rFonts w:ascii="Arial" w:hAnsi="Arial" w:cs="Arial"/>
                          <w:color w:val="FF0000"/>
                          <w:sz w:val="20"/>
                          <w:szCs w:val="20"/>
                          <w:lang w:val="es-CO"/>
                        </w:rPr>
                        <w:t>]</w:t>
                      </w:r>
                    </w:p>
                  </w:txbxContent>
                </v:textbox>
              </v:shape>
            </v:group>
            <w10:anchorlock/>
          </v:group>
        </w:pict>
      </w:r>
      <w:bookmarkEnd w:id="2161"/>
    </w:p>
    <w:p w14:paraId="4F3983A9" w14:textId="77C21DDD" w:rsidR="00506EA2"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Pr>
          <w:rFonts w:ascii="Arial" w:hAnsi="Arial" w:cs="Arial"/>
          <w:noProof/>
        </w:rPr>
        <w:t>4</w:t>
      </w:r>
      <w:r w:rsidRPr="00506EA2">
        <w:rPr>
          <w:rFonts w:ascii="Arial" w:hAnsi="Arial" w:cs="Arial"/>
        </w:rPr>
        <w:fldChar w:fldCharType="end"/>
      </w:r>
      <w:r w:rsidRPr="00506EA2">
        <w:rPr>
          <w:rFonts w:ascii="Arial" w:hAnsi="Arial" w:cs="Arial"/>
        </w:rPr>
        <w:t>. Ejecución del modelo GeoQ.</w:t>
      </w:r>
    </w:p>
    <w:p w14:paraId="28B9BCC2" w14:textId="77777777" w:rsidR="00354FFB" w:rsidRDefault="00354FFB" w:rsidP="00531A3E">
      <w:pPr>
        <w:spacing w:before="100" w:beforeAutospacing="1" w:after="100" w:afterAutospacing="1"/>
        <w:jc w:val="both"/>
        <w:rPr>
          <w:ins w:id="2162" w:author="FERNANDA GASPARI" w:date="2021-10-29T11:30:00Z"/>
          <w:rFonts w:ascii="Arial" w:hAnsi="Arial" w:cs="Arial"/>
          <w:sz w:val="22"/>
          <w:szCs w:val="22"/>
          <w:lang w:val="es-AR"/>
        </w:rPr>
      </w:pPr>
    </w:p>
    <w:p w14:paraId="4CC28C5D" w14:textId="39F936D8" w:rsidR="00BA05A0" w:rsidRPr="00531A3E" w:rsidRDefault="00662726"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Una vez se ejecute el modelo siguiendo los pasos anteriores, las capas resultado se cargarán automáticamente en el proyecto de QGis en el que se está trabajando.</w:t>
      </w:r>
    </w:p>
    <w:p w14:paraId="3647ACA1" w14:textId="77777777" w:rsidR="00531A3E" w:rsidRDefault="00531A3E" w:rsidP="00531A3E">
      <w:pPr>
        <w:spacing w:before="100" w:beforeAutospacing="1" w:after="100" w:afterAutospacing="1"/>
        <w:jc w:val="both"/>
        <w:rPr>
          <w:rFonts w:ascii="Arial" w:hAnsi="Arial" w:cs="Arial"/>
          <w:b/>
          <w:u w:val="single"/>
          <w:lang w:val="es-AR"/>
        </w:rPr>
      </w:pPr>
    </w:p>
    <w:p w14:paraId="1C5C7AA9" w14:textId="3A9D0EA5" w:rsidR="00B04249" w:rsidRPr="007B1BC2" w:rsidRDefault="00B04249" w:rsidP="005553CC">
      <w:pPr>
        <w:pStyle w:val="Ttulo"/>
        <w:jc w:val="left"/>
        <w:rPr>
          <w:lang w:val="es-AR"/>
        </w:rPr>
      </w:pPr>
      <w:r w:rsidRPr="007B1BC2">
        <w:rPr>
          <w:lang w:val="es-AR"/>
        </w:rPr>
        <w:t>Obtención de resultados.</w:t>
      </w:r>
    </w:p>
    <w:p w14:paraId="4DEC3398" w14:textId="3A59E2CA" w:rsidR="00007E03" w:rsidRPr="00531A3E" w:rsidRDefault="00F7447C"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El modelo arroja un resultado general, en una capa denominada </w:t>
      </w:r>
      <w:r w:rsidRPr="00BE7DE5">
        <w:rPr>
          <w:rFonts w:ascii="Arial" w:hAnsi="Arial" w:cs="Arial"/>
          <w:b/>
          <w:bCs/>
          <w:sz w:val="22"/>
          <w:szCs w:val="22"/>
          <w:lang w:val="es-AR"/>
        </w:rPr>
        <w:t>GeoQ</w:t>
      </w:r>
      <w:r w:rsidRPr="00531A3E">
        <w:rPr>
          <w:rFonts w:ascii="Arial" w:hAnsi="Arial" w:cs="Arial"/>
          <w:sz w:val="22"/>
          <w:szCs w:val="22"/>
          <w:lang w:val="es-AR"/>
        </w:rPr>
        <w:t xml:space="preserve"> (Figura </w:t>
      </w:r>
      <w:r w:rsidR="00506EA2">
        <w:rPr>
          <w:rFonts w:ascii="Arial" w:hAnsi="Arial" w:cs="Arial"/>
          <w:sz w:val="22"/>
          <w:szCs w:val="22"/>
          <w:lang w:val="es-AR"/>
        </w:rPr>
        <w:t>5</w:t>
      </w:r>
      <w:r w:rsidRPr="00531A3E">
        <w:rPr>
          <w:rFonts w:ascii="Arial" w:hAnsi="Arial" w:cs="Arial"/>
          <w:sz w:val="22"/>
          <w:szCs w:val="22"/>
          <w:lang w:val="es-AR"/>
        </w:rPr>
        <w:t>), donde sus datos y atributos son el producto de los cruces y geoprocesos de los insumos de entrada. Esta capa no posee ninguna simbología.</w:t>
      </w:r>
      <w:r w:rsidR="00843089" w:rsidRPr="00531A3E">
        <w:rPr>
          <w:rFonts w:ascii="Arial" w:hAnsi="Arial" w:cs="Arial"/>
          <w:sz w:val="22"/>
          <w:szCs w:val="22"/>
          <w:lang w:val="es-AR"/>
        </w:rPr>
        <w:t xml:space="preserve"> En sus atributos se encuentran </w:t>
      </w:r>
      <w:ins w:id="2163" w:author="FERNANDA GASPARI" w:date="2021-10-29T11:32:00Z">
        <w:r w:rsidR="00BE7DE5">
          <w:rPr>
            <w:rFonts w:ascii="Arial" w:hAnsi="Arial" w:cs="Arial"/>
            <w:sz w:val="22"/>
            <w:szCs w:val="22"/>
            <w:lang w:val="es-AR"/>
          </w:rPr>
          <w:t>los</w:t>
        </w:r>
        <w:r w:rsidR="00BE7DE5" w:rsidRPr="00531A3E">
          <w:rPr>
            <w:rFonts w:ascii="Arial" w:hAnsi="Arial" w:cs="Arial"/>
            <w:sz w:val="22"/>
            <w:szCs w:val="22"/>
            <w:lang w:val="es-AR"/>
          </w:rPr>
          <w:t xml:space="preserve"> NC </w:t>
        </w:r>
        <w:r w:rsidR="00BE7DE5">
          <w:rPr>
            <w:rFonts w:ascii="Arial" w:hAnsi="Arial" w:cs="Arial"/>
            <w:sz w:val="22"/>
            <w:szCs w:val="22"/>
            <w:lang w:val="es-AR"/>
          </w:rPr>
          <w:t xml:space="preserve">y </w:t>
        </w:r>
      </w:ins>
      <w:ins w:id="2164" w:author="FERNANDA GASPARI" w:date="2021-10-29T11:33:00Z">
        <w:r w:rsidR="00BE7DE5">
          <w:rPr>
            <w:rFonts w:ascii="Arial" w:hAnsi="Arial" w:cs="Arial"/>
            <w:sz w:val="22"/>
            <w:szCs w:val="22"/>
            <w:lang w:val="es-AR"/>
          </w:rPr>
          <w:t xml:space="preserve">los </w:t>
        </w:r>
      </w:ins>
      <w:r w:rsidR="00843089" w:rsidRPr="00531A3E">
        <w:rPr>
          <w:rFonts w:ascii="Arial" w:hAnsi="Arial" w:cs="Arial"/>
          <w:sz w:val="22"/>
          <w:szCs w:val="22"/>
          <w:lang w:val="es-AR"/>
        </w:rPr>
        <w:t>valores de retención potencial máxima S, Abstracciones iniciales I</w:t>
      </w:r>
      <w:r w:rsidR="00BA05A0" w:rsidRPr="00531A3E">
        <w:rPr>
          <w:rFonts w:ascii="Arial" w:hAnsi="Arial" w:cs="Arial"/>
          <w:sz w:val="22"/>
          <w:szCs w:val="22"/>
          <w:vertAlign w:val="subscript"/>
          <w:lang w:val="es-AR"/>
        </w:rPr>
        <w:t>0,</w:t>
      </w:r>
      <w:r w:rsidR="00843089" w:rsidRPr="00531A3E">
        <w:rPr>
          <w:rFonts w:ascii="Arial" w:hAnsi="Arial" w:cs="Arial"/>
          <w:sz w:val="22"/>
          <w:szCs w:val="22"/>
          <w:lang w:val="es-AR"/>
        </w:rPr>
        <w:t xml:space="preserve"> </w:t>
      </w:r>
      <w:r w:rsidR="00056161" w:rsidRPr="00531A3E">
        <w:rPr>
          <w:rFonts w:ascii="Arial" w:hAnsi="Arial" w:cs="Arial"/>
          <w:sz w:val="22"/>
          <w:szCs w:val="22"/>
          <w:lang w:val="es-AR"/>
        </w:rPr>
        <w:t>escorrentía</w:t>
      </w:r>
      <w:r w:rsidR="00843089" w:rsidRPr="00531A3E">
        <w:rPr>
          <w:rFonts w:ascii="Arial" w:hAnsi="Arial" w:cs="Arial"/>
          <w:sz w:val="22"/>
          <w:szCs w:val="22"/>
          <w:lang w:val="es-AR"/>
        </w:rPr>
        <w:t xml:space="preserve"> Q, </w:t>
      </w:r>
      <w:r w:rsidR="00BA05A0" w:rsidRPr="00531A3E">
        <w:rPr>
          <w:rFonts w:ascii="Arial" w:hAnsi="Arial" w:cs="Arial"/>
          <w:sz w:val="22"/>
          <w:szCs w:val="22"/>
          <w:lang w:val="es-AR"/>
        </w:rPr>
        <w:t>i</w:t>
      </w:r>
      <w:r w:rsidR="00843089" w:rsidRPr="00531A3E">
        <w:rPr>
          <w:rFonts w:ascii="Arial" w:hAnsi="Arial" w:cs="Arial"/>
          <w:sz w:val="22"/>
          <w:szCs w:val="22"/>
          <w:lang w:val="es-AR"/>
        </w:rPr>
        <w:t>nfiltración F</w:t>
      </w:r>
      <w:ins w:id="2165" w:author="FERNANDA GASPARI" w:date="2021-10-29T11:33:00Z">
        <w:r w:rsidR="00BE7DE5">
          <w:rPr>
            <w:rFonts w:ascii="Arial" w:hAnsi="Arial" w:cs="Arial"/>
            <w:sz w:val="22"/>
            <w:szCs w:val="22"/>
            <w:lang w:val="es-AR"/>
          </w:rPr>
          <w:t>,</w:t>
        </w:r>
      </w:ins>
      <w:r w:rsidR="00843089" w:rsidRPr="00531A3E">
        <w:rPr>
          <w:rFonts w:ascii="Arial" w:hAnsi="Arial" w:cs="Arial"/>
          <w:sz w:val="22"/>
          <w:szCs w:val="22"/>
          <w:lang w:val="es-AR"/>
        </w:rPr>
        <w:t xml:space="preserve"> </w:t>
      </w:r>
      <w:ins w:id="2166" w:author="FERNANDA GASPARI" w:date="2021-10-29T11:33:00Z">
        <w:r w:rsidR="00BE7DE5" w:rsidRPr="00531A3E">
          <w:rPr>
            <w:rFonts w:ascii="Arial" w:hAnsi="Arial" w:cs="Arial"/>
            <w:sz w:val="22"/>
            <w:szCs w:val="22"/>
            <w:lang w:val="es-AR"/>
          </w:rPr>
          <w:t xml:space="preserve">en milímetros, </w:t>
        </w:r>
      </w:ins>
      <w:r w:rsidR="00843089" w:rsidRPr="00531A3E">
        <w:rPr>
          <w:rFonts w:ascii="Arial" w:hAnsi="Arial" w:cs="Arial"/>
          <w:sz w:val="22"/>
          <w:szCs w:val="22"/>
          <w:lang w:val="es-AR"/>
        </w:rPr>
        <w:t xml:space="preserve">y los </w:t>
      </w:r>
      <w:r w:rsidR="00056161" w:rsidRPr="00531A3E">
        <w:rPr>
          <w:rFonts w:ascii="Arial" w:hAnsi="Arial" w:cs="Arial"/>
          <w:sz w:val="22"/>
          <w:szCs w:val="22"/>
          <w:lang w:val="es-AR"/>
        </w:rPr>
        <w:t>coeficientes</w:t>
      </w:r>
      <w:r w:rsidR="00843089" w:rsidRPr="00531A3E">
        <w:rPr>
          <w:rFonts w:ascii="Arial" w:hAnsi="Arial" w:cs="Arial"/>
          <w:sz w:val="22"/>
          <w:szCs w:val="22"/>
          <w:lang w:val="es-AR"/>
        </w:rPr>
        <w:t xml:space="preserve"> </w:t>
      </w:r>
      <w:ins w:id="2167" w:author="FERNANDA GASPARI" w:date="2021-10-29T11:32:00Z">
        <w:r w:rsidR="00BE7DE5">
          <w:rPr>
            <w:rFonts w:ascii="Arial" w:hAnsi="Arial" w:cs="Arial"/>
            <w:sz w:val="22"/>
            <w:szCs w:val="22"/>
            <w:lang w:val="es-AR"/>
          </w:rPr>
          <w:t xml:space="preserve">porcentuales de </w:t>
        </w:r>
      </w:ins>
      <w:r w:rsidR="00843089" w:rsidRPr="00531A3E">
        <w:rPr>
          <w:rFonts w:ascii="Arial" w:hAnsi="Arial" w:cs="Arial"/>
          <w:sz w:val="22"/>
          <w:szCs w:val="22"/>
          <w:lang w:val="es-AR"/>
        </w:rPr>
        <w:t>CI</w:t>
      </w:r>
      <w:r w:rsidR="00531A3E" w:rsidRPr="00531A3E">
        <w:rPr>
          <w:rFonts w:ascii="Arial" w:hAnsi="Arial" w:cs="Arial"/>
          <w:sz w:val="22"/>
          <w:szCs w:val="22"/>
          <w:vertAlign w:val="subscript"/>
          <w:lang w:val="es-AR"/>
        </w:rPr>
        <w:t>0,</w:t>
      </w:r>
      <w:r w:rsidR="00843089" w:rsidRPr="00531A3E">
        <w:rPr>
          <w:rFonts w:ascii="Arial" w:hAnsi="Arial" w:cs="Arial"/>
          <w:sz w:val="22"/>
          <w:szCs w:val="22"/>
          <w:lang w:val="es-AR"/>
        </w:rPr>
        <w:t xml:space="preserve"> CE, CF.</w:t>
      </w:r>
      <w:r w:rsidR="00A600F7" w:rsidRPr="00531A3E">
        <w:rPr>
          <w:rFonts w:ascii="Arial" w:hAnsi="Arial" w:cs="Arial"/>
          <w:sz w:val="22"/>
          <w:szCs w:val="22"/>
          <w:lang w:val="es-AR"/>
        </w:rPr>
        <w:t xml:space="preserve"> Todos ellos pueden ser representados cartográficamente si así se requiere.</w:t>
      </w:r>
    </w:p>
    <w:p w14:paraId="787F414B" w14:textId="44F8C445" w:rsidR="00C61925" w:rsidRPr="00531A3E" w:rsidRDefault="00C61925" w:rsidP="00531A3E">
      <w:pPr>
        <w:spacing w:before="100" w:beforeAutospacing="1" w:after="100" w:afterAutospacing="1"/>
        <w:ind w:firstLine="567"/>
        <w:jc w:val="both"/>
        <w:rPr>
          <w:rFonts w:ascii="Arial" w:hAnsi="Arial" w:cs="Arial"/>
          <w:lang w:val="es-AR"/>
        </w:rPr>
      </w:pPr>
    </w:p>
    <w:p w14:paraId="0A4560B4" w14:textId="66EC9A61" w:rsidR="00506EA2" w:rsidRDefault="00A611DE" w:rsidP="00506EA2">
      <w:pPr>
        <w:keepNext/>
        <w:ind w:hanging="426"/>
        <w:jc w:val="center"/>
      </w:pPr>
      <w:r>
        <w:rPr>
          <w:rFonts w:ascii="Arial" w:hAnsi="Arial" w:cs="Arial"/>
          <w:lang w:val="es-AR"/>
        </w:rPr>
        <w:lastRenderedPageBreak/>
        <w:pict w14:anchorId="79D699FA">
          <v:shape id="_x0000_i1043" type="#_x0000_t75" style="width:486.6pt;height:168pt">
            <v:imagedata r:id="rId23" o:title=""/>
          </v:shape>
        </w:pict>
      </w:r>
    </w:p>
    <w:p w14:paraId="168E65CF" w14:textId="505EDD86" w:rsidR="00C61925"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Pr>
          <w:rFonts w:ascii="Arial" w:hAnsi="Arial" w:cs="Arial"/>
          <w:noProof/>
        </w:rPr>
        <w:t>5</w:t>
      </w:r>
      <w:r w:rsidRPr="00506EA2">
        <w:rPr>
          <w:rFonts w:ascii="Arial" w:hAnsi="Arial" w:cs="Arial"/>
        </w:rPr>
        <w:fldChar w:fldCharType="end"/>
      </w:r>
      <w:r w:rsidRPr="00506EA2">
        <w:rPr>
          <w:rFonts w:ascii="Arial" w:hAnsi="Arial" w:cs="Arial"/>
        </w:rPr>
        <w:t>. Resultados del modelo GeoQ.</w:t>
      </w:r>
    </w:p>
    <w:p w14:paraId="3C93D746" w14:textId="13A36C99" w:rsidR="00843089" w:rsidRPr="00531A3E" w:rsidRDefault="00056161" w:rsidP="00531A3E">
      <w:pPr>
        <w:spacing w:before="100" w:beforeAutospacing="1" w:after="100" w:afterAutospacing="1"/>
        <w:jc w:val="both"/>
        <w:rPr>
          <w:rFonts w:ascii="Arial" w:hAnsi="Arial" w:cs="Arial"/>
          <w:sz w:val="22"/>
          <w:szCs w:val="22"/>
          <w:lang w:val="es-AR"/>
        </w:rPr>
      </w:pPr>
      <w:r w:rsidRPr="00531A3E">
        <w:rPr>
          <w:rFonts w:ascii="Arial" w:hAnsi="Arial" w:cs="Arial"/>
          <w:sz w:val="22"/>
          <w:szCs w:val="22"/>
          <w:lang w:val="es-AR"/>
        </w:rPr>
        <w:t xml:space="preserve">De igual forma, el modelo </w:t>
      </w:r>
      <w:r w:rsidR="00BA05A0" w:rsidRPr="00531A3E">
        <w:rPr>
          <w:rFonts w:ascii="Arial" w:hAnsi="Arial" w:cs="Arial"/>
          <w:sz w:val="22"/>
          <w:szCs w:val="22"/>
          <w:lang w:val="es-AR"/>
        </w:rPr>
        <w:t>genera</w:t>
      </w:r>
      <w:r w:rsidRPr="00531A3E">
        <w:rPr>
          <w:rFonts w:ascii="Arial" w:hAnsi="Arial" w:cs="Arial"/>
          <w:sz w:val="22"/>
          <w:szCs w:val="22"/>
          <w:lang w:val="es-AR"/>
        </w:rPr>
        <w:t xml:space="preserve"> 3 capas adicionales, las cuales corresponden a los coeficientes CF, CE, CI</w:t>
      </w:r>
      <w:r w:rsidR="00EE6C32" w:rsidRPr="00531A3E">
        <w:rPr>
          <w:rFonts w:ascii="Arial" w:hAnsi="Arial" w:cs="Arial"/>
          <w:sz w:val="22"/>
          <w:szCs w:val="22"/>
          <w:vertAlign w:val="subscript"/>
          <w:lang w:val="es-AR"/>
        </w:rPr>
        <w:t>0;</w:t>
      </w:r>
      <w:r w:rsidRPr="00531A3E">
        <w:rPr>
          <w:rFonts w:ascii="Arial" w:hAnsi="Arial" w:cs="Arial"/>
          <w:sz w:val="22"/>
          <w:szCs w:val="22"/>
          <w:lang w:val="es-AR"/>
        </w:rPr>
        <w:t xml:space="preserve"> cada una con sus respectivos valores y su simbología</w:t>
      </w:r>
      <w:r w:rsidR="003A47E8" w:rsidRPr="00531A3E">
        <w:rPr>
          <w:rFonts w:ascii="Arial" w:hAnsi="Arial" w:cs="Arial"/>
          <w:sz w:val="22"/>
          <w:szCs w:val="22"/>
          <w:lang w:val="es-AR"/>
        </w:rPr>
        <w:t xml:space="preserve">. En la Figura </w:t>
      </w:r>
      <w:r w:rsidR="00506EA2">
        <w:rPr>
          <w:rFonts w:ascii="Arial" w:hAnsi="Arial" w:cs="Arial"/>
          <w:sz w:val="22"/>
          <w:szCs w:val="22"/>
          <w:lang w:val="es-AR"/>
        </w:rPr>
        <w:t>6</w:t>
      </w:r>
      <w:r w:rsidR="003A47E8" w:rsidRPr="00531A3E">
        <w:rPr>
          <w:rFonts w:ascii="Arial" w:hAnsi="Arial" w:cs="Arial"/>
          <w:sz w:val="22"/>
          <w:szCs w:val="22"/>
          <w:lang w:val="es-AR"/>
        </w:rPr>
        <w:t xml:space="preserve">, se exponen dichos resultados, para una </w:t>
      </w:r>
      <w:r w:rsidR="00BA05A0" w:rsidRPr="00531A3E">
        <w:rPr>
          <w:rFonts w:ascii="Arial" w:hAnsi="Arial" w:cs="Arial"/>
          <w:sz w:val="22"/>
          <w:szCs w:val="22"/>
          <w:lang w:val="es-AR"/>
        </w:rPr>
        <w:t xml:space="preserve">CHA </w:t>
      </w:r>
      <w:r w:rsidR="003A47E8" w:rsidRPr="00531A3E">
        <w:rPr>
          <w:rFonts w:ascii="Arial" w:hAnsi="Arial" w:cs="Arial"/>
          <w:sz w:val="22"/>
          <w:szCs w:val="22"/>
          <w:lang w:val="es-AR"/>
        </w:rPr>
        <w:t xml:space="preserve">II, para la cuenda A1 del </w:t>
      </w:r>
      <w:ins w:id="2168" w:author="FERNANDA GASPARI" w:date="2021-10-29T11:35:00Z">
        <w:r w:rsidR="00BE7DE5">
          <w:rPr>
            <w:rFonts w:ascii="Arial" w:hAnsi="Arial" w:cs="Arial"/>
            <w:sz w:val="22"/>
            <w:szCs w:val="22"/>
            <w:lang w:val="es-AR"/>
          </w:rPr>
          <w:t>R</w:t>
        </w:r>
      </w:ins>
      <w:r w:rsidR="003A47E8" w:rsidRPr="00531A3E">
        <w:rPr>
          <w:rFonts w:ascii="Arial" w:hAnsi="Arial" w:cs="Arial"/>
          <w:sz w:val="22"/>
          <w:szCs w:val="22"/>
          <w:lang w:val="es-AR"/>
        </w:rPr>
        <w:t>ío Salado</w:t>
      </w:r>
      <w:r w:rsidRPr="00531A3E">
        <w:rPr>
          <w:rFonts w:ascii="Arial" w:hAnsi="Arial" w:cs="Arial"/>
          <w:sz w:val="22"/>
          <w:szCs w:val="22"/>
          <w:lang w:val="es-AR"/>
        </w:rPr>
        <w:t>.</w:t>
      </w:r>
    </w:p>
    <w:p w14:paraId="28C7AD81" w14:textId="77777777" w:rsidR="00BE7DE5" w:rsidRDefault="00056161" w:rsidP="00531A3E">
      <w:pPr>
        <w:spacing w:before="100" w:beforeAutospacing="1" w:after="100" w:afterAutospacing="1"/>
        <w:jc w:val="both"/>
        <w:rPr>
          <w:ins w:id="2169" w:author="FERNANDA GASPARI" w:date="2021-10-29T11:35:00Z"/>
          <w:rFonts w:ascii="Arial" w:hAnsi="Arial" w:cs="Arial"/>
          <w:i/>
          <w:iCs/>
          <w:sz w:val="22"/>
          <w:szCs w:val="22"/>
          <w:lang w:val="es-AR"/>
        </w:rPr>
      </w:pPr>
      <w:r w:rsidRPr="00BE7DE5">
        <w:rPr>
          <w:rFonts w:ascii="Arial" w:hAnsi="Arial" w:cs="Arial"/>
          <w:i/>
          <w:iCs/>
          <w:sz w:val="22"/>
          <w:szCs w:val="22"/>
          <w:lang w:val="es-AR"/>
        </w:rPr>
        <w:t>Nota</w:t>
      </w:r>
      <w:ins w:id="2170" w:author="FERNANDA GASPARI" w:date="2021-10-29T11:35:00Z">
        <w:r w:rsidR="00BE7DE5">
          <w:rPr>
            <w:rFonts w:ascii="Arial" w:hAnsi="Arial" w:cs="Arial"/>
            <w:i/>
            <w:iCs/>
            <w:sz w:val="22"/>
            <w:szCs w:val="22"/>
            <w:lang w:val="es-AR"/>
          </w:rPr>
          <w:t>1</w:t>
        </w:r>
      </w:ins>
      <w:r w:rsidRPr="00BE7DE5">
        <w:rPr>
          <w:rFonts w:ascii="Arial" w:hAnsi="Arial" w:cs="Arial"/>
          <w:i/>
          <w:iCs/>
          <w:sz w:val="22"/>
          <w:szCs w:val="22"/>
          <w:lang w:val="es-AR"/>
        </w:rPr>
        <w:t xml:space="preserve">: Si estos resultados son creados como capas temporales, se </w:t>
      </w:r>
      <w:r w:rsidR="003A47E8" w:rsidRPr="00BE7DE5">
        <w:rPr>
          <w:rFonts w:ascii="Arial" w:hAnsi="Arial" w:cs="Arial"/>
          <w:i/>
          <w:iCs/>
          <w:sz w:val="22"/>
          <w:szCs w:val="22"/>
          <w:lang w:val="es-AR"/>
        </w:rPr>
        <w:t>desplegarán</w:t>
      </w:r>
      <w:r w:rsidRPr="00BE7DE5">
        <w:rPr>
          <w:rFonts w:ascii="Arial" w:hAnsi="Arial" w:cs="Arial"/>
          <w:i/>
          <w:iCs/>
          <w:sz w:val="22"/>
          <w:szCs w:val="22"/>
          <w:lang w:val="es-AR"/>
        </w:rPr>
        <w:t xml:space="preserve"> en el proyecto </w:t>
      </w:r>
      <w:r w:rsidR="003A47E8" w:rsidRPr="00BE7DE5">
        <w:rPr>
          <w:rFonts w:ascii="Arial" w:hAnsi="Arial" w:cs="Arial"/>
          <w:i/>
          <w:iCs/>
          <w:sz w:val="22"/>
          <w:szCs w:val="22"/>
          <w:lang w:val="es-AR"/>
        </w:rPr>
        <w:t>con</w:t>
      </w:r>
      <w:r w:rsidRPr="00BE7DE5">
        <w:rPr>
          <w:rFonts w:ascii="Arial" w:hAnsi="Arial" w:cs="Arial"/>
          <w:i/>
          <w:iCs/>
          <w:sz w:val="22"/>
          <w:szCs w:val="22"/>
          <w:lang w:val="es-AR"/>
        </w:rPr>
        <w:t xml:space="preserve"> un nombre </w:t>
      </w:r>
      <w:r w:rsidR="003A47E8" w:rsidRPr="00BE7DE5">
        <w:rPr>
          <w:rFonts w:ascii="Arial" w:hAnsi="Arial" w:cs="Arial"/>
          <w:i/>
          <w:iCs/>
          <w:sz w:val="22"/>
          <w:szCs w:val="22"/>
          <w:lang w:val="es-AR"/>
        </w:rPr>
        <w:t>in</w:t>
      </w:r>
      <w:r w:rsidRPr="00BE7DE5">
        <w:rPr>
          <w:rFonts w:ascii="Arial" w:hAnsi="Arial" w:cs="Arial"/>
          <w:i/>
          <w:iCs/>
          <w:sz w:val="22"/>
          <w:szCs w:val="22"/>
          <w:lang w:val="es-AR"/>
        </w:rPr>
        <w:t xml:space="preserve">coherente. Por tal razón se aconseja guardarlas en el equipo con </w:t>
      </w:r>
      <w:ins w:id="2171" w:author="FERNANDA GASPARI" w:date="2021-10-29T11:35:00Z">
        <w:r w:rsidR="00BE7DE5">
          <w:rPr>
            <w:rFonts w:ascii="Arial" w:hAnsi="Arial" w:cs="Arial"/>
            <w:i/>
            <w:iCs/>
            <w:sz w:val="22"/>
            <w:szCs w:val="22"/>
            <w:lang w:val="es-AR"/>
          </w:rPr>
          <w:t>el</w:t>
        </w:r>
      </w:ins>
      <w:r w:rsidRPr="00BE7DE5">
        <w:rPr>
          <w:rFonts w:ascii="Arial" w:hAnsi="Arial" w:cs="Arial"/>
          <w:i/>
          <w:iCs/>
          <w:sz w:val="22"/>
          <w:szCs w:val="22"/>
          <w:lang w:val="es-AR"/>
        </w:rPr>
        <w:t xml:space="preserve"> nombre</w:t>
      </w:r>
      <w:ins w:id="2172" w:author="FERNANDA GASPARI" w:date="2021-10-29T11:35:00Z">
        <w:r w:rsidR="00BE7DE5">
          <w:rPr>
            <w:rFonts w:ascii="Arial" w:hAnsi="Arial" w:cs="Arial"/>
            <w:i/>
            <w:iCs/>
            <w:sz w:val="22"/>
            <w:szCs w:val="22"/>
            <w:lang w:val="es-AR"/>
          </w:rPr>
          <w:t xml:space="preserve"> recomendado</w:t>
        </w:r>
      </w:ins>
      <w:r w:rsidRPr="00BE7DE5">
        <w:rPr>
          <w:rFonts w:ascii="Arial" w:hAnsi="Arial" w:cs="Arial"/>
          <w:i/>
          <w:iCs/>
          <w:sz w:val="22"/>
          <w:szCs w:val="22"/>
          <w:lang w:val="es-AR"/>
        </w:rPr>
        <w:t xml:space="preserve">. </w:t>
      </w:r>
    </w:p>
    <w:p w14:paraId="27491FD2" w14:textId="28CCFF92" w:rsidR="00056161" w:rsidRDefault="00BE7DE5" w:rsidP="00531A3E">
      <w:pPr>
        <w:spacing w:before="100" w:beforeAutospacing="1" w:after="100" w:afterAutospacing="1"/>
        <w:jc w:val="both"/>
        <w:rPr>
          <w:ins w:id="2173" w:author="FERNANDA GASPARI" w:date="2021-10-29T11:35:00Z"/>
          <w:rFonts w:ascii="Arial" w:hAnsi="Arial" w:cs="Arial"/>
          <w:i/>
          <w:iCs/>
          <w:sz w:val="22"/>
          <w:szCs w:val="22"/>
          <w:lang w:val="es-AR"/>
        </w:rPr>
      </w:pPr>
      <w:ins w:id="2174" w:author="FERNANDA GASPARI" w:date="2021-10-29T11:35:00Z">
        <w:r>
          <w:rPr>
            <w:rFonts w:ascii="Arial" w:hAnsi="Arial" w:cs="Arial"/>
            <w:i/>
            <w:iCs/>
            <w:sz w:val="22"/>
            <w:szCs w:val="22"/>
            <w:lang w:val="es-AR"/>
          </w:rPr>
          <w:t xml:space="preserve">Nota 2: </w:t>
        </w:r>
      </w:ins>
      <w:r w:rsidR="00BA05A0" w:rsidRPr="00BE7DE5">
        <w:rPr>
          <w:rFonts w:ascii="Arial" w:hAnsi="Arial" w:cs="Arial"/>
          <w:i/>
          <w:iCs/>
          <w:sz w:val="22"/>
          <w:szCs w:val="22"/>
          <w:lang w:val="es-AR"/>
        </w:rPr>
        <w:t>Recordar disponer de</w:t>
      </w:r>
      <w:r w:rsidR="00056161" w:rsidRPr="00BE7DE5">
        <w:rPr>
          <w:rFonts w:ascii="Arial" w:hAnsi="Arial" w:cs="Arial"/>
          <w:i/>
          <w:iCs/>
          <w:sz w:val="22"/>
          <w:szCs w:val="22"/>
          <w:lang w:val="es-AR"/>
        </w:rPr>
        <w:t xml:space="preserve"> los archivos de simbología en la carpeta C:\GeoQ.</w:t>
      </w:r>
    </w:p>
    <w:p w14:paraId="4E87BE5B" w14:textId="77777777" w:rsidR="00BE7DE5" w:rsidRPr="00BE7DE5" w:rsidRDefault="00BE7DE5" w:rsidP="00531A3E">
      <w:pPr>
        <w:spacing w:before="100" w:beforeAutospacing="1" w:after="100" w:afterAutospacing="1"/>
        <w:jc w:val="both"/>
        <w:rPr>
          <w:rFonts w:ascii="Arial" w:hAnsi="Arial" w:cs="Arial"/>
          <w:i/>
          <w:iCs/>
          <w:sz w:val="22"/>
          <w:szCs w:val="22"/>
          <w:lang w:val="es-AR"/>
        </w:rPr>
      </w:pPr>
    </w:p>
    <w:p w14:paraId="18F9D7DE" w14:textId="77777777" w:rsidR="00506EA2" w:rsidRDefault="00A611DE" w:rsidP="00506EA2">
      <w:pPr>
        <w:keepNext/>
        <w:ind w:hanging="284"/>
        <w:jc w:val="both"/>
      </w:pPr>
      <w:r>
        <w:rPr>
          <w:rFonts w:ascii="Arial" w:hAnsi="Arial" w:cs="Arial"/>
        </w:rPr>
        <w:pict w14:anchorId="4891C7EC">
          <v:shape id="_x0000_i1044" type="#_x0000_t75" style="width:486pt;height:150pt">
            <v:imagedata r:id="rId24" o:title=""/>
          </v:shape>
        </w:pict>
      </w:r>
    </w:p>
    <w:p w14:paraId="4CF8505C" w14:textId="6A94165D" w:rsidR="00056161" w:rsidRPr="00506EA2" w:rsidRDefault="00506EA2" w:rsidP="00506EA2">
      <w:pPr>
        <w:pStyle w:val="Descripcin"/>
        <w:jc w:val="center"/>
        <w:rPr>
          <w:rFonts w:ascii="Arial" w:hAnsi="Arial" w:cs="Arial"/>
          <w:lang w:val="es-AR"/>
        </w:rPr>
      </w:pPr>
      <w:r w:rsidRPr="00506EA2">
        <w:rPr>
          <w:rFonts w:ascii="Arial" w:hAnsi="Arial" w:cs="Arial"/>
        </w:rPr>
        <w:t xml:space="preserve">Figura </w:t>
      </w:r>
      <w:r w:rsidRPr="00506EA2">
        <w:rPr>
          <w:rFonts w:ascii="Arial" w:hAnsi="Arial" w:cs="Arial"/>
        </w:rPr>
        <w:fldChar w:fldCharType="begin"/>
      </w:r>
      <w:r w:rsidRPr="00506EA2">
        <w:rPr>
          <w:rFonts w:ascii="Arial" w:hAnsi="Arial" w:cs="Arial"/>
        </w:rPr>
        <w:instrText xml:space="preserve"> SEQ Figura \* ARABIC </w:instrText>
      </w:r>
      <w:r w:rsidRPr="00506EA2">
        <w:rPr>
          <w:rFonts w:ascii="Arial" w:hAnsi="Arial" w:cs="Arial"/>
        </w:rPr>
        <w:fldChar w:fldCharType="separate"/>
      </w:r>
      <w:r w:rsidRPr="00506EA2">
        <w:rPr>
          <w:rFonts w:ascii="Arial" w:hAnsi="Arial" w:cs="Arial"/>
          <w:noProof/>
        </w:rPr>
        <w:t>6</w:t>
      </w:r>
      <w:r w:rsidRPr="00506EA2">
        <w:rPr>
          <w:rFonts w:ascii="Arial" w:hAnsi="Arial" w:cs="Arial"/>
        </w:rPr>
        <w:fldChar w:fldCharType="end"/>
      </w:r>
      <w:r w:rsidRPr="00506EA2">
        <w:rPr>
          <w:rFonts w:ascii="Arial" w:hAnsi="Arial" w:cs="Arial"/>
        </w:rPr>
        <w:t>. Coeficientes de Escurrimiento (Izquierda), Infiltración (Centro) y Abstracciones iniciales (Derecha).</w:t>
      </w:r>
    </w:p>
    <w:p w14:paraId="109D0B20" w14:textId="323803B1" w:rsidR="00681E6F" w:rsidRDefault="00681E6F" w:rsidP="00531A3E">
      <w:pPr>
        <w:spacing w:before="100" w:beforeAutospacing="1" w:after="100" w:afterAutospacing="1"/>
        <w:jc w:val="both"/>
        <w:rPr>
          <w:ins w:id="2175" w:author="FERNANDA GASPARI" w:date="2021-10-29T11:38:00Z"/>
          <w:rFonts w:ascii="Arial" w:hAnsi="Arial" w:cs="Arial"/>
          <w:lang w:val="es-AR"/>
        </w:rPr>
      </w:pPr>
    </w:p>
    <w:p w14:paraId="2F8093DC" w14:textId="7463BAA5" w:rsidR="004759E9" w:rsidRDefault="004759E9" w:rsidP="004759E9">
      <w:pPr>
        <w:spacing w:before="100" w:beforeAutospacing="1" w:after="100" w:afterAutospacing="1"/>
        <w:jc w:val="both"/>
        <w:rPr>
          <w:ins w:id="2176" w:author="FERNANDA GASPARI" w:date="2021-10-29T11:40:00Z"/>
          <w:rFonts w:ascii="Arial" w:hAnsi="Arial" w:cs="Arial"/>
          <w:sz w:val="22"/>
          <w:szCs w:val="22"/>
        </w:rPr>
      </w:pPr>
      <w:ins w:id="2177" w:author="FERNANDA GASPARI" w:date="2021-10-29T11:39:00Z">
        <w:r>
          <w:rPr>
            <w:rFonts w:ascii="Arial" w:hAnsi="Arial" w:cs="Arial"/>
            <w:sz w:val="22"/>
            <w:szCs w:val="22"/>
          </w:rPr>
          <w:t xml:space="preserve">La sistematización de procesos geoespaciales del </w:t>
        </w:r>
        <w:r w:rsidRPr="004759E9">
          <w:rPr>
            <w:rFonts w:ascii="Arial" w:hAnsi="Arial" w:cs="Arial"/>
            <w:b/>
            <w:bCs/>
            <w:sz w:val="22"/>
            <w:szCs w:val="22"/>
          </w:rPr>
          <w:t>GeoQ</w:t>
        </w:r>
        <w:r>
          <w:rPr>
            <w:rFonts w:ascii="Arial" w:hAnsi="Arial" w:cs="Arial"/>
            <w:sz w:val="22"/>
            <w:szCs w:val="22"/>
          </w:rPr>
          <w:t>, permit</w:t>
        </w:r>
      </w:ins>
      <w:ins w:id="2178" w:author="FERNANDA GASPARI" w:date="2021-10-29T11:40:00Z">
        <w:r>
          <w:rPr>
            <w:rFonts w:ascii="Arial" w:hAnsi="Arial" w:cs="Arial"/>
            <w:sz w:val="22"/>
            <w:szCs w:val="22"/>
          </w:rPr>
          <w:t>e</w:t>
        </w:r>
      </w:ins>
      <w:ins w:id="2179" w:author="FERNANDA GASPARI" w:date="2021-10-29T11:39:00Z">
        <w:r>
          <w:rPr>
            <w:rFonts w:ascii="Arial" w:hAnsi="Arial" w:cs="Arial"/>
            <w:sz w:val="22"/>
            <w:szCs w:val="22"/>
          </w:rPr>
          <w:t xml:space="preserve"> agilizar y estandarizar procesos, manipular y analizar información vectorial, generando </w:t>
        </w:r>
      </w:ins>
      <w:ins w:id="2180" w:author="FERNANDA GASPARI" w:date="2021-10-29T11:40:00Z">
        <w:r>
          <w:rPr>
            <w:rFonts w:ascii="Arial" w:hAnsi="Arial" w:cs="Arial"/>
            <w:sz w:val="22"/>
            <w:szCs w:val="22"/>
          </w:rPr>
          <w:t xml:space="preserve">la </w:t>
        </w:r>
      </w:ins>
      <w:ins w:id="2181" w:author="FERNANDA GASPARI" w:date="2021-10-29T11:39:00Z">
        <w:r>
          <w:rPr>
            <w:rFonts w:ascii="Arial" w:hAnsi="Arial" w:cs="Arial"/>
            <w:sz w:val="22"/>
            <w:szCs w:val="22"/>
          </w:rPr>
          <w:t xml:space="preserve">zonificación de componentes </w:t>
        </w:r>
        <w:r w:rsidRPr="004759E9">
          <w:rPr>
            <w:rFonts w:ascii="Arial" w:hAnsi="Arial" w:cs="Arial"/>
            <w:sz w:val="22"/>
            <w:szCs w:val="22"/>
            <w:lang w:val="es-AR"/>
          </w:rPr>
          <w:t>hidrológicos</w:t>
        </w:r>
        <w:r>
          <w:rPr>
            <w:rFonts w:ascii="Arial" w:hAnsi="Arial" w:cs="Arial"/>
            <w:sz w:val="22"/>
            <w:szCs w:val="22"/>
          </w:rPr>
          <w:t xml:space="preserve">, </w:t>
        </w:r>
      </w:ins>
      <w:ins w:id="2182" w:author="FERNANDA GASPARI" w:date="2021-10-29T11:41:00Z">
        <w:r>
          <w:rPr>
            <w:rFonts w:ascii="Arial" w:hAnsi="Arial" w:cs="Arial"/>
            <w:sz w:val="22"/>
            <w:szCs w:val="22"/>
          </w:rPr>
          <w:t>como</w:t>
        </w:r>
      </w:ins>
      <w:ins w:id="2183" w:author="FERNANDA GASPARI" w:date="2021-10-29T11:39:00Z">
        <w:r>
          <w:rPr>
            <w:rFonts w:ascii="Arial" w:hAnsi="Arial" w:cs="Arial"/>
            <w:sz w:val="22"/>
            <w:szCs w:val="22"/>
          </w:rPr>
          <w:t xml:space="preserve"> apoy</w:t>
        </w:r>
      </w:ins>
      <w:ins w:id="2184" w:author="FERNANDA GASPARI" w:date="2021-10-29T11:41:00Z">
        <w:r>
          <w:rPr>
            <w:rFonts w:ascii="Arial" w:hAnsi="Arial" w:cs="Arial"/>
            <w:sz w:val="22"/>
            <w:szCs w:val="22"/>
          </w:rPr>
          <w:t>o SIG en</w:t>
        </w:r>
      </w:ins>
      <w:ins w:id="2185" w:author="FERNANDA GASPARI" w:date="2021-10-29T11:39:00Z">
        <w:r>
          <w:rPr>
            <w:rFonts w:ascii="Arial" w:hAnsi="Arial" w:cs="Arial"/>
            <w:sz w:val="22"/>
            <w:szCs w:val="22"/>
          </w:rPr>
          <w:t xml:space="preserve"> proyectos de planificación territorial. </w:t>
        </w:r>
      </w:ins>
      <w:ins w:id="2186" w:author="FERNANDA GASPARI" w:date="2021-10-29T11:40:00Z">
        <w:r w:rsidRPr="00AB07E4">
          <w:rPr>
            <w:rFonts w:ascii="Arial" w:hAnsi="Arial" w:cs="Arial"/>
            <w:sz w:val="22"/>
            <w:szCs w:val="22"/>
          </w:rPr>
          <w:t>La</w:t>
        </w:r>
        <w:r w:rsidRPr="00AB07E4">
          <w:rPr>
            <w:rFonts w:ascii="Arial" w:hAnsi="Arial" w:cs="Arial"/>
            <w:spacing w:val="3"/>
            <w:sz w:val="22"/>
            <w:szCs w:val="22"/>
          </w:rPr>
          <w:t xml:space="preserve"> </w:t>
        </w:r>
        <w:r w:rsidRPr="00AB07E4">
          <w:rPr>
            <w:rFonts w:ascii="Arial" w:hAnsi="Arial" w:cs="Arial"/>
            <w:sz w:val="22"/>
            <w:szCs w:val="22"/>
          </w:rPr>
          <w:t>u</w:t>
        </w:r>
        <w:r w:rsidRPr="00AB07E4">
          <w:rPr>
            <w:rFonts w:ascii="Arial" w:hAnsi="Arial" w:cs="Arial"/>
            <w:spacing w:val="-1"/>
            <w:sz w:val="22"/>
            <w:szCs w:val="22"/>
          </w:rPr>
          <w:t>t</w:t>
        </w:r>
        <w:r w:rsidRPr="00AB07E4">
          <w:rPr>
            <w:rFonts w:ascii="Arial" w:hAnsi="Arial" w:cs="Arial"/>
            <w:spacing w:val="1"/>
            <w:sz w:val="22"/>
            <w:szCs w:val="22"/>
          </w:rPr>
          <w:t>i</w:t>
        </w:r>
        <w:r w:rsidRPr="00AB07E4">
          <w:rPr>
            <w:rFonts w:ascii="Arial" w:hAnsi="Arial" w:cs="Arial"/>
            <w:spacing w:val="-1"/>
            <w:sz w:val="22"/>
            <w:szCs w:val="22"/>
          </w:rPr>
          <w:t>l</w:t>
        </w:r>
        <w:r w:rsidRPr="00AB07E4">
          <w:rPr>
            <w:rFonts w:ascii="Arial" w:hAnsi="Arial" w:cs="Arial"/>
            <w:spacing w:val="1"/>
            <w:sz w:val="22"/>
            <w:szCs w:val="22"/>
          </w:rPr>
          <w:t>i</w:t>
        </w:r>
        <w:r w:rsidRPr="00AB07E4">
          <w:rPr>
            <w:rFonts w:ascii="Arial" w:hAnsi="Arial" w:cs="Arial"/>
            <w:spacing w:val="-2"/>
            <w:sz w:val="22"/>
            <w:szCs w:val="22"/>
          </w:rPr>
          <w:t>z</w:t>
        </w:r>
        <w:r w:rsidRPr="00AB07E4">
          <w:rPr>
            <w:rFonts w:ascii="Arial" w:hAnsi="Arial" w:cs="Arial"/>
            <w:sz w:val="22"/>
            <w:szCs w:val="22"/>
          </w:rPr>
          <w:t>ac</w:t>
        </w:r>
        <w:r w:rsidRPr="00AB07E4">
          <w:rPr>
            <w:rFonts w:ascii="Arial" w:hAnsi="Arial" w:cs="Arial"/>
            <w:spacing w:val="1"/>
            <w:sz w:val="22"/>
            <w:szCs w:val="22"/>
          </w:rPr>
          <w:t>i</w:t>
        </w:r>
        <w:r w:rsidRPr="00AB07E4">
          <w:rPr>
            <w:rFonts w:ascii="Arial" w:hAnsi="Arial" w:cs="Arial"/>
            <w:spacing w:val="-2"/>
            <w:sz w:val="22"/>
            <w:szCs w:val="22"/>
          </w:rPr>
          <w:t>ó</w:t>
        </w:r>
        <w:r w:rsidRPr="00AB07E4">
          <w:rPr>
            <w:rFonts w:ascii="Arial" w:hAnsi="Arial" w:cs="Arial"/>
            <w:sz w:val="22"/>
            <w:szCs w:val="22"/>
          </w:rPr>
          <w:t>n</w:t>
        </w:r>
        <w:r w:rsidRPr="00AB07E4">
          <w:rPr>
            <w:rFonts w:ascii="Arial" w:hAnsi="Arial" w:cs="Arial"/>
            <w:spacing w:val="3"/>
            <w:sz w:val="22"/>
            <w:szCs w:val="22"/>
          </w:rPr>
          <w:t xml:space="preserve"> </w:t>
        </w:r>
        <w:r w:rsidRPr="00AB07E4">
          <w:rPr>
            <w:rFonts w:ascii="Arial" w:hAnsi="Arial" w:cs="Arial"/>
            <w:sz w:val="22"/>
            <w:szCs w:val="22"/>
          </w:rPr>
          <w:t>de</w:t>
        </w:r>
        <w:r w:rsidRPr="00AB07E4">
          <w:rPr>
            <w:rFonts w:ascii="Arial" w:hAnsi="Arial" w:cs="Arial"/>
            <w:spacing w:val="4"/>
            <w:sz w:val="22"/>
            <w:szCs w:val="22"/>
          </w:rPr>
          <w:t xml:space="preserve"> </w:t>
        </w:r>
        <w:r>
          <w:rPr>
            <w:rFonts w:ascii="Arial" w:hAnsi="Arial" w:cs="Arial"/>
            <w:spacing w:val="-1"/>
            <w:sz w:val="22"/>
            <w:szCs w:val="22"/>
          </w:rPr>
          <w:t>esta herramienta</w:t>
        </w:r>
        <w:r w:rsidRPr="00AB07E4">
          <w:rPr>
            <w:rFonts w:ascii="Arial" w:hAnsi="Arial" w:cs="Arial"/>
            <w:sz w:val="22"/>
            <w:szCs w:val="22"/>
          </w:rPr>
          <w:t xml:space="preserve"> </w:t>
        </w:r>
      </w:ins>
      <w:ins w:id="2187" w:author="FERNANDA GASPARI" w:date="2021-10-29T11:41:00Z">
        <w:r>
          <w:rPr>
            <w:rFonts w:ascii="Arial" w:hAnsi="Arial" w:cs="Arial"/>
            <w:sz w:val="22"/>
            <w:szCs w:val="22"/>
          </w:rPr>
          <w:t>proporciona</w:t>
        </w:r>
        <w:r w:rsidRPr="00AB07E4" w:rsidDel="004759E9">
          <w:rPr>
            <w:rFonts w:ascii="Arial" w:hAnsi="Arial" w:cs="Arial"/>
            <w:sz w:val="22"/>
            <w:szCs w:val="22"/>
          </w:rPr>
          <w:t xml:space="preserve"> </w:t>
        </w:r>
        <w:r>
          <w:rPr>
            <w:rFonts w:ascii="Arial" w:hAnsi="Arial" w:cs="Arial"/>
            <w:sz w:val="22"/>
            <w:szCs w:val="22"/>
          </w:rPr>
          <w:t xml:space="preserve">la posibilidad de </w:t>
        </w:r>
      </w:ins>
      <w:ins w:id="2188" w:author="FERNANDA GASPARI" w:date="2021-10-29T11:40:00Z">
        <w:r w:rsidRPr="00AB07E4">
          <w:rPr>
            <w:rFonts w:ascii="Arial" w:hAnsi="Arial" w:cs="Arial"/>
            <w:sz w:val="22"/>
            <w:szCs w:val="22"/>
          </w:rPr>
          <w:t>de</w:t>
        </w:r>
        <w:r w:rsidRPr="00AB07E4">
          <w:rPr>
            <w:rFonts w:ascii="Arial" w:hAnsi="Arial" w:cs="Arial"/>
            <w:spacing w:val="-1"/>
            <w:sz w:val="22"/>
            <w:szCs w:val="22"/>
          </w:rPr>
          <w:t>t</w:t>
        </w:r>
        <w:r w:rsidRPr="00AB07E4">
          <w:rPr>
            <w:rFonts w:ascii="Arial" w:hAnsi="Arial" w:cs="Arial"/>
            <w:sz w:val="22"/>
            <w:szCs w:val="22"/>
          </w:rPr>
          <w:t>e</w:t>
        </w:r>
        <w:r w:rsidRPr="00AB07E4">
          <w:rPr>
            <w:rFonts w:ascii="Arial" w:hAnsi="Arial" w:cs="Arial"/>
            <w:spacing w:val="1"/>
            <w:sz w:val="22"/>
            <w:szCs w:val="22"/>
          </w:rPr>
          <w:t>r</w:t>
        </w:r>
        <w:r w:rsidRPr="00AB07E4">
          <w:rPr>
            <w:rFonts w:ascii="Arial" w:hAnsi="Arial" w:cs="Arial"/>
            <w:spacing w:val="-4"/>
            <w:sz w:val="22"/>
            <w:szCs w:val="22"/>
          </w:rPr>
          <w:t>m</w:t>
        </w:r>
        <w:r w:rsidRPr="00AB07E4">
          <w:rPr>
            <w:rFonts w:ascii="Arial" w:hAnsi="Arial" w:cs="Arial"/>
            <w:spacing w:val="1"/>
            <w:sz w:val="22"/>
            <w:szCs w:val="22"/>
          </w:rPr>
          <w:t>i</w:t>
        </w:r>
        <w:r w:rsidRPr="00AB07E4">
          <w:rPr>
            <w:rFonts w:ascii="Arial" w:hAnsi="Arial" w:cs="Arial"/>
            <w:sz w:val="22"/>
            <w:szCs w:val="22"/>
          </w:rPr>
          <w:t>na</w:t>
        </w:r>
        <w:r w:rsidRPr="00AB07E4">
          <w:rPr>
            <w:rFonts w:ascii="Arial" w:hAnsi="Arial" w:cs="Arial"/>
            <w:spacing w:val="1"/>
            <w:sz w:val="22"/>
            <w:szCs w:val="22"/>
          </w:rPr>
          <w:t>r</w:t>
        </w:r>
        <w:r w:rsidRPr="00AB07E4">
          <w:rPr>
            <w:rFonts w:ascii="Arial" w:hAnsi="Arial" w:cs="Arial"/>
            <w:sz w:val="22"/>
            <w:szCs w:val="22"/>
          </w:rPr>
          <w:t>,</w:t>
        </w:r>
        <w:r w:rsidRPr="00AB07E4">
          <w:rPr>
            <w:rFonts w:ascii="Arial" w:hAnsi="Arial" w:cs="Arial"/>
            <w:spacing w:val="1"/>
            <w:sz w:val="22"/>
            <w:szCs w:val="22"/>
          </w:rPr>
          <w:t xml:space="preserve"> </w:t>
        </w:r>
        <w:r w:rsidRPr="00AB07E4">
          <w:rPr>
            <w:rFonts w:ascii="Arial" w:hAnsi="Arial" w:cs="Arial"/>
            <w:sz w:val="22"/>
            <w:szCs w:val="22"/>
          </w:rPr>
          <w:t>cua</w:t>
        </w:r>
        <w:r w:rsidRPr="00AB07E4">
          <w:rPr>
            <w:rFonts w:ascii="Arial" w:hAnsi="Arial" w:cs="Arial"/>
            <w:spacing w:val="-2"/>
            <w:sz w:val="22"/>
            <w:szCs w:val="22"/>
          </w:rPr>
          <w:t>n</w:t>
        </w:r>
        <w:r w:rsidRPr="00AB07E4">
          <w:rPr>
            <w:rFonts w:ascii="Arial" w:hAnsi="Arial" w:cs="Arial"/>
            <w:spacing w:val="1"/>
            <w:sz w:val="22"/>
            <w:szCs w:val="22"/>
          </w:rPr>
          <w:t>t</w:t>
        </w:r>
        <w:r w:rsidRPr="00AB07E4">
          <w:rPr>
            <w:rFonts w:ascii="Arial" w:hAnsi="Arial" w:cs="Arial"/>
            <w:spacing w:val="-1"/>
            <w:sz w:val="22"/>
            <w:szCs w:val="22"/>
          </w:rPr>
          <w:t>i</w:t>
        </w:r>
        <w:r w:rsidRPr="00AB07E4">
          <w:rPr>
            <w:rFonts w:ascii="Arial" w:hAnsi="Arial" w:cs="Arial"/>
            <w:spacing w:val="1"/>
            <w:sz w:val="22"/>
            <w:szCs w:val="22"/>
          </w:rPr>
          <w:t>f</w:t>
        </w:r>
        <w:r w:rsidRPr="00AB07E4">
          <w:rPr>
            <w:rFonts w:ascii="Arial" w:hAnsi="Arial" w:cs="Arial"/>
            <w:spacing w:val="-1"/>
            <w:sz w:val="22"/>
            <w:szCs w:val="22"/>
          </w:rPr>
          <w:t>i</w:t>
        </w:r>
        <w:r w:rsidRPr="00AB07E4">
          <w:rPr>
            <w:rFonts w:ascii="Arial" w:hAnsi="Arial" w:cs="Arial"/>
            <w:sz w:val="22"/>
            <w:szCs w:val="22"/>
          </w:rPr>
          <w:t>c</w:t>
        </w:r>
        <w:r w:rsidRPr="00AB07E4">
          <w:rPr>
            <w:rFonts w:ascii="Arial" w:hAnsi="Arial" w:cs="Arial"/>
            <w:spacing w:val="-2"/>
            <w:sz w:val="22"/>
            <w:szCs w:val="22"/>
          </w:rPr>
          <w:t>a</w:t>
        </w:r>
        <w:r w:rsidRPr="00AB07E4">
          <w:rPr>
            <w:rFonts w:ascii="Arial" w:hAnsi="Arial" w:cs="Arial"/>
            <w:sz w:val="22"/>
            <w:szCs w:val="22"/>
          </w:rPr>
          <w:t>r</w:t>
        </w:r>
        <w:r w:rsidRPr="00AB07E4">
          <w:rPr>
            <w:rFonts w:ascii="Arial" w:hAnsi="Arial" w:cs="Arial"/>
            <w:spacing w:val="4"/>
            <w:sz w:val="22"/>
            <w:szCs w:val="22"/>
          </w:rPr>
          <w:t xml:space="preserve"> </w:t>
        </w:r>
        <w:r w:rsidRPr="00AB07E4">
          <w:rPr>
            <w:rFonts w:ascii="Arial" w:hAnsi="Arial" w:cs="Arial"/>
            <w:sz w:val="22"/>
            <w:szCs w:val="22"/>
          </w:rPr>
          <w:t>y</w:t>
        </w:r>
        <w:r w:rsidRPr="00AB07E4">
          <w:rPr>
            <w:rFonts w:ascii="Arial" w:hAnsi="Arial" w:cs="Arial"/>
            <w:spacing w:val="1"/>
            <w:sz w:val="22"/>
            <w:szCs w:val="22"/>
          </w:rPr>
          <w:t xml:space="preserve"> </w:t>
        </w:r>
        <w:r w:rsidRPr="00AB07E4">
          <w:rPr>
            <w:rFonts w:ascii="Arial" w:hAnsi="Arial" w:cs="Arial"/>
            <w:spacing w:val="-2"/>
            <w:sz w:val="22"/>
            <w:szCs w:val="22"/>
          </w:rPr>
          <w:t>z</w:t>
        </w:r>
        <w:r w:rsidRPr="00AB07E4">
          <w:rPr>
            <w:rFonts w:ascii="Arial" w:hAnsi="Arial" w:cs="Arial"/>
            <w:sz w:val="22"/>
            <w:szCs w:val="22"/>
          </w:rPr>
          <w:t>on</w:t>
        </w:r>
        <w:r w:rsidRPr="00AB07E4">
          <w:rPr>
            <w:rFonts w:ascii="Arial" w:hAnsi="Arial" w:cs="Arial"/>
            <w:spacing w:val="1"/>
            <w:sz w:val="22"/>
            <w:szCs w:val="22"/>
          </w:rPr>
          <w:t>ifi</w:t>
        </w:r>
        <w:r w:rsidRPr="00AB07E4">
          <w:rPr>
            <w:rFonts w:ascii="Arial" w:hAnsi="Arial" w:cs="Arial"/>
            <w:spacing w:val="-2"/>
            <w:sz w:val="22"/>
            <w:szCs w:val="22"/>
          </w:rPr>
          <w:t>c</w:t>
        </w:r>
        <w:r w:rsidRPr="00AB07E4">
          <w:rPr>
            <w:rFonts w:ascii="Arial" w:hAnsi="Arial" w:cs="Arial"/>
            <w:sz w:val="22"/>
            <w:szCs w:val="22"/>
          </w:rPr>
          <w:t>ar</w:t>
        </w:r>
        <w:r w:rsidRPr="00AB07E4">
          <w:rPr>
            <w:rFonts w:ascii="Arial" w:hAnsi="Arial" w:cs="Arial"/>
            <w:spacing w:val="2"/>
            <w:sz w:val="22"/>
            <w:szCs w:val="22"/>
          </w:rPr>
          <w:t xml:space="preserve"> </w:t>
        </w:r>
        <w:r w:rsidRPr="00AB07E4">
          <w:rPr>
            <w:rFonts w:ascii="Arial" w:hAnsi="Arial" w:cs="Arial"/>
            <w:spacing w:val="1"/>
            <w:sz w:val="22"/>
            <w:szCs w:val="22"/>
          </w:rPr>
          <w:t>l</w:t>
        </w:r>
        <w:r w:rsidRPr="00AB07E4">
          <w:rPr>
            <w:rFonts w:ascii="Arial" w:hAnsi="Arial" w:cs="Arial"/>
            <w:sz w:val="22"/>
            <w:szCs w:val="22"/>
          </w:rPr>
          <w:t>a</w:t>
        </w:r>
        <w:r w:rsidRPr="00AB07E4">
          <w:rPr>
            <w:rFonts w:ascii="Arial" w:hAnsi="Arial" w:cs="Arial"/>
            <w:spacing w:val="1"/>
            <w:sz w:val="22"/>
            <w:szCs w:val="22"/>
          </w:rPr>
          <w:t xml:space="preserve"> </w:t>
        </w:r>
        <w:r w:rsidRPr="00AB07E4">
          <w:rPr>
            <w:rFonts w:ascii="Arial" w:hAnsi="Arial" w:cs="Arial"/>
            <w:sz w:val="22"/>
            <w:szCs w:val="22"/>
          </w:rPr>
          <w:t>e</w:t>
        </w:r>
        <w:r w:rsidRPr="00AB07E4">
          <w:rPr>
            <w:rFonts w:ascii="Arial" w:hAnsi="Arial" w:cs="Arial"/>
            <w:spacing w:val="1"/>
            <w:sz w:val="22"/>
            <w:szCs w:val="22"/>
          </w:rPr>
          <w:t>s</w:t>
        </w:r>
        <w:r w:rsidRPr="00AB07E4">
          <w:rPr>
            <w:rFonts w:ascii="Arial" w:hAnsi="Arial" w:cs="Arial"/>
            <w:sz w:val="22"/>
            <w:szCs w:val="22"/>
          </w:rPr>
          <w:t>c</w:t>
        </w:r>
        <w:r w:rsidRPr="00AB07E4">
          <w:rPr>
            <w:rFonts w:ascii="Arial" w:hAnsi="Arial" w:cs="Arial"/>
            <w:spacing w:val="-2"/>
            <w:sz w:val="22"/>
            <w:szCs w:val="22"/>
          </w:rPr>
          <w:t>o</w:t>
        </w:r>
        <w:r w:rsidRPr="00AB07E4">
          <w:rPr>
            <w:rFonts w:ascii="Arial" w:hAnsi="Arial" w:cs="Arial"/>
            <w:spacing w:val="1"/>
            <w:sz w:val="22"/>
            <w:szCs w:val="22"/>
          </w:rPr>
          <w:t>r</w:t>
        </w:r>
        <w:r w:rsidRPr="00AB07E4">
          <w:rPr>
            <w:rFonts w:ascii="Arial" w:hAnsi="Arial" w:cs="Arial"/>
            <w:spacing w:val="-2"/>
            <w:sz w:val="22"/>
            <w:szCs w:val="22"/>
          </w:rPr>
          <w:t>r</w:t>
        </w:r>
        <w:r w:rsidRPr="00AB07E4">
          <w:rPr>
            <w:rFonts w:ascii="Arial" w:hAnsi="Arial" w:cs="Arial"/>
            <w:sz w:val="22"/>
            <w:szCs w:val="22"/>
          </w:rPr>
          <w:t>en</w:t>
        </w:r>
        <w:r w:rsidRPr="00AB07E4">
          <w:rPr>
            <w:rFonts w:ascii="Arial" w:hAnsi="Arial" w:cs="Arial"/>
            <w:spacing w:val="-1"/>
            <w:sz w:val="22"/>
            <w:szCs w:val="22"/>
          </w:rPr>
          <w:t>t</w:t>
        </w:r>
        <w:r w:rsidRPr="00AB07E4">
          <w:rPr>
            <w:rFonts w:ascii="Arial" w:hAnsi="Arial" w:cs="Arial"/>
            <w:spacing w:val="1"/>
            <w:sz w:val="22"/>
            <w:szCs w:val="22"/>
          </w:rPr>
          <w:t>í</w:t>
        </w:r>
        <w:r w:rsidRPr="00AB07E4">
          <w:rPr>
            <w:rFonts w:ascii="Arial" w:hAnsi="Arial" w:cs="Arial"/>
            <w:sz w:val="22"/>
            <w:szCs w:val="22"/>
          </w:rPr>
          <w:t>a</w:t>
        </w:r>
        <w:r w:rsidRPr="00AB07E4">
          <w:rPr>
            <w:rFonts w:ascii="Arial" w:hAnsi="Arial" w:cs="Arial"/>
            <w:spacing w:val="1"/>
            <w:sz w:val="22"/>
            <w:szCs w:val="22"/>
          </w:rPr>
          <w:t xml:space="preserve"> </w:t>
        </w:r>
        <w:r w:rsidRPr="00AB07E4">
          <w:rPr>
            <w:rFonts w:ascii="Arial" w:hAnsi="Arial" w:cs="Arial"/>
            <w:sz w:val="22"/>
            <w:szCs w:val="22"/>
          </w:rPr>
          <w:t>para una tormenta s</w:t>
        </w:r>
        <w:r w:rsidRPr="00AB07E4">
          <w:rPr>
            <w:rFonts w:ascii="Arial" w:hAnsi="Arial" w:cs="Arial"/>
            <w:spacing w:val="1"/>
            <w:sz w:val="22"/>
            <w:szCs w:val="22"/>
          </w:rPr>
          <w:t>e</w:t>
        </w:r>
        <w:r w:rsidRPr="00AB07E4">
          <w:rPr>
            <w:rFonts w:ascii="Arial" w:hAnsi="Arial" w:cs="Arial"/>
            <w:spacing w:val="-2"/>
            <w:sz w:val="22"/>
            <w:szCs w:val="22"/>
          </w:rPr>
          <w:t>g</w:t>
        </w:r>
        <w:r w:rsidRPr="00AB07E4">
          <w:rPr>
            <w:rFonts w:ascii="Arial" w:hAnsi="Arial" w:cs="Arial"/>
            <w:sz w:val="22"/>
            <w:szCs w:val="22"/>
          </w:rPr>
          <w:t xml:space="preserve">ún </w:t>
        </w:r>
        <w:r w:rsidRPr="00A81F2E">
          <w:rPr>
            <w:rFonts w:ascii="Arial" w:hAnsi="Arial" w:cs="Arial"/>
            <w:spacing w:val="1"/>
            <w:sz w:val="22"/>
            <w:szCs w:val="22"/>
          </w:rPr>
          <w:t>l</w:t>
        </w:r>
        <w:r w:rsidRPr="00A81F2E">
          <w:rPr>
            <w:rFonts w:ascii="Arial" w:hAnsi="Arial" w:cs="Arial"/>
            <w:sz w:val="22"/>
            <w:szCs w:val="22"/>
          </w:rPr>
          <w:t>as</w:t>
        </w:r>
        <w:r w:rsidRPr="00A81F2E">
          <w:rPr>
            <w:rFonts w:ascii="Arial" w:hAnsi="Arial" w:cs="Arial"/>
            <w:spacing w:val="1"/>
            <w:sz w:val="22"/>
            <w:szCs w:val="22"/>
          </w:rPr>
          <w:t xml:space="preserve"> </w:t>
        </w:r>
        <w:r w:rsidRPr="00A81F2E">
          <w:rPr>
            <w:rFonts w:ascii="Arial" w:hAnsi="Arial" w:cs="Arial"/>
            <w:sz w:val="22"/>
            <w:szCs w:val="22"/>
          </w:rPr>
          <w:t xml:space="preserve">CHA </w:t>
        </w:r>
        <w:r>
          <w:rPr>
            <w:rFonts w:ascii="Arial" w:hAnsi="Arial" w:cs="Arial"/>
            <w:sz w:val="22"/>
            <w:szCs w:val="22"/>
          </w:rPr>
          <w:t>I</w:t>
        </w:r>
        <w:r w:rsidRPr="00A81F2E">
          <w:rPr>
            <w:rFonts w:ascii="Arial" w:hAnsi="Arial" w:cs="Arial"/>
            <w:sz w:val="22"/>
            <w:szCs w:val="22"/>
          </w:rPr>
          <w:t xml:space="preserve">, </w:t>
        </w:r>
        <w:r>
          <w:rPr>
            <w:rFonts w:ascii="Arial" w:hAnsi="Arial" w:cs="Arial"/>
            <w:sz w:val="22"/>
            <w:szCs w:val="22"/>
          </w:rPr>
          <w:t>II</w:t>
        </w:r>
        <w:r w:rsidRPr="00A81F2E">
          <w:rPr>
            <w:rFonts w:ascii="Arial" w:hAnsi="Arial" w:cs="Arial"/>
            <w:sz w:val="22"/>
            <w:szCs w:val="22"/>
          </w:rPr>
          <w:t xml:space="preserve"> </w:t>
        </w:r>
        <w:r>
          <w:rPr>
            <w:rFonts w:ascii="Arial" w:hAnsi="Arial" w:cs="Arial"/>
            <w:sz w:val="22"/>
            <w:szCs w:val="22"/>
          </w:rPr>
          <w:t>y III</w:t>
        </w:r>
        <w:r w:rsidRPr="00A81F2E">
          <w:rPr>
            <w:rFonts w:ascii="Arial" w:hAnsi="Arial" w:cs="Arial"/>
            <w:sz w:val="22"/>
            <w:szCs w:val="22"/>
          </w:rPr>
          <w:t xml:space="preserve"> </w:t>
        </w:r>
        <w:r w:rsidRPr="00A81F2E">
          <w:rPr>
            <w:rFonts w:ascii="Arial" w:hAnsi="Arial" w:cs="Arial"/>
            <w:spacing w:val="-2"/>
            <w:sz w:val="22"/>
            <w:szCs w:val="22"/>
          </w:rPr>
          <w:t>s</w:t>
        </w:r>
        <w:r w:rsidRPr="00A81F2E">
          <w:rPr>
            <w:rFonts w:ascii="Arial" w:hAnsi="Arial" w:cs="Arial"/>
            <w:sz w:val="22"/>
            <w:szCs w:val="22"/>
          </w:rPr>
          <w:t>ob</w:t>
        </w:r>
        <w:r w:rsidRPr="00A81F2E">
          <w:rPr>
            <w:rFonts w:ascii="Arial" w:hAnsi="Arial" w:cs="Arial"/>
            <w:spacing w:val="-2"/>
            <w:sz w:val="22"/>
            <w:szCs w:val="22"/>
          </w:rPr>
          <w:t>r</w:t>
        </w:r>
        <w:r w:rsidRPr="00A81F2E">
          <w:rPr>
            <w:rFonts w:ascii="Arial" w:hAnsi="Arial" w:cs="Arial"/>
            <w:sz w:val="22"/>
            <w:szCs w:val="22"/>
          </w:rPr>
          <w:t>e</w:t>
        </w:r>
        <w:r w:rsidRPr="00AB07E4">
          <w:rPr>
            <w:rFonts w:ascii="Arial" w:hAnsi="Arial" w:cs="Arial"/>
            <w:spacing w:val="-2"/>
            <w:sz w:val="22"/>
            <w:szCs w:val="22"/>
          </w:rPr>
          <w:t xml:space="preserve"> </w:t>
        </w:r>
        <w:r>
          <w:rPr>
            <w:rFonts w:ascii="Arial" w:hAnsi="Arial" w:cs="Arial"/>
            <w:spacing w:val="1"/>
            <w:sz w:val="22"/>
            <w:szCs w:val="22"/>
          </w:rPr>
          <w:t>una cuenca hidrográfica, como así tambien la infiltración y las abstracciones iniciales según el NC</w:t>
        </w:r>
        <w:r w:rsidRPr="00AB07E4">
          <w:rPr>
            <w:rFonts w:ascii="Arial" w:hAnsi="Arial" w:cs="Arial"/>
            <w:sz w:val="22"/>
            <w:szCs w:val="22"/>
          </w:rPr>
          <w:t>.</w:t>
        </w:r>
        <w:r>
          <w:rPr>
            <w:rFonts w:ascii="Arial" w:hAnsi="Arial" w:cs="Arial"/>
            <w:sz w:val="22"/>
            <w:szCs w:val="22"/>
          </w:rPr>
          <w:t xml:space="preserve"> </w:t>
        </w:r>
      </w:ins>
    </w:p>
    <w:p w14:paraId="56706F1A" w14:textId="77777777" w:rsidR="004759E9" w:rsidRDefault="004759E9" w:rsidP="004759E9">
      <w:pPr>
        <w:spacing w:before="100" w:beforeAutospacing="1" w:after="100" w:afterAutospacing="1"/>
        <w:jc w:val="both"/>
        <w:rPr>
          <w:ins w:id="2189" w:author="FERNANDA GASPARI" w:date="2021-10-29T11:39:00Z"/>
          <w:rFonts w:ascii="Arial" w:hAnsi="Arial" w:cs="Arial"/>
          <w:sz w:val="22"/>
          <w:szCs w:val="22"/>
        </w:rPr>
      </w:pPr>
      <w:ins w:id="2190" w:author="FERNANDA GASPARI" w:date="2021-10-29T11:39:00Z">
        <w:r>
          <w:rPr>
            <w:rFonts w:ascii="Arial" w:hAnsi="Arial" w:cs="Arial"/>
            <w:sz w:val="22"/>
            <w:szCs w:val="22"/>
          </w:rPr>
          <w:lastRenderedPageBreak/>
          <w:t>Además, esta</w:t>
        </w:r>
        <w:r w:rsidRPr="00E80C74">
          <w:rPr>
            <w:rFonts w:ascii="Arial" w:hAnsi="Arial" w:cs="Arial"/>
            <w:sz w:val="22"/>
            <w:szCs w:val="22"/>
          </w:rPr>
          <w:t xml:space="preserve"> </w:t>
        </w:r>
        <w:r w:rsidRPr="00743EE9">
          <w:rPr>
            <w:rFonts w:ascii="Arial" w:hAnsi="Arial" w:cs="Arial"/>
            <w:sz w:val="22"/>
            <w:szCs w:val="22"/>
          </w:rPr>
          <w:t>h</w:t>
        </w:r>
        <w:r w:rsidRPr="00E80C74">
          <w:rPr>
            <w:rFonts w:ascii="Arial" w:hAnsi="Arial" w:cs="Arial"/>
            <w:sz w:val="22"/>
            <w:szCs w:val="22"/>
          </w:rPr>
          <w:t>err</w:t>
        </w:r>
        <w:r w:rsidRPr="00743EE9">
          <w:rPr>
            <w:rFonts w:ascii="Arial" w:hAnsi="Arial" w:cs="Arial"/>
            <w:sz w:val="22"/>
            <w:szCs w:val="22"/>
          </w:rPr>
          <w:t>a</w:t>
        </w:r>
        <w:r w:rsidRPr="00E80C74">
          <w:rPr>
            <w:rFonts w:ascii="Arial" w:hAnsi="Arial" w:cs="Arial"/>
            <w:sz w:val="22"/>
            <w:szCs w:val="22"/>
          </w:rPr>
          <w:t>mi</w:t>
        </w:r>
        <w:r w:rsidRPr="00743EE9">
          <w:rPr>
            <w:rFonts w:ascii="Arial" w:hAnsi="Arial" w:cs="Arial"/>
            <w:sz w:val="22"/>
            <w:szCs w:val="22"/>
          </w:rPr>
          <w:t>en</w:t>
        </w:r>
        <w:r w:rsidRPr="00E80C74">
          <w:rPr>
            <w:rFonts w:ascii="Arial" w:hAnsi="Arial" w:cs="Arial"/>
            <w:sz w:val="22"/>
            <w:szCs w:val="22"/>
          </w:rPr>
          <w:t>t</w:t>
        </w:r>
        <w:r w:rsidRPr="00743EE9">
          <w:rPr>
            <w:rFonts w:ascii="Arial" w:hAnsi="Arial" w:cs="Arial"/>
            <w:sz w:val="22"/>
            <w:szCs w:val="22"/>
          </w:rPr>
          <w:t>a</w:t>
        </w:r>
        <w:r w:rsidRPr="00E80C74">
          <w:rPr>
            <w:rFonts w:ascii="Arial" w:hAnsi="Arial" w:cs="Arial"/>
            <w:sz w:val="22"/>
            <w:szCs w:val="22"/>
          </w:rPr>
          <w:t xml:space="preserve"> </w:t>
        </w:r>
        <w:r>
          <w:rPr>
            <w:rFonts w:ascii="Arial" w:hAnsi="Arial" w:cs="Arial"/>
            <w:sz w:val="22"/>
            <w:szCs w:val="22"/>
          </w:rPr>
          <w:t xml:space="preserve">se </w:t>
        </w:r>
        <w:r w:rsidRPr="00743EE9">
          <w:rPr>
            <w:rFonts w:ascii="Arial" w:hAnsi="Arial" w:cs="Arial"/>
            <w:sz w:val="22"/>
            <w:szCs w:val="22"/>
          </w:rPr>
          <w:t>p</w:t>
        </w:r>
        <w:r w:rsidRPr="00E80C74">
          <w:rPr>
            <w:rFonts w:ascii="Arial" w:hAnsi="Arial" w:cs="Arial"/>
            <w:sz w:val="22"/>
            <w:szCs w:val="22"/>
          </w:rPr>
          <w:t>ret</w:t>
        </w:r>
        <w:r w:rsidRPr="00743EE9">
          <w:rPr>
            <w:rFonts w:ascii="Arial" w:hAnsi="Arial" w:cs="Arial"/>
            <w:sz w:val="22"/>
            <w:szCs w:val="22"/>
          </w:rPr>
          <w:t>en</w:t>
        </w:r>
        <w:r w:rsidRPr="00E80C74">
          <w:rPr>
            <w:rFonts w:ascii="Arial" w:hAnsi="Arial" w:cs="Arial"/>
            <w:sz w:val="22"/>
            <w:szCs w:val="22"/>
          </w:rPr>
          <w:t>d</w:t>
        </w:r>
        <w:r w:rsidRPr="00743EE9">
          <w:rPr>
            <w:rFonts w:ascii="Arial" w:hAnsi="Arial" w:cs="Arial"/>
            <w:sz w:val="22"/>
            <w:szCs w:val="22"/>
          </w:rPr>
          <w:t>e</w:t>
        </w:r>
        <w:r w:rsidRPr="00E80C74">
          <w:rPr>
            <w:rFonts w:ascii="Arial" w:hAnsi="Arial" w:cs="Arial"/>
            <w:sz w:val="22"/>
            <w:szCs w:val="22"/>
          </w:rPr>
          <w:t xml:space="preserve"> </w:t>
        </w:r>
        <w:r w:rsidRPr="00743EE9">
          <w:rPr>
            <w:rFonts w:ascii="Arial" w:hAnsi="Arial" w:cs="Arial"/>
            <w:sz w:val="22"/>
            <w:szCs w:val="22"/>
          </w:rPr>
          <w:t>d</w:t>
        </w:r>
        <w:r w:rsidRPr="00E80C74">
          <w:rPr>
            <w:rFonts w:ascii="Arial" w:hAnsi="Arial" w:cs="Arial"/>
            <w:sz w:val="22"/>
            <w:szCs w:val="22"/>
          </w:rPr>
          <w:t>iv</w:t>
        </w:r>
        <w:r w:rsidRPr="00743EE9">
          <w:rPr>
            <w:rFonts w:ascii="Arial" w:hAnsi="Arial" w:cs="Arial"/>
            <w:sz w:val="22"/>
            <w:szCs w:val="22"/>
          </w:rPr>
          <w:t>u</w:t>
        </w:r>
        <w:r w:rsidRPr="00E80C74">
          <w:rPr>
            <w:rFonts w:ascii="Arial" w:hAnsi="Arial" w:cs="Arial"/>
            <w:sz w:val="22"/>
            <w:szCs w:val="22"/>
          </w:rPr>
          <w:t>lg</w:t>
        </w:r>
        <w:r w:rsidRPr="00743EE9">
          <w:rPr>
            <w:rFonts w:ascii="Arial" w:hAnsi="Arial" w:cs="Arial"/>
            <w:sz w:val="22"/>
            <w:szCs w:val="22"/>
          </w:rPr>
          <w:t>ar</w:t>
        </w:r>
        <w:r w:rsidRPr="00E80C74">
          <w:rPr>
            <w:rFonts w:ascii="Arial" w:hAnsi="Arial" w:cs="Arial"/>
            <w:sz w:val="22"/>
            <w:szCs w:val="22"/>
          </w:rPr>
          <w:t xml:space="preserve"> para </w:t>
        </w:r>
        <w:r w:rsidRPr="00743EE9">
          <w:rPr>
            <w:rFonts w:ascii="Arial" w:hAnsi="Arial" w:cs="Arial"/>
            <w:sz w:val="22"/>
            <w:szCs w:val="22"/>
          </w:rPr>
          <w:t>su</w:t>
        </w:r>
        <w:r w:rsidRPr="00E80C74">
          <w:rPr>
            <w:rFonts w:ascii="Arial" w:hAnsi="Arial" w:cs="Arial"/>
            <w:sz w:val="22"/>
            <w:szCs w:val="22"/>
          </w:rPr>
          <w:t xml:space="preserve"> </w:t>
        </w:r>
        <w:r w:rsidRPr="00743EE9">
          <w:rPr>
            <w:rFonts w:ascii="Arial" w:hAnsi="Arial" w:cs="Arial"/>
            <w:sz w:val="22"/>
            <w:szCs w:val="22"/>
          </w:rPr>
          <w:t>uso</w:t>
        </w:r>
        <w:r w:rsidRPr="00E80C74">
          <w:rPr>
            <w:rFonts w:ascii="Arial" w:hAnsi="Arial" w:cs="Arial"/>
            <w:sz w:val="22"/>
            <w:szCs w:val="22"/>
          </w:rPr>
          <w:t xml:space="preserve"> </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n</w:t>
        </w:r>
        <w:r w:rsidRPr="00E80C74">
          <w:rPr>
            <w:rFonts w:ascii="Arial" w:hAnsi="Arial" w:cs="Arial"/>
            <w:sz w:val="22"/>
            <w:szCs w:val="22"/>
          </w:rPr>
          <w:t>iv</w:t>
        </w:r>
        <w:r w:rsidRPr="00743EE9">
          <w:rPr>
            <w:rFonts w:ascii="Arial" w:hAnsi="Arial" w:cs="Arial"/>
            <w:sz w:val="22"/>
            <w:szCs w:val="22"/>
          </w:rPr>
          <w:t>el</w:t>
        </w:r>
        <w:r w:rsidRPr="00E80C74">
          <w:rPr>
            <w:rFonts w:ascii="Arial" w:hAnsi="Arial" w:cs="Arial"/>
            <w:sz w:val="22"/>
            <w:szCs w:val="22"/>
          </w:rPr>
          <w:t xml:space="preserve"> </w:t>
        </w:r>
        <w:r w:rsidRPr="00743EE9">
          <w:rPr>
            <w:rFonts w:ascii="Arial" w:hAnsi="Arial" w:cs="Arial"/>
            <w:sz w:val="22"/>
            <w:szCs w:val="22"/>
          </w:rPr>
          <w:t>de</w:t>
        </w:r>
        <w:r w:rsidRPr="00E80C74">
          <w:rPr>
            <w:rFonts w:ascii="Arial" w:hAnsi="Arial" w:cs="Arial"/>
            <w:sz w:val="22"/>
            <w:szCs w:val="22"/>
          </w:rPr>
          <w:t xml:space="preserve"> </w:t>
        </w:r>
        <w:r w:rsidRPr="00743EE9">
          <w:rPr>
            <w:rFonts w:ascii="Arial" w:hAnsi="Arial" w:cs="Arial"/>
            <w:sz w:val="22"/>
            <w:szCs w:val="22"/>
          </w:rPr>
          <w:t>c</w:t>
        </w:r>
        <w:r w:rsidRPr="00E80C74">
          <w:rPr>
            <w:rFonts w:ascii="Arial" w:hAnsi="Arial" w:cs="Arial"/>
            <w:sz w:val="22"/>
            <w:szCs w:val="22"/>
          </w:rPr>
          <w:t>u</w:t>
        </w:r>
        <w:r w:rsidRPr="00743EE9">
          <w:rPr>
            <w:rFonts w:ascii="Arial" w:hAnsi="Arial" w:cs="Arial"/>
            <w:sz w:val="22"/>
            <w:szCs w:val="22"/>
          </w:rPr>
          <w:t>en</w:t>
        </w:r>
        <w:r w:rsidRPr="00E80C74">
          <w:rPr>
            <w:rFonts w:ascii="Arial" w:hAnsi="Arial" w:cs="Arial"/>
            <w:sz w:val="22"/>
            <w:szCs w:val="22"/>
          </w:rPr>
          <w:t>c</w:t>
        </w:r>
        <w:r w:rsidRPr="00743EE9">
          <w:rPr>
            <w:rFonts w:ascii="Arial" w:hAnsi="Arial" w:cs="Arial"/>
            <w:sz w:val="22"/>
            <w:szCs w:val="22"/>
          </w:rPr>
          <w:t>as</w:t>
        </w:r>
        <w:r w:rsidRPr="00E80C74">
          <w:rPr>
            <w:rFonts w:ascii="Arial" w:hAnsi="Arial" w:cs="Arial"/>
            <w:sz w:val="22"/>
            <w:szCs w:val="22"/>
          </w:rPr>
          <w:t xml:space="preserve"> </w:t>
        </w:r>
        <w:r w:rsidRPr="00743EE9">
          <w:rPr>
            <w:rFonts w:ascii="Arial" w:hAnsi="Arial" w:cs="Arial"/>
            <w:sz w:val="22"/>
            <w:szCs w:val="22"/>
          </w:rPr>
          <w:t>h</w:t>
        </w:r>
        <w:r w:rsidRPr="00E80C74">
          <w:rPr>
            <w:rFonts w:ascii="Arial" w:hAnsi="Arial" w:cs="Arial"/>
            <w:sz w:val="22"/>
            <w:szCs w:val="22"/>
          </w:rPr>
          <w:t>i</w:t>
        </w:r>
        <w:r w:rsidRPr="00743EE9">
          <w:rPr>
            <w:rFonts w:ascii="Arial" w:hAnsi="Arial" w:cs="Arial"/>
            <w:sz w:val="22"/>
            <w:szCs w:val="22"/>
          </w:rPr>
          <w:t>d</w:t>
        </w:r>
        <w:r w:rsidRPr="00E80C74">
          <w:rPr>
            <w:rFonts w:ascii="Arial" w:hAnsi="Arial" w:cs="Arial"/>
            <w:sz w:val="22"/>
            <w:szCs w:val="22"/>
          </w:rPr>
          <w:t>r</w:t>
        </w:r>
        <w:r w:rsidRPr="00743EE9">
          <w:rPr>
            <w:rFonts w:ascii="Arial" w:hAnsi="Arial" w:cs="Arial"/>
            <w:sz w:val="22"/>
            <w:szCs w:val="22"/>
          </w:rPr>
          <w:t>o</w:t>
        </w:r>
        <w:r w:rsidRPr="00E80C74">
          <w:rPr>
            <w:rFonts w:ascii="Arial" w:hAnsi="Arial" w:cs="Arial"/>
            <w:sz w:val="22"/>
            <w:szCs w:val="22"/>
          </w:rPr>
          <w:t>gr</w:t>
        </w:r>
        <w:r w:rsidRPr="00743EE9">
          <w:rPr>
            <w:rFonts w:ascii="Arial" w:hAnsi="Arial" w:cs="Arial"/>
            <w:sz w:val="22"/>
            <w:szCs w:val="22"/>
          </w:rPr>
          <w:t>á</w:t>
        </w:r>
        <w:r w:rsidRPr="00E80C74">
          <w:rPr>
            <w:rFonts w:ascii="Arial" w:hAnsi="Arial" w:cs="Arial"/>
            <w:sz w:val="22"/>
            <w:szCs w:val="22"/>
          </w:rPr>
          <w:t>fi</w:t>
        </w:r>
        <w:r w:rsidRPr="00743EE9">
          <w:rPr>
            <w:rFonts w:ascii="Arial" w:hAnsi="Arial" w:cs="Arial"/>
            <w:sz w:val="22"/>
            <w:szCs w:val="22"/>
          </w:rPr>
          <w:t>cas</w:t>
        </w:r>
        <w:r w:rsidRPr="00E80C74">
          <w:rPr>
            <w:rFonts w:ascii="Arial" w:hAnsi="Arial" w:cs="Arial"/>
            <w:sz w:val="22"/>
            <w:szCs w:val="22"/>
          </w:rPr>
          <w:t xml:space="preserve"> bajo el </w:t>
        </w:r>
        <w:r>
          <w:rPr>
            <w:rFonts w:ascii="Arial" w:hAnsi="Arial" w:cs="Arial"/>
            <w:sz w:val="22"/>
            <w:szCs w:val="22"/>
          </w:rPr>
          <w:t>software libre</w:t>
        </w:r>
        <w:r w:rsidRPr="00E80C74">
          <w:rPr>
            <w:rFonts w:ascii="Arial" w:hAnsi="Arial" w:cs="Arial"/>
            <w:sz w:val="22"/>
            <w:szCs w:val="22"/>
          </w:rPr>
          <w:t xml:space="preserve"> QGis, </w:t>
        </w:r>
        <w:r>
          <w:rPr>
            <w:rFonts w:ascii="Arial" w:hAnsi="Arial" w:cs="Arial"/>
            <w:sz w:val="22"/>
            <w:szCs w:val="22"/>
          </w:rPr>
          <w:t>con el fin de que sea</w:t>
        </w:r>
        <w:r w:rsidRPr="00E80C74">
          <w:rPr>
            <w:rFonts w:ascii="Arial" w:hAnsi="Arial" w:cs="Arial"/>
            <w:sz w:val="22"/>
            <w:szCs w:val="22"/>
          </w:rPr>
          <w:t xml:space="preserve"> </w:t>
        </w:r>
        <w:r w:rsidRPr="00743EE9">
          <w:rPr>
            <w:rFonts w:ascii="Arial" w:hAnsi="Arial" w:cs="Arial"/>
            <w:sz w:val="22"/>
            <w:szCs w:val="22"/>
          </w:rPr>
          <w:t>utilizada</w:t>
        </w:r>
        <w:r w:rsidRPr="00E80C74">
          <w:rPr>
            <w:rFonts w:ascii="Arial" w:hAnsi="Arial" w:cs="Arial"/>
            <w:sz w:val="22"/>
            <w:szCs w:val="22"/>
          </w:rPr>
          <w:t xml:space="preserve"> </w:t>
        </w:r>
        <w:r w:rsidRPr="00743EE9">
          <w:rPr>
            <w:rFonts w:ascii="Arial" w:hAnsi="Arial" w:cs="Arial"/>
            <w:sz w:val="22"/>
            <w:szCs w:val="22"/>
          </w:rPr>
          <w:t>por</w:t>
        </w:r>
        <w:r w:rsidRPr="00E80C74">
          <w:rPr>
            <w:rFonts w:ascii="Arial" w:hAnsi="Arial" w:cs="Arial"/>
            <w:sz w:val="22"/>
            <w:szCs w:val="22"/>
          </w:rPr>
          <w:t xml:space="preserve"> l</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co</w:t>
        </w:r>
        <w:r w:rsidRPr="00E80C74">
          <w:rPr>
            <w:rFonts w:ascii="Arial" w:hAnsi="Arial" w:cs="Arial"/>
            <w:sz w:val="22"/>
            <w:szCs w:val="22"/>
          </w:rPr>
          <w:t>m</w:t>
        </w:r>
        <w:r w:rsidRPr="00743EE9">
          <w:rPr>
            <w:rFonts w:ascii="Arial" w:hAnsi="Arial" w:cs="Arial"/>
            <w:sz w:val="22"/>
            <w:szCs w:val="22"/>
          </w:rPr>
          <w:t>un</w:t>
        </w:r>
        <w:r w:rsidRPr="00E80C74">
          <w:rPr>
            <w:rFonts w:ascii="Arial" w:hAnsi="Arial" w:cs="Arial"/>
            <w:sz w:val="22"/>
            <w:szCs w:val="22"/>
          </w:rPr>
          <w:t>i</w:t>
        </w:r>
        <w:r w:rsidRPr="00743EE9">
          <w:rPr>
            <w:rFonts w:ascii="Arial" w:hAnsi="Arial" w:cs="Arial"/>
            <w:sz w:val="22"/>
            <w:szCs w:val="22"/>
          </w:rPr>
          <w:t>dad</w:t>
        </w:r>
        <w:r w:rsidRPr="00E80C74">
          <w:rPr>
            <w:rFonts w:ascii="Arial" w:hAnsi="Arial" w:cs="Arial"/>
            <w:sz w:val="22"/>
            <w:szCs w:val="22"/>
          </w:rPr>
          <w:t xml:space="preserve"> </w:t>
        </w:r>
        <w:r w:rsidRPr="00743EE9">
          <w:rPr>
            <w:rFonts w:ascii="Arial" w:hAnsi="Arial" w:cs="Arial"/>
            <w:sz w:val="22"/>
            <w:szCs w:val="22"/>
          </w:rPr>
          <w:t xml:space="preserve">académica y de gestión de los recursos suelo-agua-vegetación, y </w:t>
        </w:r>
        <w:r w:rsidRPr="00E80C74">
          <w:rPr>
            <w:rFonts w:ascii="Arial" w:hAnsi="Arial" w:cs="Arial"/>
            <w:sz w:val="22"/>
            <w:szCs w:val="22"/>
          </w:rPr>
          <w:t>l</w:t>
        </w:r>
        <w:r w:rsidRPr="00743EE9">
          <w:rPr>
            <w:rFonts w:ascii="Arial" w:hAnsi="Arial" w:cs="Arial"/>
            <w:sz w:val="22"/>
            <w:szCs w:val="22"/>
          </w:rPr>
          <w:t>a</w:t>
        </w:r>
        <w:r w:rsidRPr="00E80C74">
          <w:rPr>
            <w:rFonts w:ascii="Arial" w:hAnsi="Arial" w:cs="Arial"/>
            <w:sz w:val="22"/>
            <w:szCs w:val="22"/>
          </w:rPr>
          <w:t xml:space="preserve"> </w:t>
        </w:r>
        <w:r w:rsidRPr="00743EE9">
          <w:rPr>
            <w:rFonts w:ascii="Arial" w:hAnsi="Arial" w:cs="Arial"/>
            <w:sz w:val="22"/>
            <w:szCs w:val="22"/>
          </w:rPr>
          <w:t>p</w:t>
        </w:r>
        <w:r w:rsidRPr="00E80C74">
          <w:rPr>
            <w:rFonts w:ascii="Arial" w:hAnsi="Arial" w:cs="Arial"/>
            <w:sz w:val="22"/>
            <w:szCs w:val="22"/>
          </w:rPr>
          <w:t>rot</w:t>
        </w:r>
        <w:r w:rsidRPr="00743EE9">
          <w:rPr>
            <w:rFonts w:ascii="Arial" w:hAnsi="Arial" w:cs="Arial"/>
            <w:sz w:val="22"/>
            <w:szCs w:val="22"/>
          </w:rPr>
          <w:t>ecc</w:t>
        </w:r>
        <w:r w:rsidRPr="00E80C74">
          <w:rPr>
            <w:rFonts w:ascii="Arial" w:hAnsi="Arial" w:cs="Arial"/>
            <w:sz w:val="22"/>
            <w:szCs w:val="22"/>
          </w:rPr>
          <w:t>i</w:t>
        </w:r>
        <w:r w:rsidRPr="00743EE9">
          <w:rPr>
            <w:rFonts w:ascii="Arial" w:hAnsi="Arial" w:cs="Arial"/>
            <w:sz w:val="22"/>
            <w:szCs w:val="22"/>
          </w:rPr>
          <w:t>ón y conservación</w:t>
        </w:r>
        <w:r w:rsidRPr="00E80C74">
          <w:rPr>
            <w:rFonts w:ascii="Arial" w:hAnsi="Arial" w:cs="Arial"/>
            <w:sz w:val="22"/>
            <w:szCs w:val="22"/>
          </w:rPr>
          <w:t xml:space="preserve"> d</w:t>
        </w:r>
        <w:r w:rsidRPr="00743EE9">
          <w:rPr>
            <w:rFonts w:ascii="Arial" w:hAnsi="Arial" w:cs="Arial"/>
            <w:sz w:val="22"/>
            <w:szCs w:val="22"/>
          </w:rPr>
          <w:t>e</w:t>
        </w:r>
        <w:r w:rsidRPr="00E80C74">
          <w:rPr>
            <w:rFonts w:ascii="Arial" w:hAnsi="Arial" w:cs="Arial"/>
            <w:sz w:val="22"/>
            <w:szCs w:val="22"/>
          </w:rPr>
          <w:t xml:space="preserve"> r</w:t>
        </w:r>
        <w:r w:rsidRPr="00743EE9">
          <w:rPr>
            <w:rFonts w:ascii="Arial" w:hAnsi="Arial" w:cs="Arial"/>
            <w:sz w:val="22"/>
            <w:szCs w:val="22"/>
          </w:rPr>
          <w:t>ec</w:t>
        </w:r>
        <w:r w:rsidRPr="00E80C74">
          <w:rPr>
            <w:rFonts w:ascii="Arial" w:hAnsi="Arial" w:cs="Arial"/>
            <w:sz w:val="22"/>
            <w:szCs w:val="22"/>
          </w:rPr>
          <w:t>ur</w:t>
        </w:r>
        <w:r w:rsidRPr="00743EE9">
          <w:rPr>
            <w:rFonts w:ascii="Arial" w:hAnsi="Arial" w:cs="Arial"/>
            <w:sz w:val="22"/>
            <w:szCs w:val="22"/>
          </w:rPr>
          <w:t>sos,</w:t>
        </w:r>
        <w:r w:rsidRPr="00E80C74">
          <w:rPr>
            <w:rFonts w:ascii="Arial" w:hAnsi="Arial" w:cs="Arial"/>
            <w:sz w:val="22"/>
            <w:szCs w:val="22"/>
          </w:rPr>
          <w:t xml:space="preserve"> su </w:t>
        </w:r>
        <w:r w:rsidRPr="00743EE9">
          <w:rPr>
            <w:rFonts w:ascii="Arial" w:hAnsi="Arial" w:cs="Arial"/>
            <w:sz w:val="22"/>
            <w:szCs w:val="22"/>
          </w:rPr>
          <w:t>d</w:t>
        </w:r>
        <w:r w:rsidRPr="00E80C74">
          <w:rPr>
            <w:rFonts w:ascii="Arial" w:hAnsi="Arial" w:cs="Arial"/>
            <w:sz w:val="22"/>
            <w:szCs w:val="22"/>
          </w:rPr>
          <w:t>i</w:t>
        </w:r>
        <w:r w:rsidRPr="00743EE9">
          <w:rPr>
            <w:rFonts w:ascii="Arial" w:hAnsi="Arial" w:cs="Arial"/>
            <w:sz w:val="22"/>
            <w:szCs w:val="22"/>
          </w:rPr>
          <w:t>spo</w:t>
        </w:r>
        <w:r w:rsidRPr="00E80C74">
          <w:rPr>
            <w:rFonts w:ascii="Arial" w:hAnsi="Arial" w:cs="Arial"/>
            <w:sz w:val="22"/>
            <w:szCs w:val="22"/>
          </w:rPr>
          <w:t>nibili</w:t>
        </w:r>
        <w:r w:rsidRPr="00743EE9">
          <w:rPr>
            <w:rFonts w:ascii="Arial" w:hAnsi="Arial" w:cs="Arial"/>
            <w:sz w:val="22"/>
            <w:szCs w:val="22"/>
          </w:rPr>
          <w:t>dad</w:t>
        </w:r>
        <w:r w:rsidRPr="00E80C74">
          <w:rPr>
            <w:rFonts w:ascii="Arial" w:hAnsi="Arial" w:cs="Arial"/>
            <w:sz w:val="22"/>
            <w:szCs w:val="22"/>
          </w:rPr>
          <w:t xml:space="preserve"> </w:t>
        </w:r>
        <w:r w:rsidRPr="00743EE9">
          <w:rPr>
            <w:rFonts w:ascii="Arial" w:hAnsi="Arial" w:cs="Arial"/>
            <w:sz w:val="22"/>
            <w:szCs w:val="22"/>
          </w:rPr>
          <w:t xml:space="preserve">y </w:t>
        </w:r>
        <w:r w:rsidRPr="00E80C74">
          <w:rPr>
            <w:rFonts w:ascii="Arial" w:hAnsi="Arial" w:cs="Arial"/>
            <w:sz w:val="22"/>
            <w:szCs w:val="22"/>
          </w:rPr>
          <w:t>g</w:t>
        </w:r>
        <w:r w:rsidRPr="00743EE9">
          <w:rPr>
            <w:rFonts w:ascii="Arial" w:hAnsi="Arial" w:cs="Arial"/>
            <w:sz w:val="22"/>
            <w:szCs w:val="22"/>
          </w:rPr>
          <w:t>e</w:t>
        </w:r>
        <w:r w:rsidRPr="00E80C74">
          <w:rPr>
            <w:rFonts w:ascii="Arial" w:hAnsi="Arial" w:cs="Arial"/>
            <w:sz w:val="22"/>
            <w:szCs w:val="22"/>
          </w:rPr>
          <w:t>sti</w:t>
        </w:r>
        <w:r w:rsidRPr="00743EE9">
          <w:rPr>
            <w:rFonts w:ascii="Arial" w:hAnsi="Arial" w:cs="Arial"/>
            <w:sz w:val="22"/>
            <w:szCs w:val="22"/>
          </w:rPr>
          <w:t xml:space="preserve">ón </w:t>
        </w:r>
        <w:r w:rsidRPr="00E80C74">
          <w:rPr>
            <w:rFonts w:ascii="Arial" w:hAnsi="Arial" w:cs="Arial"/>
            <w:sz w:val="22"/>
            <w:szCs w:val="22"/>
          </w:rPr>
          <w:t>am</w:t>
        </w:r>
        <w:r w:rsidRPr="00743EE9">
          <w:rPr>
            <w:rFonts w:ascii="Arial" w:hAnsi="Arial" w:cs="Arial"/>
            <w:sz w:val="22"/>
            <w:szCs w:val="22"/>
          </w:rPr>
          <w:t>b</w:t>
        </w:r>
        <w:r w:rsidRPr="00E80C74">
          <w:rPr>
            <w:rFonts w:ascii="Arial" w:hAnsi="Arial" w:cs="Arial"/>
            <w:sz w:val="22"/>
            <w:szCs w:val="22"/>
          </w:rPr>
          <w:t>i</w:t>
        </w:r>
        <w:r w:rsidRPr="00743EE9">
          <w:rPr>
            <w:rFonts w:ascii="Arial" w:hAnsi="Arial" w:cs="Arial"/>
            <w:sz w:val="22"/>
            <w:szCs w:val="22"/>
          </w:rPr>
          <w:t>en</w:t>
        </w:r>
        <w:r w:rsidRPr="00E80C74">
          <w:rPr>
            <w:rFonts w:ascii="Arial" w:hAnsi="Arial" w:cs="Arial"/>
            <w:sz w:val="22"/>
            <w:szCs w:val="22"/>
          </w:rPr>
          <w:t>t</w:t>
        </w:r>
        <w:r w:rsidRPr="00743EE9">
          <w:rPr>
            <w:rFonts w:ascii="Arial" w:hAnsi="Arial" w:cs="Arial"/>
            <w:sz w:val="22"/>
            <w:szCs w:val="22"/>
          </w:rPr>
          <w:t>a</w:t>
        </w:r>
        <w:r w:rsidRPr="00E80C74">
          <w:rPr>
            <w:rFonts w:ascii="Arial" w:hAnsi="Arial" w:cs="Arial"/>
            <w:sz w:val="22"/>
            <w:szCs w:val="22"/>
          </w:rPr>
          <w:t>l</w:t>
        </w:r>
        <w:r w:rsidRPr="00743EE9">
          <w:rPr>
            <w:rFonts w:ascii="Arial" w:hAnsi="Arial" w:cs="Arial"/>
            <w:sz w:val="22"/>
            <w:szCs w:val="22"/>
          </w:rPr>
          <w:t>.</w:t>
        </w:r>
        <w:r w:rsidRPr="00E80C74">
          <w:rPr>
            <w:rFonts w:ascii="Arial" w:hAnsi="Arial" w:cs="Arial"/>
            <w:sz w:val="22"/>
            <w:szCs w:val="22"/>
          </w:rPr>
          <w:t xml:space="preserve"> </w:t>
        </w:r>
      </w:ins>
    </w:p>
    <w:p w14:paraId="326309E5" w14:textId="62CBDADD" w:rsidR="004759E9" w:rsidRDefault="004759E9" w:rsidP="004759E9">
      <w:pPr>
        <w:spacing w:before="100" w:beforeAutospacing="1" w:after="100" w:afterAutospacing="1"/>
        <w:jc w:val="both"/>
        <w:rPr>
          <w:ins w:id="2191" w:author="FERNANDA GASPARI" w:date="2021-10-29T11:43:00Z"/>
          <w:rFonts w:ascii="Arial" w:hAnsi="Arial" w:cs="Arial"/>
          <w:sz w:val="22"/>
          <w:szCs w:val="22"/>
        </w:rPr>
      </w:pPr>
      <w:ins w:id="2192" w:author="FERNANDA GASPARI" w:date="2021-10-29T11:39:00Z">
        <w:r>
          <w:rPr>
            <w:rFonts w:ascii="Arial" w:hAnsi="Arial" w:cs="Arial"/>
            <w:sz w:val="22"/>
            <w:szCs w:val="22"/>
          </w:rPr>
          <w:t>A</w:t>
        </w:r>
        <w:r w:rsidRPr="007D1B7C">
          <w:rPr>
            <w:rFonts w:ascii="Arial" w:hAnsi="Arial" w:cs="Arial"/>
            <w:sz w:val="22"/>
            <w:szCs w:val="22"/>
          </w:rPr>
          <w:t>ctualmente</w:t>
        </w:r>
        <w:r>
          <w:rPr>
            <w:rFonts w:ascii="Arial" w:hAnsi="Arial" w:cs="Arial"/>
            <w:sz w:val="22"/>
            <w:szCs w:val="22"/>
          </w:rPr>
          <w:t xml:space="preserve">, </w:t>
        </w:r>
        <w:r w:rsidRPr="004759E9">
          <w:rPr>
            <w:rFonts w:ascii="Arial" w:hAnsi="Arial" w:cs="Arial"/>
            <w:b/>
            <w:bCs/>
            <w:sz w:val="22"/>
            <w:szCs w:val="22"/>
          </w:rPr>
          <w:t>GeoQ</w:t>
        </w:r>
        <w:r w:rsidRPr="007D1B7C">
          <w:rPr>
            <w:rFonts w:ascii="Arial" w:hAnsi="Arial" w:cs="Arial"/>
            <w:sz w:val="22"/>
            <w:szCs w:val="22"/>
          </w:rPr>
          <w:t xml:space="preserve"> </w:t>
        </w:r>
      </w:ins>
      <w:ins w:id="2193" w:author="FERNANDA GASPARI" w:date="2021-10-29T11:42:00Z">
        <w:r>
          <w:rPr>
            <w:rFonts w:ascii="Arial" w:hAnsi="Arial" w:cs="Arial"/>
            <w:sz w:val="22"/>
            <w:szCs w:val="22"/>
          </w:rPr>
          <w:t xml:space="preserve">en su primera versión, </w:t>
        </w:r>
      </w:ins>
      <w:ins w:id="2194" w:author="FERNANDA GASPARI" w:date="2021-10-29T11:39:00Z">
        <w:r>
          <w:rPr>
            <w:rFonts w:ascii="Arial" w:hAnsi="Arial" w:cs="Arial"/>
            <w:sz w:val="22"/>
            <w:szCs w:val="22"/>
          </w:rPr>
          <w:t>está diseñad</w:t>
        </w:r>
      </w:ins>
      <w:ins w:id="2195" w:author="FERNANDA GASPARI" w:date="2021-10-29T11:43:00Z">
        <w:r>
          <w:rPr>
            <w:rFonts w:ascii="Arial" w:hAnsi="Arial" w:cs="Arial"/>
            <w:sz w:val="22"/>
            <w:szCs w:val="22"/>
          </w:rPr>
          <w:t>o</w:t>
        </w:r>
      </w:ins>
      <w:ins w:id="2196" w:author="FERNANDA GASPARI" w:date="2021-10-29T11:39:00Z">
        <w:r>
          <w:rPr>
            <w:rFonts w:ascii="Arial" w:hAnsi="Arial" w:cs="Arial"/>
            <w:sz w:val="22"/>
            <w:szCs w:val="22"/>
          </w:rPr>
          <w:t xml:space="preserve"> </w:t>
        </w:r>
        <w:r w:rsidRPr="007D1B7C">
          <w:rPr>
            <w:rFonts w:ascii="Arial" w:hAnsi="Arial" w:cs="Arial"/>
            <w:sz w:val="22"/>
            <w:szCs w:val="22"/>
          </w:rPr>
          <w:t xml:space="preserve">para evaluar la escorrentía </w:t>
        </w:r>
      </w:ins>
      <w:ins w:id="2197" w:author="FERNANDA GASPARI" w:date="2021-10-29T11:43:00Z">
        <w:r>
          <w:rPr>
            <w:rFonts w:ascii="Arial" w:hAnsi="Arial" w:cs="Arial"/>
            <w:sz w:val="22"/>
            <w:szCs w:val="22"/>
          </w:rPr>
          <w:t xml:space="preserve">superficial </w:t>
        </w:r>
      </w:ins>
      <w:ins w:id="2198" w:author="FERNANDA GASPARI" w:date="2021-10-29T11:39:00Z">
        <w:r>
          <w:rPr>
            <w:rFonts w:ascii="Arial" w:hAnsi="Arial" w:cs="Arial"/>
            <w:sz w:val="22"/>
            <w:szCs w:val="22"/>
          </w:rPr>
          <w:t>con un único valor de precipitación para toda el área de una cuenca</w:t>
        </w:r>
      </w:ins>
      <w:ins w:id="2199" w:author="FERNANDA GASPARI" w:date="2021-10-29T11:42:00Z">
        <w:r>
          <w:rPr>
            <w:rFonts w:ascii="Arial" w:hAnsi="Arial" w:cs="Arial"/>
            <w:sz w:val="22"/>
            <w:szCs w:val="22"/>
          </w:rPr>
          <w:t xml:space="preserve"> hidrográfica</w:t>
        </w:r>
      </w:ins>
      <w:ins w:id="2200" w:author="FERNANDA GASPARI" w:date="2021-10-29T11:39:00Z">
        <w:r w:rsidRPr="007D1B7C">
          <w:rPr>
            <w:rFonts w:ascii="Arial" w:hAnsi="Arial" w:cs="Arial"/>
            <w:sz w:val="22"/>
            <w:szCs w:val="22"/>
          </w:rPr>
          <w:t xml:space="preserve">, </w:t>
        </w:r>
      </w:ins>
      <w:ins w:id="2201" w:author="FERNANDA GASPARI" w:date="2021-10-29T11:43:00Z">
        <w:r>
          <w:rPr>
            <w:rFonts w:ascii="Arial" w:hAnsi="Arial" w:cs="Arial"/>
            <w:sz w:val="22"/>
            <w:szCs w:val="22"/>
          </w:rPr>
          <w:t xml:space="preserve">y </w:t>
        </w:r>
      </w:ins>
      <w:ins w:id="2202" w:author="FERNANDA GASPARI" w:date="2021-10-29T11:39:00Z">
        <w:r w:rsidRPr="007D1B7C">
          <w:rPr>
            <w:rFonts w:ascii="Arial" w:hAnsi="Arial" w:cs="Arial"/>
            <w:sz w:val="22"/>
            <w:szCs w:val="22"/>
          </w:rPr>
          <w:t xml:space="preserve">se está trabajando en actualizaciones, para capturar datos </w:t>
        </w:r>
      </w:ins>
      <w:ins w:id="2203" w:author="FERNANDA GASPARI" w:date="2021-10-29T11:44:00Z">
        <w:r>
          <w:rPr>
            <w:rFonts w:ascii="Arial" w:hAnsi="Arial" w:cs="Arial"/>
            <w:sz w:val="22"/>
            <w:szCs w:val="22"/>
          </w:rPr>
          <w:t>pluviales</w:t>
        </w:r>
      </w:ins>
      <w:ins w:id="2204" w:author="FERNANDA GASPARI" w:date="2021-10-29T11:39:00Z">
        <w:r w:rsidRPr="007D1B7C">
          <w:rPr>
            <w:rFonts w:ascii="Arial" w:hAnsi="Arial" w:cs="Arial"/>
            <w:sz w:val="22"/>
            <w:szCs w:val="22"/>
          </w:rPr>
          <w:t xml:space="preserve"> de forma heterogénea por medio de imágenes </w:t>
        </w:r>
        <w:r>
          <w:rPr>
            <w:rFonts w:ascii="Arial" w:hAnsi="Arial" w:cs="Arial"/>
            <w:sz w:val="22"/>
            <w:szCs w:val="22"/>
          </w:rPr>
          <w:t xml:space="preserve">satelitales </w:t>
        </w:r>
        <w:r w:rsidRPr="007D1B7C">
          <w:rPr>
            <w:rFonts w:ascii="Arial" w:hAnsi="Arial" w:cs="Arial"/>
            <w:sz w:val="22"/>
            <w:szCs w:val="22"/>
          </w:rPr>
          <w:t xml:space="preserve">de precipitación. </w:t>
        </w:r>
        <w:r>
          <w:rPr>
            <w:rFonts w:ascii="Arial" w:hAnsi="Arial" w:cs="Arial"/>
            <w:sz w:val="22"/>
            <w:szCs w:val="22"/>
          </w:rPr>
          <w:t xml:space="preserve">Por ello, para futuros estudios se generará una versión de </w:t>
        </w:r>
        <w:r w:rsidRPr="004759E9">
          <w:rPr>
            <w:rFonts w:ascii="Arial" w:hAnsi="Arial" w:cs="Arial"/>
            <w:b/>
            <w:bCs/>
            <w:sz w:val="22"/>
            <w:szCs w:val="22"/>
          </w:rPr>
          <w:t>GeoQ</w:t>
        </w:r>
        <w:r>
          <w:rPr>
            <w:rFonts w:ascii="Arial" w:hAnsi="Arial" w:cs="Arial"/>
            <w:sz w:val="22"/>
            <w:szCs w:val="22"/>
          </w:rPr>
          <w:t xml:space="preserve"> para la modelización a partir de imágenes satelitales de precipitación, </w:t>
        </w:r>
      </w:ins>
      <w:ins w:id="2205" w:author="FERNANDA GASPARI" w:date="2021-10-29T11:44:00Z">
        <w:r>
          <w:rPr>
            <w:rFonts w:ascii="Arial" w:hAnsi="Arial" w:cs="Arial"/>
            <w:sz w:val="22"/>
            <w:szCs w:val="22"/>
          </w:rPr>
          <w:t xml:space="preserve">que </w:t>
        </w:r>
      </w:ins>
      <w:ins w:id="2206" w:author="FERNANDA GASPARI" w:date="2021-10-29T11:39:00Z">
        <w:r>
          <w:rPr>
            <w:rFonts w:ascii="Arial" w:hAnsi="Arial" w:cs="Arial"/>
            <w:sz w:val="22"/>
            <w:szCs w:val="22"/>
          </w:rPr>
          <w:t>brindará una mayor aproximación y distribución del fenómeno de lluvia-escorrentía en una cuenca hidrográfica.</w:t>
        </w:r>
      </w:ins>
    </w:p>
    <w:p w14:paraId="5BC18A9C" w14:textId="77777777" w:rsidR="004759E9" w:rsidRDefault="004759E9" w:rsidP="004759E9">
      <w:pPr>
        <w:spacing w:before="100" w:beforeAutospacing="1" w:after="100" w:afterAutospacing="1"/>
        <w:jc w:val="both"/>
        <w:rPr>
          <w:ins w:id="2207" w:author="FERNANDA GASPARI" w:date="2021-10-29T11:39:00Z"/>
          <w:rFonts w:ascii="Arial" w:hAnsi="Arial" w:cs="Arial"/>
          <w:sz w:val="22"/>
          <w:szCs w:val="22"/>
        </w:rPr>
      </w:pPr>
    </w:p>
    <w:p w14:paraId="3D981BC0" w14:textId="39B15FD3" w:rsidR="00681E6F" w:rsidRPr="007B1BC2" w:rsidRDefault="00681E6F" w:rsidP="005553CC">
      <w:pPr>
        <w:pStyle w:val="Ttulo"/>
        <w:jc w:val="left"/>
        <w:rPr>
          <w:lang w:val="es-AR"/>
        </w:rPr>
      </w:pPr>
      <w:r w:rsidRPr="007B1BC2">
        <w:rPr>
          <w:lang w:val="es-AR"/>
        </w:rPr>
        <w:t>Bibliografía</w:t>
      </w:r>
    </w:p>
    <w:p w14:paraId="28B63AB5" w14:textId="4CEBEA53" w:rsidR="0036654C" w:rsidRPr="003E3806" w:rsidRDefault="00070E30" w:rsidP="0036654C">
      <w:pPr>
        <w:widowControl w:val="0"/>
        <w:autoSpaceDE w:val="0"/>
        <w:autoSpaceDN w:val="0"/>
        <w:adjustRightInd w:val="0"/>
        <w:ind w:left="480" w:hanging="480"/>
        <w:rPr>
          <w:rFonts w:ascii="Arial" w:hAnsi="Arial" w:cs="Arial"/>
          <w:noProof/>
          <w:sz w:val="22"/>
          <w:lang w:val="en-US"/>
        </w:rPr>
      </w:pPr>
      <w:r w:rsidRPr="00531A3E">
        <w:rPr>
          <w:rFonts w:ascii="Arial" w:hAnsi="Arial" w:cs="Arial"/>
          <w:sz w:val="22"/>
          <w:szCs w:val="22"/>
          <w:lang w:val="es-AR"/>
        </w:rPr>
        <w:fldChar w:fldCharType="begin" w:fldLock="1"/>
      </w:r>
      <w:r w:rsidRPr="00531A3E">
        <w:rPr>
          <w:rFonts w:ascii="Arial" w:hAnsi="Arial" w:cs="Arial"/>
          <w:sz w:val="22"/>
          <w:szCs w:val="22"/>
          <w:lang w:val="es-AR"/>
        </w:rPr>
        <w:instrText xml:space="preserve">ADDIN Mendeley Bibliography CSL_BIBLIOGRAPHY </w:instrText>
      </w:r>
      <w:r w:rsidRPr="00531A3E">
        <w:rPr>
          <w:rFonts w:ascii="Arial" w:hAnsi="Arial" w:cs="Arial"/>
          <w:sz w:val="22"/>
          <w:szCs w:val="22"/>
          <w:lang w:val="es-AR"/>
        </w:rPr>
        <w:fldChar w:fldCharType="separate"/>
      </w:r>
      <w:r w:rsidR="0036654C" w:rsidRPr="0036654C">
        <w:rPr>
          <w:rFonts w:ascii="Arial" w:hAnsi="Arial" w:cs="Arial"/>
          <w:noProof/>
          <w:sz w:val="22"/>
        </w:rPr>
        <w:t xml:space="preserve">Aguayo, M. I., Wiegand, T., Azócar, G. D., Wiegand, K., </w:t>
      </w:r>
      <w:r w:rsidR="008A5196">
        <w:rPr>
          <w:rFonts w:ascii="Arial" w:hAnsi="Arial" w:cs="Arial"/>
          <w:noProof/>
          <w:sz w:val="22"/>
        </w:rPr>
        <w:t>y</w:t>
      </w:r>
      <w:r w:rsidR="0036654C" w:rsidRPr="0036654C">
        <w:rPr>
          <w:rFonts w:ascii="Arial" w:hAnsi="Arial" w:cs="Arial"/>
          <w:noProof/>
          <w:sz w:val="22"/>
        </w:rPr>
        <w:t xml:space="preserve"> Vega, C. E. (2007). </w:t>
      </w:r>
      <w:r w:rsidR="0036654C" w:rsidRPr="003E3806">
        <w:rPr>
          <w:rFonts w:ascii="Arial" w:hAnsi="Arial" w:cs="Arial"/>
          <w:noProof/>
          <w:sz w:val="22"/>
          <w:lang w:val="en-US"/>
        </w:rPr>
        <w:t xml:space="preserve">Revealing the driving forces of mid-cities urban growth patterns using spatial modeling: a case study of Los Ángeles, Chile. </w:t>
      </w:r>
      <w:r w:rsidR="0036654C" w:rsidRPr="003E3806">
        <w:rPr>
          <w:rFonts w:ascii="Arial" w:hAnsi="Arial" w:cs="Arial"/>
          <w:i/>
          <w:iCs/>
          <w:noProof/>
          <w:sz w:val="22"/>
          <w:lang w:val="en-US"/>
        </w:rPr>
        <w:t>Ecology and Society</w:t>
      </w:r>
      <w:r w:rsidR="0036654C" w:rsidRPr="003E3806">
        <w:rPr>
          <w:rFonts w:ascii="Arial" w:hAnsi="Arial" w:cs="Arial"/>
          <w:noProof/>
          <w:sz w:val="22"/>
          <w:lang w:val="en-US"/>
        </w:rPr>
        <w:t xml:space="preserve">, </w:t>
      </w:r>
      <w:r w:rsidR="0036654C" w:rsidRPr="003E3806">
        <w:rPr>
          <w:rFonts w:ascii="Arial" w:hAnsi="Arial" w:cs="Arial"/>
          <w:i/>
          <w:iCs/>
          <w:noProof/>
          <w:sz w:val="22"/>
          <w:lang w:val="en-US"/>
        </w:rPr>
        <w:t>12</w:t>
      </w:r>
      <w:r w:rsidR="0036654C" w:rsidRPr="003E3806">
        <w:rPr>
          <w:rFonts w:ascii="Arial" w:hAnsi="Arial" w:cs="Arial"/>
          <w:noProof/>
          <w:sz w:val="22"/>
          <w:lang w:val="en-US"/>
        </w:rPr>
        <w:t>(1).</w:t>
      </w:r>
    </w:p>
    <w:p w14:paraId="71F6F291" w14:textId="5CC78ED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Chow, V. Te, Maidment, D. R., Mays, L. W., Saldarriaga, J. G., </w:t>
      </w:r>
      <w:r w:rsidR="008A5196" w:rsidRPr="003E3806">
        <w:rPr>
          <w:rFonts w:ascii="Arial" w:hAnsi="Arial" w:cs="Arial"/>
          <w:noProof/>
          <w:sz w:val="22"/>
          <w:lang w:val="en-US"/>
        </w:rPr>
        <w:t>y</w:t>
      </w:r>
      <w:r w:rsidRPr="003E3806">
        <w:rPr>
          <w:rFonts w:ascii="Arial" w:hAnsi="Arial" w:cs="Arial"/>
          <w:noProof/>
          <w:sz w:val="22"/>
          <w:lang w:val="en-US"/>
        </w:rPr>
        <w:t xml:space="preserve"> Santos G., G. R. (1994). </w:t>
      </w:r>
      <w:r w:rsidRPr="0036654C">
        <w:rPr>
          <w:rFonts w:ascii="Arial" w:hAnsi="Arial" w:cs="Arial"/>
          <w:noProof/>
          <w:sz w:val="22"/>
        </w:rPr>
        <w:t xml:space="preserve">Hidrología Aplicada. In </w:t>
      </w:r>
      <w:r w:rsidRPr="0036654C">
        <w:rPr>
          <w:rFonts w:ascii="Arial" w:hAnsi="Arial" w:cs="Arial"/>
          <w:i/>
          <w:iCs/>
          <w:noProof/>
          <w:sz w:val="22"/>
        </w:rPr>
        <w:t>Bogotá, Colombia</w:t>
      </w:r>
      <w:r w:rsidRPr="0036654C">
        <w:rPr>
          <w:rFonts w:ascii="Arial" w:hAnsi="Arial" w:cs="Arial"/>
          <w:noProof/>
          <w:sz w:val="22"/>
        </w:rPr>
        <w:t>. McGraw-Hill.</w:t>
      </w:r>
    </w:p>
    <w:p w14:paraId="29C48E97" w14:textId="495003F3"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de Antueno, L., Gaspari, F. J., </w:t>
      </w:r>
      <w:r w:rsidR="008A5196">
        <w:rPr>
          <w:rFonts w:ascii="Arial" w:hAnsi="Arial" w:cs="Arial"/>
          <w:noProof/>
          <w:sz w:val="22"/>
        </w:rPr>
        <w:t>y</w:t>
      </w:r>
      <w:r w:rsidRPr="0036654C">
        <w:rPr>
          <w:rFonts w:ascii="Arial" w:hAnsi="Arial" w:cs="Arial"/>
          <w:noProof/>
          <w:sz w:val="22"/>
        </w:rPr>
        <w:t xml:space="preserve"> Guaraca, A. G. (2020). Análisis del efecto del cambio en el uso del suelo sobre el escurrimiento en la cuenca alta del río Sauce Chico, Argentina. </w:t>
      </w:r>
      <w:r w:rsidRPr="0036654C">
        <w:rPr>
          <w:rFonts w:ascii="Arial" w:hAnsi="Arial" w:cs="Arial"/>
          <w:i/>
          <w:iCs/>
          <w:noProof/>
          <w:sz w:val="22"/>
        </w:rPr>
        <w:t>Revista Estudios Ambientales-Environmental Studies Journal</w:t>
      </w:r>
      <w:r w:rsidRPr="0036654C">
        <w:rPr>
          <w:rFonts w:ascii="Arial" w:hAnsi="Arial" w:cs="Arial"/>
          <w:noProof/>
          <w:sz w:val="22"/>
        </w:rPr>
        <w:t xml:space="preserve">, </w:t>
      </w:r>
      <w:r w:rsidRPr="0036654C">
        <w:rPr>
          <w:rFonts w:ascii="Arial" w:hAnsi="Arial" w:cs="Arial"/>
          <w:i/>
          <w:iCs/>
          <w:noProof/>
          <w:sz w:val="22"/>
        </w:rPr>
        <w:t>8</w:t>
      </w:r>
      <w:r w:rsidRPr="0036654C">
        <w:rPr>
          <w:rFonts w:ascii="Arial" w:hAnsi="Arial" w:cs="Arial"/>
          <w:noProof/>
          <w:sz w:val="22"/>
        </w:rPr>
        <w:t>(1), 20–42.</w:t>
      </w:r>
    </w:p>
    <w:p w14:paraId="749EF3EB" w14:textId="29D66E0E"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Díaz, A. R., Delgado, M. I., </w:t>
      </w:r>
      <w:r w:rsidR="008A5196">
        <w:rPr>
          <w:rFonts w:ascii="Arial" w:hAnsi="Arial" w:cs="Arial"/>
          <w:noProof/>
          <w:sz w:val="22"/>
        </w:rPr>
        <w:t>y</w:t>
      </w:r>
      <w:r w:rsidRPr="0036654C">
        <w:rPr>
          <w:rFonts w:ascii="Arial" w:hAnsi="Arial" w:cs="Arial"/>
          <w:noProof/>
          <w:sz w:val="22"/>
        </w:rPr>
        <w:t xml:space="preserve"> Senisterra, G. E. (2015). Evaluación del Servicio Ambiental de provisión hídrica en cuencas hidrográficas del sudeste bonaerense . Argentina. </w:t>
      </w:r>
      <w:r w:rsidRPr="0036654C">
        <w:rPr>
          <w:rFonts w:ascii="Arial" w:hAnsi="Arial" w:cs="Arial"/>
          <w:i/>
          <w:iCs/>
          <w:noProof/>
          <w:sz w:val="22"/>
        </w:rPr>
        <w:t>Rev. Fac. Agron. La Plata</w:t>
      </w:r>
      <w:r w:rsidRPr="0036654C">
        <w:rPr>
          <w:rFonts w:ascii="Arial" w:hAnsi="Arial" w:cs="Arial"/>
          <w:noProof/>
          <w:sz w:val="22"/>
        </w:rPr>
        <w:t xml:space="preserve">, </w:t>
      </w:r>
      <w:r w:rsidRPr="0036654C">
        <w:rPr>
          <w:rFonts w:ascii="Arial" w:hAnsi="Arial" w:cs="Arial"/>
          <w:i/>
          <w:iCs/>
          <w:noProof/>
          <w:sz w:val="22"/>
        </w:rPr>
        <w:t>114</w:t>
      </w:r>
      <w:r w:rsidRPr="0036654C">
        <w:rPr>
          <w:rFonts w:ascii="Arial" w:hAnsi="Arial" w:cs="Arial"/>
          <w:noProof/>
          <w:sz w:val="22"/>
        </w:rPr>
        <w:t>(1), 214–221.</w:t>
      </w:r>
    </w:p>
    <w:p w14:paraId="11008000" w14:textId="77FE417A"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Díaz Gómez, A. R., </w:t>
      </w:r>
      <w:r w:rsidR="008A5196">
        <w:rPr>
          <w:rFonts w:ascii="Arial" w:hAnsi="Arial" w:cs="Arial"/>
          <w:noProof/>
          <w:sz w:val="22"/>
        </w:rPr>
        <w:t>y</w:t>
      </w:r>
      <w:r w:rsidRPr="0036654C">
        <w:rPr>
          <w:rFonts w:ascii="Arial" w:hAnsi="Arial" w:cs="Arial"/>
          <w:noProof/>
          <w:sz w:val="22"/>
        </w:rPr>
        <w:t xml:space="preserve"> Montealegre Medina, F. A. (2021). Variabilidad espacial del rendimiento hídrico ante el cambio de uso del suelo y escenarios pluviales en la cuenca alta del río Sauce Chico, Argentina. </w:t>
      </w:r>
      <w:r w:rsidRPr="0036654C">
        <w:rPr>
          <w:rFonts w:ascii="Arial" w:hAnsi="Arial" w:cs="Arial"/>
          <w:i/>
          <w:iCs/>
          <w:noProof/>
          <w:sz w:val="22"/>
        </w:rPr>
        <w:t>Tecnología y Ciencias Del Agua, ISSN-e 2007-2422, Vol. 12, N</w:t>
      </w:r>
      <w:r w:rsidRPr="0036654C">
        <w:rPr>
          <w:rFonts w:ascii="Arial" w:hAnsi="Arial" w:cs="Arial"/>
          <w:i/>
          <w:iCs/>
          <w:noProof/>
          <w:sz w:val="22"/>
          <w:vertAlign w:val="superscript"/>
        </w:rPr>
        <w:t>o</w:t>
      </w:r>
      <w:r w:rsidRPr="0036654C">
        <w:rPr>
          <w:rFonts w:ascii="Arial" w:hAnsi="Arial" w:cs="Arial"/>
          <w:i/>
          <w:iCs/>
          <w:noProof/>
          <w:sz w:val="22"/>
        </w:rPr>
        <w:t>. 1, 2021 (Ejemplar Dedicado a: Enero-Febrero), Págs. 74-112</w:t>
      </w:r>
      <w:r w:rsidRPr="0036654C">
        <w:rPr>
          <w:rFonts w:ascii="Arial" w:hAnsi="Arial" w:cs="Arial"/>
          <w:noProof/>
          <w:sz w:val="22"/>
        </w:rPr>
        <w:t xml:space="preserve">, </w:t>
      </w:r>
      <w:r w:rsidRPr="0036654C">
        <w:rPr>
          <w:rFonts w:ascii="Arial" w:hAnsi="Arial" w:cs="Arial"/>
          <w:i/>
          <w:iCs/>
          <w:noProof/>
          <w:sz w:val="22"/>
        </w:rPr>
        <w:t>12</w:t>
      </w:r>
      <w:r w:rsidRPr="0036654C">
        <w:rPr>
          <w:rFonts w:ascii="Arial" w:hAnsi="Arial" w:cs="Arial"/>
          <w:noProof/>
          <w:sz w:val="22"/>
        </w:rPr>
        <w:t>(1), 74–112. https://dialnet.unirioja.es/servlet/articulo?codigo=7708827</w:t>
      </w:r>
      <w:r w:rsidR="008A5196">
        <w:rPr>
          <w:rFonts w:ascii="Arial" w:hAnsi="Arial" w:cs="Arial"/>
          <w:noProof/>
          <w:sz w:val="22"/>
        </w:rPr>
        <w:t>y</w:t>
      </w:r>
      <w:r w:rsidRPr="0036654C">
        <w:rPr>
          <w:rFonts w:ascii="Arial" w:hAnsi="Arial" w:cs="Arial"/>
          <w:noProof/>
          <w:sz w:val="22"/>
        </w:rPr>
        <w:t>info=resumen</w:t>
      </w:r>
      <w:r w:rsidR="008A5196">
        <w:rPr>
          <w:rFonts w:ascii="Arial" w:hAnsi="Arial" w:cs="Arial"/>
          <w:noProof/>
          <w:sz w:val="22"/>
        </w:rPr>
        <w:t>y</w:t>
      </w:r>
      <w:r w:rsidRPr="0036654C">
        <w:rPr>
          <w:rFonts w:ascii="Arial" w:hAnsi="Arial" w:cs="Arial"/>
          <w:noProof/>
          <w:sz w:val="22"/>
        </w:rPr>
        <w:t>idioma=SPA</w:t>
      </w:r>
    </w:p>
    <w:p w14:paraId="5B3B3CC4" w14:textId="03E94416"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Rodríguez Vagaría, A. M., </w:t>
      </w:r>
      <w:r w:rsidR="008A5196">
        <w:rPr>
          <w:rFonts w:ascii="Arial" w:hAnsi="Arial" w:cs="Arial"/>
          <w:noProof/>
          <w:sz w:val="22"/>
        </w:rPr>
        <w:t>y</w:t>
      </w:r>
      <w:r w:rsidRPr="0036654C">
        <w:rPr>
          <w:rFonts w:ascii="Arial" w:hAnsi="Arial" w:cs="Arial"/>
          <w:noProof/>
          <w:sz w:val="22"/>
        </w:rPr>
        <w:t xml:space="preserve"> Montealegre Medina, F. A. (2019). </w:t>
      </w:r>
      <w:r w:rsidRPr="0036654C">
        <w:rPr>
          <w:rFonts w:ascii="Arial" w:hAnsi="Arial" w:cs="Arial"/>
          <w:i/>
          <w:iCs/>
          <w:noProof/>
          <w:sz w:val="22"/>
        </w:rPr>
        <w:t>Manejo de cuencas hidrográficas: Herramientas de sistemas de información geográfica</w:t>
      </w:r>
      <w:r w:rsidRPr="0036654C">
        <w:rPr>
          <w:rFonts w:ascii="Arial" w:hAnsi="Arial" w:cs="Arial"/>
          <w:noProof/>
          <w:sz w:val="22"/>
        </w:rPr>
        <w:t xml:space="preserve"> (U. N. de La Plata (ed.)). http://sedici.unlp.edu.ar/handle/10915/87641</w:t>
      </w:r>
    </w:p>
    <w:p w14:paraId="0A9710F6" w14:textId="53FDA175"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Gaspari, F. J., Rodríguez Vagaría, A., Senisterra, G., Delgado, M. I., </w:t>
      </w:r>
      <w:r w:rsidR="008A5196">
        <w:rPr>
          <w:rFonts w:ascii="Arial" w:hAnsi="Arial" w:cs="Arial"/>
          <w:noProof/>
          <w:sz w:val="22"/>
        </w:rPr>
        <w:t>y</w:t>
      </w:r>
      <w:r w:rsidRPr="0036654C">
        <w:rPr>
          <w:rFonts w:ascii="Arial" w:hAnsi="Arial" w:cs="Arial"/>
          <w:noProof/>
          <w:sz w:val="22"/>
        </w:rPr>
        <w:t xml:space="preserve"> Besteiro, S. (2013). </w:t>
      </w:r>
      <w:r w:rsidRPr="0036654C">
        <w:rPr>
          <w:rFonts w:ascii="Arial" w:hAnsi="Arial" w:cs="Arial"/>
          <w:i/>
          <w:iCs/>
          <w:noProof/>
          <w:sz w:val="22"/>
        </w:rPr>
        <w:t>Elementos metodológicos para el manejo de cuencas hidrográficas</w:t>
      </w:r>
      <w:r w:rsidRPr="0036654C">
        <w:rPr>
          <w:rFonts w:ascii="Arial" w:hAnsi="Arial" w:cs="Arial"/>
          <w:noProof/>
          <w:sz w:val="22"/>
        </w:rPr>
        <w:t xml:space="preserve"> (Universidad Nacional de La Plata (ed.)). Editorial de la Universidad Nacional de La Plata (EDULP).</w:t>
      </w:r>
    </w:p>
    <w:p w14:paraId="6072541A" w14:textId="485F8843"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Gaspari, F. J., Senisterra, G. E., Delgado, M. I., Rodríguez Vagaría, A. M., </w:t>
      </w:r>
      <w:r w:rsidR="008A5196">
        <w:rPr>
          <w:rFonts w:ascii="Arial" w:hAnsi="Arial" w:cs="Arial"/>
          <w:noProof/>
          <w:sz w:val="22"/>
        </w:rPr>
        <w:t>y</w:t>
      </w:r>
      <w:r w:rsidRPr="0036654C">
        <w:rPr>
          <w:rFonts w:ascii="Arial" w:hAnsi="Arial" w:cs="Arial"/>
          <w:noProof/>
          <w:sz w:val="22"/>
        </w:rPr>
        <w:t xml:space="preserve"> Besteiro, S. (2009). </w:t>
      </w:r>
      <w:r w:rsidRPr="003E3806">
        <w:rPr>
          <w:rFonts w:ascii="Arial" w:hAnsi="Arial" w:cs="Arial"/>
          <w:i/>
          <w:iCs/>
          <w:noProof/>
          <w:sz w:val="22"/>
          <w:lang w:val="en-US"/>
        </w:rPr>
        <w:t>Manual de manejo integral de cuencas hidrográficas</w:t>
      </w:r>
      <w:r w:rsidRPr="003E3806">
        <w:rPr>
          <w:rFonts w:ascii="Arial" w:hAnsi="Arial" w:cs="Arial"/>
          <w:noProof/>
          <w:sz w:val="22"/>
          <w:lang w:val="en-US"/>
        </w:rPr>
        <w:t xml:space="preserve"> (1st ed.).</w:t>
      </w:r>
    </w:p>
    <w:p w14:paraId="1D116621" w14:textId="7777777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Kent, K. M. (1973). </w:t>
      </w:r>
      <w:r w:rsidRPr="003E3806">
        <w:rPr>
          <w:rFonts w:ascii="Arial" w:hAnsi="Arial" w:cs="Arial"/>
          <w:i/>
          <w:iCs/>
          <w:noProof/>
          <w:sz w:val="22"/>
          <w:lang w:val="en-US"/>
        </w:rPr>
        <w:t>method for estimating volume and rate of runoff in small watersheds</w:t>
      </w:r>
      <w:r w:rsidRPr="003E3806">
        <w:rPr>
          <w:rFonts w:ascii="Arial" w:hAnsi="Arial" w:cs="Arial"/>
          <w:noProof/>
          <w:sz w:val="22"/>
          <w:lang w:val="en-US"/>
        </w:rPr>
        <w:t xml:space="preserve"> (SCS-TP-149 (ed.)). </w:t>
      </w:r>
      <w:r w:rsidRPr="0036654C">
        <w:rPr>
          <w:rFonts w:ascii="Arial" w:hAnsi="Arial" w:cs="Arial"/>
          <w:noProof/>
          <w:sz w:val="22"/>
        </w:rPr>
        <w:t>USA Soil Conservation Service.</w:t>
      </w:r>
    </w:p>
    <w:p w14:paraId="3F87BD0E" w14:textId="77777777"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López Cadena de Llano, F. (1994). </w:t>
      </w:r>
      <w:r w:rsidRPr="0036654C">
        <w:rPr>
          <w:rFonts w:ascii="Arial" w:hAnsi="Arial" w:cs="Arial"/>
          <w:i/>
          <w:iCs/>
          <w:noProof/>
          <w:sz w:val="22"/>
        </w:rPr>
        <w:t>Restauración hidrológico forestal de cuencas y control de la erosión</w:t>
      </w:r>
      <w:r w:rsidRPr="0036654C">
        <w:rPr>
          <w:rFonts w:ascii="Arial" w:hAnsi="Arial" w:cs="Arial"/>
          <w:noProof/>
          <w:sz w:val="22"/>
        </w:rPr>
        <w:t xml:space="preserve">. </w:t>
      </w:r>
      <w:r w:rsidRPr="003E3806">
        <w:rPr>
          <w:rFonts w:ascii="Arial" w:hAnsi="Arial" w:cs="Arial"/>
          <w:noProof/>
          <w:sz w:val="22"/>
          <w:lang w:val="en-US"/>
        </w:rPr>
        <w:t>TRAGSA, TRAGSATEC, Mundi-Prensa.</w:t>
      </w:r>
    </w:p>
    <w:p w14:paraId="556C9D59" w14:textId="77777777" w:rsidR="0036654C" w:rsidRPr="0036654C" w:rsidRDefault="0036654C" w:rsidP="0036654C">
      <w:pPr>
        <w:widowControl w:val="0"/>
        <w:autoSpaceDE w:val="0"/>
        <w:autoSpaceDN w:val="0"/>
        <w:adjustRightInd w:val="0"/>
        <w:ind w:left="480" w:hanging="480"/>
        <w:rPr>
          <w:rFonts w:ascii="Arial" w:hAnsi="Arial" w:cs="Arial"/>
          <w:noProof/>
          <w:sz w:val="22"/>
        </w:rPr>
      </w:pPr>
      <w:r w:rsidRPr="003E3806">
        <w:rPr>
          <w:rFonts w:ascii="Arial" w:hAnsi="Arial" w:cs="Arial"/>
          <w:noProof/>
          <w:sz w:val="22"/>
          <w:lang w:val="en-US"/>
        </w:rPr>
        <w:t xml:space="preserve">Marek, M. A. (2011). Hydraulic Design Manual, Texas Department of Transportation (TxDOT). </w:t>
      </w:r>
      <w:r w:rsidRPr="0036654C">
        <w:rPr>
          <w:rFonts w:ascii="Arial" w:hAnsi="Arial" w:cs="Arial"/>
          <w:noProof/>
          <w:sz w:val="22"/>
        </w:rPr>
        <w:t xml:space="preserve">In </w:t>
      </w:r>
      <w:r w:rsidRPr="0036654C">
        <w:rPr>
          <w:rFonts w:ascii="Arial" w:hAnsi="Arial" w:cs="Arial"/>
          <w:i/>
          <w:iCs/>
          <w:noProof/>
          <w:sz w:val="22"/>
        </w:rPr>
        <w:t>Design Division (DES), Texas, USA</w:t>
      </w:r>
      <w:r w:rsidRPr="0036654C">
        <w:rPr>
          <w:rFonts w:ascii="Arial" w:hAnsi="Arial" w:cs="Arial"/>
          <w:noProof/>
          <w:sz w:val="22"/>
        </w:rPr>
        <w:t>.</w:t>
      </w:r>
    </w:p>
    <w:p w14:paraId="42DD4250" w14:textId="2AA092A5"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Mintegui Aguirre, J. A., </w:t>
      </w:r>
      <w:r w:rsidR="008A5196">
        <w:rPr>
          <w:rFonts w:ascii="Arial" w:hAnsi="Arial" w:cs="Arial"/>
          <w:noProof/>
          <w:sz w:val="22"/>
        </w:rPr>
        <w:t>y</w:t>
      </w:r>
      <w:r w:rsidRPr="0036654C">
        <w:rPr>
          <w:rFonts w:ascii="Arial" w:hAnsi="Arial" w:cs="Arial"/>
          <w:noProof/>
          <w:sz w:val="22"/>
        </w:rPr>
        <w:t xml:space="preserve"> López Unzú, F. (1990). La ordenación agrohidrológica en la planificación. In Departamento de Agricultura y Pesca (Ed.), </w:t>
      </w:r>
      <w:r w:rsidRPr="0036654C">
        <w:rPr>
          <w:rFonts w:ascii="Arial" w:hAnsi="Arial" w:cs="Arial"/>
          <w:i/>
          <w:iCs/>
          <w:noProof/>
          <w:sz w:val="22"/>
        </w:rPr>
        <w:t>Servicio central de publicaciones del Gobierno Vasco</w:t>
      </w:r>
      <w:r w:rsidRPr="0036654C">
        <w:rPr>
          <w:rFonts w:ascii="Arial" w:hAnsi="Arial" w:cs="Arial"/>
          <w:noProof/>
          <w:sz w:val="22"/>
        </w:rPr>
        <w:t>.</w:t>
      </w:r>
    </w:p>
    <w:p w14:paraId="3D45CEE1" w14:textId="4D707D98"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Mishra, S. K., </w:t>
      </w:r>
      <w:r w:rsidR="008A5196">
        <w:rPr>
          <w:rFonts w:ascii="Arial" w:hAnsi="Arial" w:cs="Arial"/>
          <w:noProof/>
          <w:sz w:val="22"/>
        </w:rPr>
        <w:t>y</w:t>
      </w:r>
      <w:r w:rsidRPr="0036654C">
        <w:rPr>
          <w:rFonts w:ascii="Arial" w:hAnsi="Arial" w:cs="Arial"/>
          <w:noProof/>
          <w:sz w:val="22"/>
        </w:rPr>
        <w:t xml:space="preserve"> Singh, V. P. (2013). </w:t>
      </w:r>
      <w:r w:rsidRPr="003E3806">
        <w:rPr>
          <w:rFonts w:ascii="Arial" w:hAnsi="Arial" w:cs="Arial"/>
          <w:i/>
          <w:iCs/>
          <w:noProof/>
          <w:sz w:val="22"/>
          <w:lang w:val="en-US"/>
        </w:rPr>
        <w:t xml:space="preserve">Soil conservation service curve number (SCS-CN) </w:t>
      </w:r>
      <w:r w:rsidRPr="003E3806">
        <w:rPr>
          <w:rFonts w:ascii="Arial" w:hAnsi="Arial" w:cs="Arial"/>
          <w:i/>
          <w:iCs/>
          <w:noProof/>
          <w:sz w:val="22"/>
          <w:lang w:val="en-US"/>
        </w:rPr>
        <w:lastRenderedPageBreak/>
        <w:t>methodology</w:t>
      </w:r>
      <w:r w:rsidRPr="003E3806">
        <w:rPr>
          <w:rFonts w:ascii="Arial" w:hAnsi="Arial" w:cs="Arial"/>
          <w:noProof/>
          <w:sz w:val="22"/>
          <w:lang w:val="en-US"/>
        </w:rPr>
        <w:t xml:space="preserve"> (Vol. 42). Springer Science </w:t>
      </w:r>
      <w:r w:rsidR="008A5196" w:rsidRPr="003E3806">
        <w:rPr>
          <w:rFonts w:ascii="Arial" w:hAnsi="Arial" w:cs="Arial"/>
          <w:noProof/>
          <w:sz w:val="22"/>
          <w:lang w:val="en-US"/>
        </w:rPr>
        <w:t>y</w:t>
      </w:r>
      <w:r w:rsidRPr="003E3806">
        <w:rPr>
          <w:rFonts w:ascii="Arial" w:hAnsi="Arial" w:cs="Arial"/>
          <w:noProof/>
          <w:sz w:val="22"/>
          <w:lang w:val="en-US"/>
        </w:rPr>
        <w:t xml:space="preserve"> Business Media.</w:t>
      </w:r>
    </w:p>
    <w:p w14:paraId="3A1E6315" w14:textId="77777777"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E3806">
        <w:rPr>
          <w:rFonts w:ascii="Arial" w:hAnsi="Arial" w:cs="Arial"/>
          <w:noProof/>
          <w:sz w:val="22"/>
          <w:lang w:val="en-US"/>
        </w:rPr>
        <w:t xml:space="preserve">Mockus, V. (1972). Section 4. Hidrology. In Soil Conservation Service SCS (Ed.), </w:t>
      </w:r>
      <w:r w:rsidRPr="003E3806">
        <w:rPr>
          <w:rFonts w:ascii="Arial" w:hAnsi="Arial" w:cs="Arial"/>
          <w:i/>
          <w:iCs/>
          <w:noProof/>
          <w:sz w:val="22"/>
          <w:lang w:val="en-US"/>
        </w:rPr>
        <w:t>National Engineering Handbook</w:t>
      </w:r>
      <w:r w:rsidRPr="003E3806">
        <w:rPr>
          <w:rFonts w:ascii="Arial" w:hAnsi="Arial" w:cs="Arial"/>
          <w:noProof/>
          <w:sz w:val="22"/>
          <w:lang w:val="en-US"/>
        </w:rPr>
        <w:t xml:space="preserve"> (p. 127). US Department of Agriculture,Washington.</w:t>
      </w:r>
    </w:p>
    <w:p w14:paraId="3ACBF233" w14:textId="5DD22F80"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E3806">
        <w:rPr>
          <w:rFonts w:ascii="Arial" w:hAnsi="Arial" w:cs="Arial"/>
          <w:noProof/>
          <w:sz w:val="22"/>
          <w:lang w:val="en-US"/>
        </w:rPr>
        <w:t xml:space="preserve">Neilsen, R. D., </w:t>
      </w:r>
      <w:r w:rsidR="008A5196" w:rsidRPr="003E3806">
        <w:rPr>
          <w:rFonts w:ascii="Arial" w:hAnsi="Arial" w:cs="Arial"/>
          <w:noProof/>
          <w:sz w:val="22"/>
          <w:lang w:val="en-US"/>
        </w:rPr>
        <w:t>y</w:t>
      </w:r>
      <w:r w:rsidRPr="003E3806">
        <w:rPr>
          <w:rFonts w:ascii="Arial" w:hAnsi="Arial" w:cs="Arial"/>
          <w:noProof/>
          <w:sz w:val="22"/>
          <w:lang w:val="en-US"/>
        </w:rPr>
        <w:t xml:space="preserve"> Hjelmfelt, A. T. (1998). Hydrologic soil group assignment. </w:t>
      </w:r>
      <w:r w:rsidRPr="003E3806">
        <w:rPr>
          <w:rFonts w:ascii="Arial" w:hAnsi="Arial" w:cs="Arial"/>
          <w:i/>
          <w:iCs/>
          <w:noProof/>
          <w:sz w:val="22"/>
          <w:lang w:val="en-US"/>
        </w:rPr>
        <w:t>Proceedings of Water Resources Engineering</w:t>
      </w:r>
      <w:r w:rsidRPr="003E3806">
        <w:rPr>
          <w:rFonts w:ascii="Arial" w:hAnsi="Arial" w:cs="Arial"/>
          <w:noProof/>
          <w:sz w:val="22"/>
          <w:lang w:val="en-US"/>
        </w:rPr>
        <w:t>, 1297–1302.</w:t>
      </w:r>
    </w:p>
    <w:p w14:paraId="3D1752A3" w14:textId="1E8FAB50" w:rsidR="0036654C" w:rsidRPr="003E3806" w:rsidRDefault="0036654C" w:rsidP="0036654C">
      <w:pPr>
        <w:widowControl w:val="0"/>
        <w:autoSpaceDE w:val="0"/>
        <w:autoSpaceDN w:val="0"/>
        <w:adjustRightInd w:val="0"/>
        <w:ind w:left="480" w:hanging="480"/>
        <w:rPr>
          <w:rFonts w:ascii="Arial" w:hAnsi="Arial" w:cs="Arial"/>
          <w:noProof/>
          <w:sz w:val="22"/>
          <w:lang w:val="en-US"/>
        </w:rPr>
      </w:pPr>
      <w:r w:rsidRPr="0036654C">
        <w:rPr>
          <w:rFonts w:ascii="Arial" w:hAnsi="Arial" w:cs="Arial"/>
          <w:noProof/>
          <w:sz w:val="22"/>
        </w:rPr>
        <w:t xml:space="preserve">Rodríguez Vagaría, A. M., Gaspari, F. J., </w:t>
      </w:r>
      <w:r w:rsidR="008A5196">
        <w:rPr>
          <w:rFonts w:ascii="Arial" w:hAnsi="Arial" w:cs="Arial"/>
          <w:noProof/>
          <w:sz w:val="22"/>
        </w:rPr>
        <w:t>y</w:t>
      </w:r>
      <w:r w:rsidRPr="0036654C">
        <w:rPr>
          <w:rFonts w:ascii="Arial" w:hAnsi="Arial" w:cs="Arial"/>
          <w:noProof/>
          <w:sz w:val="22"/>
        </w:rPr>
        <w:t xml:space="preserve"> Kruse, E. E. (2014). Simulación espacio-temporal del escurrimiento por la interacción entre los cambios del uso del suelo y evolución pluvial. </w:t>
      </w:r>
      <w:r w:rsidRPr="003E3806">
        <w:rPr>
          <w:rFonts w:ascii="Arial" w:hAnsi="Arial" w:cs="Arial"/>
          <w:i/>
          <w:iCs/>
          <w:noProof/>
          <w:sz w:val="22"/>
          <w:lang w:val="en-US"/>
        </w:rPr>
        <w:t>Revista de Tecnología. Journal of Technology</w:t>
      </w:r>
      <w:r w:rsidRPr="003E3806">
        <w:rPr>
          <w:rFonts w:ascii="Arial" w:hAnsi="Arial" w:cs="Arial"/>
          <w:noProof/>
          <w:sz w:val="22"/>
          <w:lang w:val="en-US"/>
        </w:rPr>
        <w:t xml:space="preserve">, </w:t>
      </w:r>
      <w:r w:rsidRPr="003E3806">
        <w:rPr>
          <w:rFonts w:ascii="Arial" w:hAnsi="Arial" w:cs="Arial"/>
          <w:i/>
          <w:iCs/>
          <w:noProof/>
          <w:sz w:val="22"/>
          <w:lang w:val="en-US"/>
        </w:rPr>
        <w:t>13</w:t>
      </w:r>
      <w:r w:rsidRPr="003E3806">
        <w:rPr>
          <w:rFonts w:ascii="Arial" w:hAnsi="Arial" w:cs="Arial"/>
          <w:noProof/>
          <w:sz w:val="22"/>
          <w:lang w:val="en-US"/>
        </w:rPr>
        <w:t>, 38 – 48. http://revistas.unbosque.edu.co/RevTec/article/view/1839</w:t>
      </w:r>
    </w:p>
    <w:p w14:paraId="42CA1553" w14:textId="47253AAD" w:rsidR="0036654C" w:rsidRPr="0036654C" w:rsidRDefault="0036654C" w:rsidP="0036654C">
      <w:pPr>
        <w:widowControl w:val="0"/>
        <w:autoSpaceDE w:val="0"/>
        <w:autoSpaceDN w:val="0"/>
        <w:adjustRightInd w:val="0"/>
        <w:ind w:left="480" w:hanging="480"/>
        <w:rPr>
          <w:rFonts w:ascii="Arial" w:hAnsi="Arial" w:cs="Arial"/>
          <w:noProof/>
          <w:sz w:val="22"/>
        </w:rPr>
      </w:pPr>
      <w:r w:rsidRPr="0036654C">
        <w:rPr>
          <w:rFonts w:ascii="Arial" w:hAnsi="Arial" w:cs="Arial"/>
          <w:noProof/>
          <w:sz w:val="22"/>
        </w:rPr>
        <w:t xml:space="preserve">Sandoval, V., </w:t>
      </w:r>
      <w:r w:rsidR="008A5196">
        <w:rPr>
          <w:rFonts w:ascii="Arial" w:hAnsi="Arial" w:cs="Arial"/>
          <w:noProof/>
          <w:sz w:val="22"/>
        </w:rPr>
        <w:t>y</w:t>
      </w:r>
      <w:r w:rsidRPr="0036654C">
        <w:rPr>
          <w:rFonts w:ascii="Arial" w:hAnsi="Arial" w:cs="Arial"/>
          <w:noProof/>
          <w:sz w:val="22"/>
        </w:rPr>
        <w:t xml:space="preserve"> Oyarzun, V. (2004). Modelamiento y prognosis espacial del cambio en el uso del suelo. </w:t>
      </w:r>
      <w:r w:rsidRPr="0036654C">
        <w:rPr>
          <w:rFonts w:ascii="Arial" w:hAnsi="Arial" w:cs="Arial"/>
          <w:i/>
          <w:iCs/>
          <w:noProof/>
          <w:sz w:val="22"/>
        </w:rPr>
        <w:t>Quebracho-Revista de Ciencias Forestales</w:t>
      </w:r>
      <w:r w:rsidRPr="0036654C">
        <w:rPr>
          <w:rFonts w:ascii="Arial" w:hAnsi="Arial" w:cs="Arial"/>
          <w:noProof/>
          <w:sz w:val="22"/>
        </w:rPr>
        <w:t xml:space="preserve">, </w:t>
      </w:r>
      <w:r w:rsidRPr="0036654C">
        <w:rPr>
          <w:rFonts w:ascii="Arial" w:hAnsi="Arial" w:cs="Arial"/>
          <w:i/>
          <w:iCs/>
          <w:noProof/>
          <w:sz w:val="22"/>
        </w:rPr>
        <w:t>11</w:t>
      </w:r>
      <w:r w:rsidRPr="0036654C">
        <w:rPr>
          <w:rFonts w:ascii="Arial" w:hAnsi="Arial" w:cs="Arial"/>
          <w:noProof/>
          <w:sz w:val="22"/>
        </w:rPr>
        <w:t>, 9–21.</w:t>
      </w:r>
    </w:p>
    <w:p w14:paraId="30B80DE6" w14:textId="342A375D" w:rsidR="00681E6F" w:rsidRPr="00531A3E" w:rsidRDefault="00070E30" w:rsidP="00531A3E">
      <w:pPr>
        <w:jc w:val="both"/>
        <w:rPr>
          <w:rFonts w:ascii="Arial" w:hAnsi="Arial" w:cs="Arial"/>
          <w:lang w:val="es-AR"/>
        </w:rPr>
      </w:pPr>
      <w:r w:rsidRPr="00531A3E">
        <w:rPr>
          <w:rFonts w:ascii="Arial" w:hAnsi="Arial" w:cs="Arial"/>
          <w:sz w:val="22"/>
          <w:szCs w:val="22"/>
          <w:lang w:val="es-AR"/>
        </w:rPr>
        <w:fldChar w:fldCharType="end"/>
      </w:r>
    </w:p>
    <w:sectPr w:rsidR="00681E6F" w:rsidRPr="00531A3E" w:rsidSect="001C0DE2">
      <w:pgSz w:w="11906" w:h="16838"/>
      <w:pgMar w:top="1418" w:right="1701" w:bottom="1418" w:left="1701" w:header="709" w:footer="709"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C75F839" w14:textId="77777777" w:rsidR="007B1BC2" w:rsidRDefault="007B1BC2" w:rsidP="00A44E27">
      <w:r>
        <w:separator/>
      </w:r>
    </w:p>
  </w:endnote>
  <w:endnote w:type="continuationSeparator" w:id="0">
    <w:p w14:paraId="25858EE8" w14:textId="77777777" w:rsidR="007B1BC2" w:rsidRDefault="007B1BC2" w:rsidP="00A44E2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rebuchet MS">
    <w:panose1 w:val="020B0603020202020204"/>
    <w:charset w:val="00"/>
    <w:family w:val="swiss"/>
    <w:pitch w:val="variable"/>
    <w:sig w:usb0="00000687" w:usb1="00000000" w:usb2="00000000" w:usb3="00000000" w:csb0="0000009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Light">
    <w:panose1 w:val="020F0302020204030204"/>
    <w:charset w:val="00"/>
    <w:family w:val="swiss"/>
    <w:pitch w:val="variable"/>
    <w:sig w:usb0="E4002EFF" w:usb1="C000247B" w:usb2="00000009" w:usb3="00000000" w:csb0="000001FF"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w:panose1 w:val="020B0502040204020203"/>
    <w:charset w:val="00"/>
    <w:family w:val="swiss"/>
    <w:pitch w:val="variable"/>
    <w:sig w:usb0="E4002EFF" w:usb1="C000E47F"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1ACEC8E" w14:textId="77777777" w:rsidR="007B1BC2" w:rsidRDefault="007B1BC2" w:rsidP="00A44E27">
      <w:r>
        <w:separator/>
      </w:r>
    </w:p>
  </w:footnote>
  <w:footnote w:type="continuationSeparator" w:id="0">
    <w:p w14:paraId="204BD6C1" w14:textId="77777777" w:rsidR="007B1BC2" w:rsidRDefault="007B1BC2" w:rsidP="00A44E27">
      <w:r>
        <w:continuationSeparator/>
      </w:r>
    </w:p>
  </w:footnote>
  <w:footnote w:id="1">
    <w:p w14:paraId="1E93A33E" w14:textId="278FAF9F" w:rsidR="00CB7545" w:rsidRPr="00CB7545" w:rsidRDefault="00CB7545" w:rsidP="00CB7545">
      <w:pPr>
        <w:spacing w:before="1" w:line="360" w:lineRule="auto"/>
        <w:ind w:right="571"/>
        <w:jc w:val="both"/>
        <w:rPr>
          <w:rFonts w:ascii="Arial" w:hAnsi="Arial" w:cs="Arial"/>
          <w:spacing w:val="-1"/>
          <w:sz w:val="18"/>
          <w:szCs w:val="18"/>
        </w:rPr>
      </w:pPr>
      <w:r w:rsidRPr="00CB7545">
        <w:rPr>
          <w:rStyle w:val="Refdenotaalpie"/>
          <w:sz w:val="20"/>
          <w:szCs w:val="20"/>
        </w:rPr>
        <w:footnoteRef/>
      </w:r>
      <w:r w:rsidRPr="00CB7545">
        <w:rPr>
          <w:rFonts w:ascii="Arial" w:hAnsi="Arial" w:cs="Arial"/>
          <w:spacing w:val="-1"/>
          <w:sz w:val="18"/>
          <w:szCs w:val="18"/>
          <w:vertAlign w:val="superscript"/>
        </w:rPr>
        <w:t>a</w:t>
      </w:r>
      <w:r w:rsidRPr="00CB7545">
        <w:rPr>
          <w:rFonts w:ascii="Arial" w:hAnsi="Arial" w:cs="Arial"/>
          <w:spacing w:val="-1"/>
          <w:sz w:val="18"/>
          <w:szCs w:val="18"/>
        </w:rPr>
        <w:t xml:space="preserve"> Ingeniero </w:t>
      </w:r>
      <w:r>
        <w:rPr>
          <w:rFonts w:ascii="Arial" w:hAnsi="Arial" w:cs="Arial"/>
          <w:spacing w:val="-1"/>
          <w:sz w:val="18"/>
          <w:szCs w:val="18"/>
        </w:rPr>
        <w:t>C</w:t>
      </w:r>
      <w:r w:rsidRPr="00CB7545">
        <w:rPr>
          <w:rFonts w:ascii="Arial" w:hAnsi="Arial" w:cs="Arial"/>
          <w:spacing w:val="-1"/>
          <w:sz w:val="18"/>
          <w:szCs w:val="18"/>
        </w:rPr>
        <w:t>atastral, Mg. Manejo Integral de Cuencas Hidrográficas.</w:t>
      </w:r>
      <w:r w:rsidRPr="00CB7545">
        <w:rPr>
          <w:rFonts w:ascii="Arial" w:hAnsi="Arial" w:cs="Arial"/>
          <w:spacing w:val="-1"/>
          <w:sz w:val="18"/>
          <w:szCs w:val="18"/>
        </w:rPr>
        <w:t xml:space="preserve"> </w:t>
      </w:r>
      <w:r w:rsidRPr="00CB7545">
        <w:rPr>
          <w:rFonts w:ascii="Arial" w:hAnsi="Arial" w:cs="Arial"/>
          <w:spacing w:val="-1"/>
          <w:sz w:val="18"/>
          <w:szCs w:val="18"/>
        </w:rPr>
        <w:t>Becario doctoral en Manejo de Cuencas Hidrográficas. FCAyF-UNLP. CICPBA</w:t>
      </w:r>
      <w:r>
        <w:rPr>
          <w:rFonts w:ascii="Arial" w:hAnsi="Arial" w:cs="Arial"/>
          <w:spacing w:val="-1"/>
          <w:sz w:val="18"/>
          <w:szCs w:val="18"/>
        </w:rPr>
        <w:t xml:space="preserve">. </w:t>
      </w:r>
      <w:r w:rsidR="00D71B87">
        <w:rPr>
          <w:rFonts w:ascii="Arial" w:hAnsi="Arial" w:cs="Arial"/>
          <w:spacing w:val="-1"/>
          <w:sz w:val="18"/>
          <w:szCs w:val="18"/>
        </w:rPr>
        <w:t xml:space="preserve">- </w:t>
      </w:r>
      <w:hyperlink r:id="rId1" w:history="1">
        <w:r w:rsidR="00D71B87" w:rsidRPr="00D71B87">
          <w:rPr>
            <w:rStyle w:val="Hipervnculo"/>
            <w:rFonts w:ascii="Arial" w:hAnsi="Arial" w:cs="Arial"/>
            <w:i/>
            <w:iCs/>
            <w:spacing w:val="-1"/>
            <w:sz w:val="18"/>
            <w:szCs w:val="18"/>
          </w:rPr>
          <w:t>fabio.montealegre@agro.unlp.edu.ar</w:t>
        </w:r>
      </w:hyperlink>
      <w:r w:rsidR="00D71B87" w:rsidRPr="00D71B87">
        <w:rPr>
          <w:rFonts w:ascii="Arial" w:hAnsi="Arial" w:cs="Arial"/>
          <w:i/>
          <w:iCs/>
          <w:spacing w:val="-1"/>
          <w:sz w:val="18"/>
          <w:szCs w:val="18"/>
        </w:rPr>
        <w:t xml:space="preserve"> </w:t>
      </w:r>
    </w:p>
    <w:p w14:paraId="20EA4F60" w14:textId="262008DD" w:rsidR="00CB7545" w:rsidRDefault="00CB7545" w:rsidP="00CB7545">
      <w:pPr>
        <w:spacing w:before="1" w:line="360" w:lineRule="auto"/>
        <w:ind w:right="571"/>
        <w:jc w:val="both"/>
        <w:rPr>
          <w:ins w:id="2" w:author="FERNANDA GASPARI" w:date="2021-10-29T11:57:00Z"/>
        </w:rPr>
      </w:pPr>
      <w:r w:rsidRPr="00CB7545">
        <w:rPr>
          <w:rFonts w:ascii="Arial" w:hAnsi="Arial" w:cs="Arial"/>
          <w:spacing w:val="-1"/>
          <w:sz w:val="18"/>
          <w:szCs w:val="18"/>
          <w:vertAlign w:val="superscript"/>
        </w:rPr>
        <w:t>b</w:t>
      </w:r>
      <w:r w:rsidRPr="00CB7545">
        <w:rPr>
          <w:rFonts w:ascii="Arial" w:hAnsi="Arial" w:cs="Arial"/>
          <w:spacing w:val="-1"/>
          <w:sz w:val="18"/>
          <w:szCs w:val="18"/>
        </w:rPr>
        <w:t xml:space="preserve"> </w:t>
      </w:r>
      <w:r w:rsidRPr="00CB7545">
        <w:rPr>
          <w:rFonts w:ascii="Arial" w:hAnsi="Arial" w:cs="Arial"/>
          <w:spacing w:val="-1"/>
          <w:sz w:val="18"/>
          <w:szCs w:val="18"/>
        </w:rPr>
        <w:t xml:space="preserve">Ingeniera Forestal, Mg. Conservación y Gestión del Medio Natural y </w:t>
      </w:r>
      <w:proofErr w:type="spellStart"/>
      <w:r w:rsidRPr="00CB7545">
        <w:rPr>
          <w:rFonts w:ascii="Arial" w:hAnsi="Arial" w:cs="Arial"/>
          <w:spacing w:val="-1"/>
          <w:sz w:val="18"/>
          <w:szCs w:val="18"/>
        </w:rPr>
        <w:t>Dra</w:t>
      </w:r>
      <w:proofErr w:type="spellEnd"/>
      <w:r w:rsidRPr="00CB7545">
        <w:rPr>
          <w:rFonts w:ascii="Arial" w:hAnsi="Arial" w:cs="Arial"/>
          <w:spacing w:val="-1"/>
          <w:sz w:val="18"/>
          <w:szCs w:val="18"/>
        </w:rPr>
        <w:t xml:space="preserve"> en Ingeniería.</w:t>
      </w:r>
      <w:r w:rsidRPr="00CB7545">
        <w:rPr>
          <w:rFonts w:ascii="Arial" w:hAnsi="Arial" w:cs="Arial"/>
          <w:spacing w:val="-1"/>
          <w:sz w:val="18"/>
          <w:szCs w:val="18"/>
        </w:rPr>
        <w:t xml:space="preserve"> </w:t>
      </w:r>
      <w:r w:rsidRPr="00CB7545">
        <w:rPr>
          <w:rFonts w:ascii="Arial" w:hAnsi="Arial" w:cs="Arial"/>
          <w:spacing w:val="-1"/>
          <w:sz w:val="18"/>
          <w:szCs w:val="18"/>
        </w:rPr>
        <w:t xml:space="preserve">Subdirectora CEIDE. Profesora </w:t>
      </w:r>
      <w:r>
        <w:rPr>
          <w:rFonts w:ascii="Arial" w:hAnsi="Arial" w:cs="Arial"/>
          <w:spacing w:val="-1"/>
          <w:sz w:val="18"/>
          <w:szCs w:val="18"/>
        </w:rPr>
        <w:t xml:space="preserve">Titular </w:t>
      </w:r>
      <w:r w:rsidRPr="00CB7545">
        <w:rPr>
          <w:rFonts w:ascii="Arial" w:hAnsi="Arial" w:cs="Arial"/>
          <w:spacing w:val="-1"/>
          <w:sz w:val="18"/>
          <w:szCs w:val="18"/>
        </w:rPr>
        <w:t xml:space="preserve">de </w:t>
      </w:r>
      <w:ins w:id="3" w:author="FERNANDA GASPARI" w:date="2021-10-29T12:04:00Z">
        <w:r w:rsidR="00D71B87">
          <w:rPr>
            <w:rFonts w:ascii="Arial" w:hAnsi="Arial" w:cs="Arial"/>
            <w:spacing w:val="-1"/>
            <w:sz w:val="18"/>
            <w:szCs w:val="18"/>
          </w:rPr>
          <w:t>Cátedra de</w:t>
        </w:r>
      </w:ins>
      <w:ins w:id="4" w:author="FERNANDA GASPARI" w:date="2021-10-29T12:05:00Z">
        <w:r w:rsidR="00D71B87">
          <w:rPr>
            <w:rFonts w:ascii="Arial" w:hAnsi="Arial" w:cs="Arial"/>
            <w:spacing w:val="-1"/>
            <w:sz w:val="18"/>
            <w:szCs w:val="18"/>
          </w:rPr>
          <w:t xml:space="preserve"> </w:t>
        </w:r>
      </w:ins>
      <w:r w:rsidRPr="00CB7545">
        <w:rPr>
          <w:rFonts w:ascii="Arial" w:hAnsi="Arial" w:cs="Arial"/>
          <w:spacing w:val="-1"/>
          <w:sz w:val="18"/>
          <w:szCs w:val="18"/>
        </w:rPr>
        <w:t>Manejo de Cuencas Hidrográficas.</w:t>
      </w:r>
      <w:r w:rsidRPr="00CB7545">
        <w:rPr>
          <w:rFonts w:ascii="Arial" w:hAnsi="Arial" w:cs="Arial"/>
          <w:spacing w:val="-1"/>
          <w:sz w:val="18"/>
          <w:szCs w:val="18"/>
        </w:rPr>
        <w:t xml:space="preserve"> </w:t>
      </w:r>
      <w:r w:rsidRPr="00CB7545">
        <w:rPr>
          <w:rFonts w:ascii="Arial" w:hAnsi="Arial" w:cs="Arial"/>
          <w:spacing w:val="-1"/>
          <w:sz w:val="18"/>
          <w:szCs w:val="18"/>
        </w:rPr>
        <w:t>FCAyF-UNLP.</w:t>
      </w:r>
      <w:r w:rsidR="00D71B87">
        <w:rPr>
          <w:rFonts w:ascii="Arial" w:hAnsi="Arial" w:cs="Arial"/>
          <w:spacing w:val="-1"/>
          <w:sz w:val="18"/>
          <w:szCs w:val="18"/>
        </w:rPr>
        <w:t xml:space="preserve"> - </w:t>
      </w:r>
      <w:hyperlink r:id="rId2" w:history="1">
        <w:r w:rsidR="00D71B87" w:rsidRPr="00D71B87">
          <w:rPr>
            <w:rStyle w:val="Hipervnculo"/>
            <w:rFonts w:ascii="Arial" w:hAnsi="Arial" w:cs="Arial"/>
            <w:i/>
            <w:iCs/>
            <w:spacing w:val="-1"/>
            <w:sz w:val="18"/>
            <w:szCs w:val="18"/>
          </w:rPr>
          <w:t>fgapari@agro.unlp.edu.ar</w:t>
        </w:r>
      </w:hyperlink>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631388D"/>
    <w:multiLevelType w:val="hybridMultilevel"/>
    <w:tmpl w:val="C5E44256"/>
    <w:lvl w:ilvl="0" w:tplc="56A458D4">
      <w:start w:val="1"/>
      <w:numFmt w:val="decimal"/>
      <w:lvlText w:val="%1."/>
      <w:lvlJc w:val="left"/>
      <w:pPr>
        <w:tabs>
          <w:tab w:val="num" w:pos="720"/>
        </w:tabs>
        <w:ind w:left="720" w:hanging="360"/>
      </w:pPr>
      <w:rPr>
        <w:rFonts w:ascii="Trebuchet MS" w:hAnsi="Trebuchet MS" w:hint="default"/>
        <w:b w:val="0"/>
        <w:i w:val="0"/>
        <w:sz w:val="18"/>
        <w:szCs w:val="18"/>
      </w:r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1" w15:restartNumberingAfterBreak="0">
    <w:nsid w:val="0CEF64EF"/>
    <w:multiLevelType w:val="hybridMultilevel"/>
    <w:tmpl w:val="0794323C"/>
    <w:lvl w:ilvl="0" w:tplc="FFFFFFFF">
      <w:start w:val="1"/>
      <w:numFmt w:val="bullet"/>
      <w:lvlText w:val=""/>
      <w:lvlJc w:val="left"/>
      <w:pPr>
        <w:tabs>
          <w:tab w:val="num" w:pos="720"/>
        </w:tabs>
        <w:ind w:left="720" w:hanging="360"/>
      </w:pPr>
      <w:rPr>
        <w:rFonts w:ascii="Symbol" w:hAnsi="Symbol" w:hint="default"/>
      </w:rPr>
    </w:lvl>
    <w:lvl w:ilvl="1" w:tplc="FFFFFFFF" w:tentative="1">
      <w:start w:val="1"/>
      <w:numFmt w:val="bullet"/>
      <w:lvlText w:val="o"/>
      <w:lvlJc w:val="left"/>
      <w:pPr>
        <w:tabs>
          <w:tab w:val="num" w:pos="1440"/>
        </w:tabs>
        <w:ind w:left="1440" w:hanging="360"/>
      </w:pPr>
      <w:rPr>
        <w:rFonts w:ascii="Courier New" w:hAnsi="Courier New" w:hint="default"/>
      </w:rPr>
    </w:lvl>
    <w:lvl w:ilvl="2" w:tplc="FFFFFFFF" w:tentative="1">
      <w:start w:val="1"/>
      <w:numFmt w:val="bullet"/>
      <w:lvlText w:val=""/>
      <w:lvlJc w:val="left"/>
      <w:pPr>
        <w:tabs>
          <w:tab w:val="num" w:pos="2160"/>
        </w:tabs>
        <w:ind w:left="2160" w:hanging="360"/>
      </w:pPr>
      <w:rPr>
        <w:rFonts w:ascii="Wingdings" w:hAnsi="Wingdings" w:hint="default"/>
      </w:rPr>
    </w:lvl>
    <w:lvl w:ilvl="3" w:tplc="FFFFFFFF" w:tentative="1">
      <w:start w:val="1"/>
      <w:numFmt w:val="bullet"/>
      <w:lvlText w:val=""/>
      <w:lvlJc w:val="left"/>
      <w:pPr>
        <w:tabs>
          <w:tab w:val="num" w:pos="2880"/>
        </w:tabs>
        <w:ind w:left="2880" w:hanging="360"/>
      </w:pPr>
      <w:rPr>
        <w:rFonts w:ascii="Symbol" w:hAnsi="Symbol" w:hint="default"/>
      </w:rPr>
    </w:lvl>
    <w:lvl w:ilvl="4" w:tplc="FFFFFFFF" w:tentative="1">
      <w:start w:val="1"/>
      <w:numFmt w:val="bullet"/>
      <w:lvlText w:val="o"/>
      <w:lvlJc w:val="left"/>
      <w:pPr>
        <w:tabs>
          <w:tab w:val="num" w:pos="3600"/>
        </w:tabs>
        <w:ind w:left="3600" w:hanging="360"/>
      </w:pPr>
      <w:rPr>
        <w:rFonts w:ascii="Courier New" w:hAnsi="Courier New" w:hint="default"/>
      </w:rPr>
    </w:lvl>
    <w:lvl w:ilvl="5" w:tplc="FFFFFFFF" w:tentative="1">
      <w:start w:val="1"/>
      <w:numFmt w:val="bullet"/>
      <w:lvlText w:val=""/>
      <w:lvlJc w:val="left"/>
      <w:pPr>
        <w:tabs>
          <w:tab w:val="num" w:pos="4320"/>
        </w:tabs>
        <w:ind w:left="4320" w:hanging="360"/>
      </w:pPr>
      <w:rPr>
        <w:rFonts w:ascii="Wingdings" w:hAnsi="Wingdings" w:hint="default"/>
      </w:rPr>
    </w:lvl>
    <w:lvl w:ilvl="6" w:tplc="FFFFFFFF" w:tentative="1">
      <w:start w:val="1"/>
      <w:numFmt w:val="bullet"/>
      <w:lvlText w:val=""/>
      <w:lvlJc w:val="left"/>
      <w:pPr>
        <w:tabs>
          <w:tab w:val="num" w:pos="5040"/>
        </w:tabs>
        <w:ind w:left="5040" w:hanging="360"/>
      </w:pPr>
      <w:rPr>
        <w:rFonts w:ascii="Symbol" w:hAnsi="Symbol" w:hint="default"/>
      </w:rPr>
    </w:lvl>
    <w:lvl w:ilvl="7" w:tplc="FFFFFFFF" w:tentative="1">
      <w:start w:val="1"/>
      <w:numFmt w:val="bullet"/>
      <w:lvlText w:val="o"/>
      <w:lvlJc w:val="left"/>
      <w:pPr>
        <w:tabs>
          <w:tab w:val="num" w:pos="5760"/>
        </w:tabs>
        <w:ind w:left="5760" w:hanging="360"/>
      </w:pPr>
      <w:rPr>
        <w:rFonts w:ascii="Courier New" w:hAnsi="Courier New" w:hint="default"/>
      </w:rPr>
    </w:lvl>
    <w:lvl w:ilvl="8" w:tplc="FFFFFFFF" w:tentative="1">
      <w:start w:val="1"/>
      <w:numFmt w:val="bullet"/>
      <w:lvlText w:val=""/>
      <w:lvlJc w:val="left"/>
      <w:pPr>
        <w:tabs>
          <w:tab w:val="num" w:pos="6480"/>
        </w:tabs>
        <w:ind w:left="6480" w:hanging="360"/>
      </w:pPr>
      <w:rPr>
        <w:rFonts w:ascii="Wingdings" w:hAnsi="Wingdings" w:hint="default"/>
      </w:rPr>
    </w:lvl>
  </w:abstractNum>
  <w:abstractNum w:abstractNumId="2" w15:restartNumberingAfterBreak="0">
    <w:nsid w:val="17363250"/>
    <w:multiLevelType w:val="hybridMultilevel"/>
    <w:tmpl w:val="DED4EECC"/>
    <w:lvl w:ilvl="0" w:tplc="0C0A000F">
      <w:start w:val="1"/>
      <w:numFmt w:val="decimal"/>
      <w:lvlText w:val="%1."/>
      <w:lvlJc w:val="left"/>
      <w:pPr>
        <w:tabs>
          <w:tab w:val="num" w:pos="720"/>
        </w:tabs>
        <w:ind w:left="720" w:hanging="360"/>
      </w:pPr>
    </w:lvl>
    <w:lvl w:ilvl="1" w:tplc="0C0A0019" w:tentative="1">
      <w:start w:val="1"/>
      <w:numFmt w:val="lowerLetter"/>
      <w:lvlText w:val="%2."/>
      <w:lvlJc w:val="left"/>
      <w:pPr>
        <w:tabs>
          <w:tab w:val="num" w:pos="1440"/>
        </w:tabs>
        <w:ind w:left="1440" w:hanging="360"/>
      </w:pPr>
    </w:lvl>
    <w:lvl w:ilvl="2" w:tplc="0C0A001B" w:tentative="1">
      <w:start w:val="1"/>
      <w:numFmt w:val="lowerRoman"/>
      <w:lvlText w:val="%3."/>
      <w:lvlJc w:val="right"/>
      <w:pPr>
        <w:tabs>
          <w:tab w:val="num" w:pos="2160"/>
        </w:tabs>
        <w:ind w:left="2160" w:hanging="180"/>
      </w:pPr>
    </w:lvl>
    <w:lvl w:ilvl="3" w:tplc="0C0A000F" w:tentative="1">
      <w:start w:val="1"/>
      <w:numFmt w:val="decimal"/>
      <w:lvlText w:val="%4."/>
      <w:lvlJc w:val="left"/>
      <w:pPr>
        <w:tabs>
          <w:tab w:val="num" w:pos="2880"/>
        </w:tabs>
        <w:ind w:left="2880" w:hanging="360"/>
      </w:pPr>
    </w:lvl>
    <w:lvl w:ilvl="4" w:tplc="0C0A0019" w:tentative="1">
      <w:start w:val="1"/>
      <w:numFmt w:val="lowerLetter"/>
      <w:lvlText w:val="%5."/>
      <w:lvlJc w:val="left"/>
      <w:pPr>
        <w:tabs>
          <w:tab w:val="num" w:pos="3600"/>
        </w:tabs>
        <w:ind w:left="3600" w:hanging="360"/>
      </w:pPr>
    </w:lvl>
    <w:lvl w:ilvl="5" w:tplc="0C0A001B" w:tentative="1">
      <w:start w:val="1"/>
      <w:numFmt w:val="lowerRoman"/>
      <w:lvlText w:val="%6."/>
      <w:lvlJc w:val="right"/>
      <w:pPr>
        <w:tabs>
          <w:tab w:val="num" w:pos="4320"/>
        </w:tabs>
        <w:ind w:left="4320" w:hanging="180"/>
      </w:pPr>
    </w:lvl>
    <w:lvl w:ilvl="6" w:tplc="0C0A000F" w:tentative="1">
      <w:start w:val="1"/>
      <w:numFmt w:val="decimal"/>
      <w:lvlText w:val="%7."/>
      <w:lvlJc w:val="left"/>
      <w:pPr>
        <w:tabs>
          <w:tab w:val="num" w:pos="5040"/>
        </w:tabs>
        <w:ind w:left="5040" w:hanging="360"/>
      </w:pPr>
    </w:lvl>
    <w:lvl w:ilvl="7" w:tplc="0C0A0019" w:tentative="1">
      <w:start w:val="1"/>
      <w:numFmt w:val="lowerLetter"/>
      <w:lvlText w:val="%8."/>
      <w:lvlJc w:val="left"/>
      <w:pPr>
        <w:tabs>
          <w:tab w:val="num" w:pos="5760"/>
        </w:tabs>
        <w:ind w:left="5760" w:hanging="360"/>
      </w:pPr>
    </w:lvl>
    <w:lvl w:ilvl="8" w:tplc="0C0A001B" w:tentative="1">
      <w:start w:val="1"/>
      <w:numFmt w:val="lowerRoman"/>
      <w:lvlText w:val="%9."/>
      <w:lvlJc w:val="right"/>
      <w:pPr>
        <w:tabs>
          <w:tab w:val="num" w:pos="6480"/>
        </w:tabs>
        <w:ind w:left="6480" w:hanging="180"/>
      </w:pPr>
    </w:lvl>
  </w:abstractNum>
  <w:abstractNum w:abstractNumId="3" w15:restartNumberingAfterBreak="0">
    <w:nsid w:val="1A6C6190"/>
    <w:multiLevelType w:val="multilevel"/>
    <w:tmpl w:val="C17C3CBE"/>
    <w:lvl w:ilvl="0">
      <w:start w:val="1"/>
      <w:numFmt w:val="decimal"/>
      <w:lvlText w:val="%1."/>
      <w:lvlJc w:val="left"/>
      <w:pPr>
        <w:tabs>
          <w:tab w:val="num" w:pos="720"/>
        </w:tabs>
        <w:ind w:left="720" w:hanging="360"/>
      </w:pPr>
      <w:rPr>
        <w:rFonts w:hint="default"/>
      </w:rPr>
    </w:lvl>
    <w:lvl w:ilvl="1">
      <w:start w:val="1"/>
      <w:numFmt w:val="decimal"/>
      <w:lvlText w:val="%2."/>
      <w:lvlJc w:val="left"/>
      <w:pPr>
        <w:tabs>
          <w:tab w:val="num" w:pos="1440"/>
        </w:tabs>
        <w:ind w:left="1440" w:hanging="360"/>
      </w:pPr>
      <w:rPr>
        <w:rFonts w:hint="default"/>
      </w:rPr>
    </w:lvl>
    <w:lvl w:ilvl="2" w:tentative="1">
      <w:start w:val="1"/>
      <w:numFmt w:val="lowerRoman"/>
      <w:lvlText w:val="%3."/>
      <w:lvlJc w:val="right"/>
      <w:pPr>
        <w:tabs>
          <w:tab w:val="num" w:pos="2160"/>
        </w:tabs>
        <w:ind w:left="2160" w:hanging="180"/>
      </w:pPr>
    </w:lvl>
    <w:lvl w:ilvl="3" w:tentative="1">
      <w:start w:val="1"/>
      <w:numFmt w:val="decimal"/>
      <w:lvlText w:val="%4."/>
      <w:lvlJc w:val="left"/>
      <w:pPr>
        <w:tabs>
          <w:tab w:val="num" w:pos="2880"/>
        </w:tabs>
        <w:ind w:left="2880" w:hanging="360"/>
      </w:pPr>
    </w:lvl>
    <w:lvl w:ilvl="4" w:tentative="1">
      <w:start w:val="1"/>
      <w:numFmt w:val="lowerLetter"/>
      <w:lvlText w:val="%5."/>
      <w:lvlJc w:val="left"/>
      <w:pPr>
        <w:tabs>
          <w:tab w:val="num" w:pos="3600"/>
        </w:tabs>
        <w:ind w:left="3600" w:hanging="360"/>
      </w:pPr>
    </w:lvl>
    <w:lvl w:ilvl="5" w:tentative="1">
      <w:start w:val="1"/>
      <w:numFmt w:val="lowerRoman"/>
      <w:lvlText w:val="%6."/>
      <w:lvlJc w:val="right"/>
      <w:pPr>
        <w:tabs>
          <w:tab w:val="num" w:pos="4320"/>
        </w:tabs>
        <w:ind w:left="4320" w:hanging="180"/>
      </w:pPr>
    </w:lvl>
    <w:lvl w:ilvl="6" w:tentative="1">
      <w:start w:val="1"/>
      <w:numFmt w:val="decimal"/>
      <w:lvlText w:val="%7."/>
      <w:lvlJc w:val="left"/>
      <w:pPr>
        <w:tabs>
          <w:tab w:val="num" w:pos="5040"/>
        </w:tabs>
        <w:ind w:left="5040" w:hanging="360"/>
      </w:pPr>
    </w:lvl>
    <w:lvl w:ilvl="7" w:tentative="1">
      <w:start w:val="1"/>
      <w:numFmt w:val="lowerLetter"/>
      <w:lvlText w:val="%8."/>
      <w:lvlJc w:val="left"/>
      <w:pPr>
        <w:tabs>
          <w:tab w:val="num" w:pos="5760"/>
        </w:tabs>
        <w:ind w:left="5760" w:hanging="360"/>
      </w:pPr>
    </w:lvl>
    <w:lvl w:ilvl="8" w:tentative="1">
      <w:start w:val="1"/>
      <w:numFmt w:val="lowerRoman"/>
      <w:lvlText w:val="%9."/>
      <w:lvlJc w:val="right"/>
      <w:pPr>
        <w:tabs>
          <w:tab w:val="num" w:pos="6480"/>
        </w:tabs>
        <w:ind w:left="6480" w:hanging="180"/>
      </w:pPr>
    </w:lvl>
  </w:abstractNum>
  <w:abstractNum w:abstractNumId="4" w15:restartNumberingAfterBreak="0">
    <w:nsid w:val="2C881843"/>
    <w:multiLevelType w:val="hybridMultilevel"/>
    <w:tmpl w:val="CA2693CC"/>
    <w:lvl w:ilvl="0" w:tplc="0C0A0001">
      <w:start w:val="1"/>
      <w:numFmt w:val="bullet"/>
      <w:lvlText w:val=""/>
      <w:lvlJc w:val="left"/>
      <w:pPr>
        <w:tabs>
          <w:tab w:val="num" w:pos="720"/>
        </w:tabs>
        <w:ind w:left="720" w:hanging="360"/>
      </w:pPr>
      <w:rPr>
        <w:rFonts w:ascii="Symbol" w:hAnsi="Symbol" w:hint="default"/>
      </w:rPr>
    </w:lvl>
    <w:lvl w:ilvl="1" w:tplc="0C0A0003" w:tentative="1">
      <w:start w:val="1"/>
      <w:numFmt w:val="bullet"/>
      <w:lvlText w:val="o"/>
      <w:lvlJc w:val="left"/>
      <w:pPr>
        <w:tabs>
          <w:tab w:val="num" w:pos="1440"/>
        </w:tabs>
        <w:ind w:left="1440" w:hanging="360"/>
      </w:pPr>
      <w:rPr>
        <w:rFonts w:ascii="Courier New" w:hAnsi="Courier New" w:cs="Courier New" w:hint="default"/>
      </w:rPr>
    </w:lvl>
    <w:lvl w:ilvl="2" w:tplc="0C0A0005" w:tentative="1">
      <w:start w:val="1"/>
      <w:numFmt w:val="bullet"/>
      <w:lvlText w:val=""/>
      <w:lvlJc w:val="left"/>
      <w:pPr>
        <w:tabs>
          <w:tab w:val="num" w:pos="2160"/>
        </w:tabs>
        <w:ind w:left="2160" w:hanging="360"/>
      </w:pPr>
      <w:rPr>
        <w:rFonts w:ascii="Wingdings" w:hAnsi="Wingdings" w:hint="default"/>
      </w:rPr>
    </w:lvl>
    <w:lvl w:ilvl="3" w:tplc="0C0A0001" w:tentative="1">
      <w:start w:val="1"/>
      <w:numFmt w:val="bullet"/>
      <w:lvlText w:val=""/>
      <w:lvlJc w:val="left"/>
      <w:pPr>
        <w:tabs>
          <w:tab w:val="num" w:pos="2880"/>
        </w:tabs>
        <w:ind w:left="2880" w:hanging="360"/>
      </w:pPr>
      <w:rPr>
        <w:rFonts w:ascii="Symbol" w:hAnsi="Symbol" w:hint="default"/>
      </w:rPr>
    </w:lvl>
    <w:lvl w:ilvl="4" w:tplc="0C0A0003" w:tentative="1">
      <w:start w:val="1"/>
      <w:numFmt w:val="bullet"/>
      <w:lvlText w:val="o"/>
      <w:lvlJc w:val="left"/>
      <w:pPr>
        <w:tabs>
          <w:tab w:val="num" w:pos="3600"/>
        </w:tabs>
        <w:ind w:left="3600" w:hanging="360"/>
      </w:pPr>
      <w:rPr>
        <w:rFonts w:ascii="Courier New" w:hAnsi="Courier New" w:cs="Courier New" w:hint="default"/>
      </w:rPr>
    </w:lvl>
    <w:lvl w:ilvl="5" w:tplc="0C0A0005" w:tentative="1">
      <w:start w:val="1"/>
      <w:numFmt w:val="bullet"/>
      <w:lvlText w:val=""/>
      <w:lvlJc w:val="left"/>
      <w:pPr>
        <w:tabs>
          <w:tab w:val="num" w:pos="4320"/>
        </w:tabs>
        <w:ind w:left="4320" w:hanging="360"/>
      </w:pPr>
      <w:rPr>
        <w:rFonts w:ascii="Wingdings" w:hAnsi="Wingdings" w:hint="default"/>
      </w:rPr>
    </w:lvl>
    <w:lvl w:ilvl="6" w:tplc="0C0A0001" w:tentative="1">
      <w:start w:val="1"/>
      <w:numFmt w:val="bullet"/>
      <w:lvlText w:val=""/>
      <w:lvlJc w:val="left"/>
      <w:pPr>
        <w:tabs>
          <w:tab w:val="num" w:pos="5040"/>
        </w:tabs>
        <w:ind w:left="5040" w:hanging="360"/>
      </w:pPr>
      <w:rPr>
        <w:rFonts w:ascii="Symbol" w:hAnsi="Symbol" w:hint="default"/>
      </w:rPr>
    </w:lvl>
    <w:lvl w:ilvl="7" w:tplc="0C0A0003" w:tentative="1">
      <w:start w:val="1"/>
      <w:numFmt w:val="bullet"/>
      <w:lvlText w:val="o"/>
      <w:lvlJc w:val="left"/>
      <w:pPr>
        <w:tabs>
          <w:tab w:val="num" w:pos="5760"/>
        </w:tabs>
        <w:ind w:left="5760" w:hanging="360"/>
      </w:pPr>
      <w:rPr>
        <w:rFonts w:ascii="Courier New" w:hAnsi="Courier New" w:cs="Courier New" w:hint="default"/>
      </w:rPr>
    </w:lvl>
    <w:lvl w:ilvl="8" w:tplc="0C0A0005" w:tentative="1">
      <w:start w:val="1"/>
      <w:numFmt w:val="bullet"/>
      <w:lvlText w:val=""/>
      <w:lvlJc w:val="left"/>
      <w:pPr>
        <w:tabs>
          <w:tab w:val="num" w:pos="6480"/>
        </w:tabs>
        <w:ind w:left="6480" w:hanging="360"/>
      </w:pPr>
      <w:rPr>
        <w:rFonts w:ascii="Wingdings" w:hAnsi="Wingdings" w:hint="default"/>
      </w:rPr>
    </w:lvl>
  </w:abstractNum>
  <w:abstractNum w:abstractNumId="5" w15:restartNumberingAfterBreak="0">
    <w:nsid w:val="35094C34"/>
    <w:multiLevelType w:val="hybridMultilevel"/>
    <w:tmpl w:val="3B9C50DA"/>
    <w:lvl w:ilvl="0" w:tplc="0C0A000F">
      <w:start w:val="1"/>
      <w:numFmt w:val="decimal"/>
      <w:lvlText w:val="%1."/>
      <w:lvlJc w:val="left"/>
      <w:pPr>
        <w:tabs>
          <w:tab w:val="num" w:pos="360"/>
        </w:tabs>
        <w:ind w:left="360" w:hanging="360"/>
      </w:pPr>
    </w:lvl>
    <w:lvl w:ilvl="1" w:tplc="0C0A0019" w:tentative="1">
      <w:start w:val="1"/>
      <w:numFmt w:val="lowerLetter"/>
      <w:lvlText w:val="%2."/>
      <w:lvlJc w:val="left"/>
      <w:pPr>
        <w:tabs>
          <w:tab w:val="num" w:pos="1080"/>
        </w:tabs>
        <w:ind w:left="1080" w:hanging="360"/>
      </w:pPr>
    </w:lvl>
    <w:lvl w:ilvl="2" w:tplc="0C0A001B" w:tentative="1">
      <w:start w:val="1"/>
      <w:numFmt w:val="lowerRoman"/>
      <w:lvlText w:val="%3."/>
      <w:lvlJc w:val="right"/>
      <w:pPr>
        <w:tabs>
          <w:tab w:val="num" w:pos="1800"/>
        </w:tabs>
        <w:ind w:left="1800" w:hanging="180"/>
      </w:pPr>
    </w:lvl>
    <w:lvl w:ilvl="3" w:tplc="0C0A000F" w:tentative="1">
      <w:start w:val="1"/>
      <w:numFmt w:val="decimal"/>
      <w:lvlText w:val="%4."/>
      <w:lvlJc w:val="left"/>
      <w:pPr>
        <w:tabs>
          <w:tab w:val="num" w:pos="2520"/>
        </w:tabs>
        <w:ind w:left="2520" w:hanging="360"/>
      </w:pPr>
    </w:lvl>
    <w:lvl w:ilvl="4" w:tplc="0C0A0019" w:tentative="1">
      <w:start w:val="1"/>
      <w:numFmt w:val="lowerLetter"/>
      <w:lvlText w:val="%5."/>
      <w:lvlJc w:val="left"/>
      <w:pPr>
        <w:tabs>
          <w:tab w:val="num" w:pos="3240"/>
        </w:tabs>
        <w:ind w:left="3240" w:hanging="360"/>
      </w:pPr>
    </w:lvl>
    <w:lvl w:ilvl="5" w:tplc="0C0A001B" w:tentative="1">
      <w:start w:val="1"/>
      <w:numFmt w:val="lowerRoman"/>
      <w:lvlText w:val="%6."/>
      <w:lvlJc w:val="right"/>
      <w:pPr>
        <w:tabs>
          <w:tab w:val="num" w:pos="3960"/>
        </w:tabs>
        <w:ind w:left="3960" w:hanging="180"/>
      </w:pPr>
    </w:lvl>
    <w:lvl w:ilvl="6" w:tplc="0C0A000F" w:tentative="1">
      <w:start w:val="1"/>
      <w:numFmt w:val="decimal"/>
      <w:lvlText w:val="%7."/>
      <w:lvlJc w:val="left"/>
      <w:pPr>
        <w:tabs>
          <w:tab w:val="num" w:pos="4680"/>
        </w:tabs>
        <w:ind w:left="4680" w:hanging="360"/>
      </w:pPr>
    </w:lvl>
    <w:lvl w:ilvl="7" w:tplc="0C0A0019" w:tentative="1">
      <w:start w:val="1"/>
      <w:numFmt w:val="lowerLetter"/>
      <w:lvlText w:val="%8."/>
      <w:lvlJc w:val="left"/>
      <w:pPr>
        <w:tabs>
          <w:tab w:val="num" w:pos="5400"/>
        </w:tabs>
        <w:ind w:left="5400" w:hanging="360"/>
      </w:pPr>
    </w:lvl>
    <w:lvl w:ilvl="8" w:tplc="0C0A001B" w:tentative="1">
      <w:start w:val="1"/>
      <w:numFmt w:val="lowerRoman"/>
      <w:lvlText w:val="%9."/>
      <w:lvlJc w:val="right"/>
      <w:pPr>
        <w:tabs>
          <w:tab w:val="num" w:pos="6120"/>
        </w:tabs>
        <w:ind w:left="6120" w:hanging="180"/>
      </w:pPr>
    </w:lvl>
  </w:abstractNum>
  <w:abstractNum w:abstractNumId="6" w15:restartNumberingAfterBreak="0">
    <w:nsid w:val="3EFB57A2"/>
    <w:multiLevelType w:val="hybridMultilevel"/>
    <w:tmpl w:val="B164C4CE"/>
    <w:lvl w:ilvl="0" w:tplc="5616E7C2">
      <w:start w:val="1"/>
      <w:numFmt w:val="decimal"/>
      <w:lvlText w:val="%1."/>
      <w:lvlJc w:val="left"/>
      <w:pPr>
        <w:ind w:left="862" w:hanging="360"/>
      </w:pPr>
      <w:rPr>
        <w:rFonts w:hint="default"/>
      </w:rPr>
    </w:lvl>
    <w:lvl w:ilvl="1" w:tplc="2C0A0019" w:tentative="1">
      <w:start w:val="1"/>
      <w:numFmt w:val="lowerLetter"/>
      <w:lvlText w:val="%2."/>
      <w:lvlJc w:val="left"/>
      <w:pPr>
        <w:ind w:left="1582" w:hanging="360"/>
      </w:pPr>
    </w:lvl>
    <w:lvl w:ilvl="2" w:tplc="2C0A001B" w:tentative="1">
      <w:start w:val="1"/>
      <w:numFmt w:val="lowerRoman"/>
      <w:lvlText w:val="%3."/>
      <w:lvlJc w:val="right"/>
      <w:pPr>
        <w:ind w:left="2302" w:hanging="180"/>
      </w:pPr>
    </w:lvl>
    <w:lvl w:ilvl="3" w:tplc="2C0A000F" w:tentative="1">
      <w:start w:val="1"/>
      <w:numFmt w:val="decimal"/>
      <w:lvlText w:val="%4."/>
      <w:lvlJc w:val="left"/>
      <w:pPr>
        <w:ind w:left="3022" w:hanging="360"/>
      </w:pPr>
    </w:lvl>
    <w:lvl w:ilvl="4" w:tplc="2C0A0019" w:tentative="1">
      <w:start w:val="1"/>
      <w:numFmt w:val="lowerLetter"/>
      <w:lvlText w:val="%5."/>
      <w:lvlJc w:val="left"/>
      <w:pPr>
        <w:ind w:left="3742" w:hanging="360"/>
      </w:pPr>
    </w:lvl>
    <w:lvl w:ilvl="5" w:tplc="2C0A001B" w:tentative="1">
      <w:start w:val="1"/>
      <w:numFmt w:val="lowerRoman"/>
      <w:lvlText w:val="%6."/>
      <w:lvlJc w:val="right"/>
      <w:pPr>
        <w:ind w:left="4462" w:hanging="180"/>
      </w:pPr>
    </w:lvl>
    <w:lvl w:ilvl="6" w:tplc="2C0A000F" w:tentative="1">
      <w:start w:val="1"/>
      <w:numFmt w:val="decimal"/>
      <w:lvlText w:val="%7."/>
      <w:lvlJc w:val="left"/>
      <w:pPr>
        <w:ind w:left="5182" w:hanging="360"/>
      </w:pPr>
    </w:lvl>
    <w:lvl w:ilvl="7" w:tplc="2C0A0019" w:tentative="1">
      <w:start w:val="1"/>
      <w:numFmt w:val="lowerLetter"/>
      <w:lvlText w:val="%8."/>
      <w:lvlJc w:val="left"/>
      <w:pPr>
        <w:ind w:left="5902" w:hanging="360"/>
      </w:pPr>
    </w:lvl>
    <w:lvl w:ilvl="8" w:tplc="2C0A001B" w:tentative="1">
      <w:start w:val="1"/>
      <w:numFmt w:val="lowerRoman"/>
      <w:lvlText w:val="%9."/>
      <w:lvlJc w:val="right"/>
      <w:pPr>
        <w:ind w:left="6622" w:hanging="180"/>
      </w:pPr>
    </w:lvl>
  </w:abstractNum>
  <w:abstractNum w:abstractNumId="7" w15:restartNumberingAfterBreak="0">
    <w:nsid w:val="5DD73850"/>
    <w:multiLevelType w:val="hybridMultilevel"/>
    <w:tmpl w:val="0B02C8E0"/>
    <w:lvl w:ilvl="0" w:tplc="2C0A0001">
      <w:start w:val="1"/>
      <w:numFmt w:val="bullet"/>
      <w:lvlText w:val=""/>
      <w:lvlJc w:val="left"/>
      <w:pPr>
        <w:ind w:left="720" w:hanging="360"/>
      </w:pPr>
      <w:rPr>
        <w:rFonts w:ascii="Symbol" w:hAnsi="Symbol" w:hint="default"/>
      </w:rPr>
    </w:lvl>
    <w:lvl w:ilvl="1" w:tplc="2C0A0003" w:tentative="1">
      <w:start w:val="1"/>
      <w:numFmt w:val="bullet"/>
      <w:lvlText w:val="o"/>
      <w:lvlJc w:val="left"/>
      <w:pPr>
        <w:ind w:left="1440" w:hanging="360"/>
      </w:pPr>
      <w:rPr>
        <w:rFonts w:ascii="Courier New" w:hAnsi="Courier New" w:cs="Courier New" w:hint="default"/>
      </w:rPr>
    </w:lvl>
    <w:lvl w:ilvl="2" w:tplc="2C0A0005" w:tentative="1">
      <w:start w:val="1"/>
      <w:numFmt w:val="bullet"/>
      <w:lvlText w:val=""/>
      <w:lvlJc w:val="left"/>
      <w:pPr>
        <w:ind w:left="2160" w:hanging="360"/>
      </w:pPr>
      <w:rPr>
        <w:rFonts w:ascii="Wingdings" w:hAnsi="Wingdings" w:hint="default"/>
      </w:rPr>
    </w:lvl>
    <w:lvl w:ilvl="3" w:tplc="2C0A0001" w:tentative="1">
      <w:start w:val="1"/>
      <w:numFmt w:val="bullet"/>
      <w:lvlText w:val=""/>
      <w:lvlJc w:val="left"/>
      <w:pPr>
        <w:ind w:left="2880" w:hanging="360"/>
      </w:pPr>
      <w:rPr>
        <w:rFonts w:ascii="Symbol" w:hAnsi="Symbol" w:hint="default"/>
      </w:rPr>
    </w:lvl>
    <w:lvl w:ilvl="4" w:tplc="2C0A0003" w:tentative="1">
      <w:start w:val="1"/>
      <w:numFmt w:val="bullet"/>
      <w:lvlText w:val="o"/>
      <w:lvlJc w:val="left"/>
      <w:pPr>
        <w:ind w:left="3600" w:hanging="360"/>
      </w:pPr>
      <w:rPr>
        <w:rFonts w:ascii="Courier New" w:hAnsi="Courier New" w:cs="Courier New" w:hint="default"/>
      </w:rPr>
    </w:lvl>
    <w:lvl w:ilvl="5" w:tplc="2C0A0005" w:tentative="1">
      <w:start w:val="1"/>
      <w:numFmt w:val="bullet"/>
      <w:lvlText w:val=""/>
      <w:lvlJc w:val="left"/>
      <w:pPr>
        <w:ind w:left="4320" w:hanging="360"/>
      </w:pPr>
      <w:rPr>
        <w:rFonts w:ascii="Wingdings" w:hAnsi="Wingdings" w:hint="default"/>
      </w:rPr>
    </w:lvl>
    <w:lvl w:ilvl="6" w:tplc="2C0A0001" w:tentative="1">
      <w:start w:val="1"/>
      <w:numFmt w:val="bullet"/>
      <w:lvlText w:val=""/>
      <w:lvlJc w:val="left"/>
      <w:pPr>
        <w:ind w:left="5040" w:hanging="360"/>
      </w:pPr>
      <w:rPr>
        <w:rFonts w:ascii="Symbol" w:hAnsi="Symbol" w:hint="default"/>
      </w:rPr>
    </w:lvl>
    <w:lvl w:ilvl="7" w:tplc="2C0A0003" w:tentative="1">
      <w:start w:val="1"/>
      <w:numFmt w:val="bullet"/>
      <w:lvlText w:val="o"/>
      <w:lvlJc w:val="left"/>
      <w:pPr>
        <w:ind w:left="5760" w:hanging="360"/>
      </w:pPr>
      <w:rPr>
        <w:rFonts w:ascii="Courier New" w:hAnsi="Courier New" w:cs="Courier New" w:hint="default"/>
      </w:rPr>
    </w:lvl>
    <w:lvl w:ilvl="8" w:tplc="2C0A0005" w:tentative="1">
      <w:start w:val="1"/>
      <w:numFmt w:val="bullet"/>
      <w:lvlText w:val=""/>
      <w:lvlJc w:val="left"/>
      <w:pPr>
        <w:ind w:left="6480" w:hanging="360"/>
      </w:pPr>
      <w:rPr>
        <w:rFonts w:ascii="Wingdings" w:hAnsi="Wingdings" w:hint="default"/>
      </w:rPr>
    </w:lvl>
  </w:abstractNum>
  <w:abstractNum w:abstractNumId="8" w15:restartNumberingAfterBreak="0">
    <w:nsid w:val="6DE40CA0"/>
    <w:multiLevelType w:val="multilevel"/>
    <w:tmpl w:val="F10C17C2"/>
    <w:lvl w:ilvl="0">
      <w:start w:val="1"/>
      <w:numFmt w:val="decimal"/>
      <w:lvlText w:val="%1."/>
      <w:lvlJc w:val="left"/>
      <w:pPr>
        <w:tabs>
          <w:tab w:val="num" w:pos="720"/>
        </w:tabs>
        <w:ind w:left="720" w:hanging="720"/>
      </w:pPr>
    </w:lvl>
    <w:lvl w:ilvl="1">
      <w:start w:val="1"/>
      <w:numFmt w:val="decimal"/>
      <w:lvlText w:val="%2."/>
      <w:lvlJc w:val="left"/>
      <w:pPr>
        <w:tabs>
          <w:tab w:val="num" w:pos="1440"/>
        </w:tabs>
        <w:ind w:left="1440" w:hanging="720"/>
      </w:pPr>
    </w:lvl>
    <w:lvl w:ilvl="2">
      <w:start w:val="1"/>
      <w:numFmt w:val="decimal"/>
      <w:lvlText w:val="%3."/>
      <w:lvlJc w:val="left"/>
      <w:pPr>
        <w:tabs>
          <w:tab w:val="num" w:pos="2160"/>
        </w:tabs>
        <w:ind w:left="2160" w:hanging="720"/>
      </w:pPr>
    </w:lvl>
    <w:lvl w:ilvl="3">
      <w:start w:val="1"/>
      <w:numFmt w:val="decimal"/>
      <w:lvlText w:val="%4."/>
      <w:lvlJc w:val="left"/>
      <w:pPr>
        <w:tabs>
          <w:tab w:val="num" w:pos="2880"/>
        </w:tabs>
        <w:ind w:left="2880" w:hanging="720"/>
      </w:pPr>
    </w:lvl>
    <w:lvl w:ilvl="4">
      <w:start w:val="1"/>
      <w:numFmt w:val="decimal"/>
      <w:lvlText w:val="%5."/>
      <w:lvlJc w:val="left"/>
      <w:pPr>
        <w:tabs>
          <w:tab w:val="num" w:pos="3600"/>
        </w:tabs>
        <w:ind w:left="3600" w:hanging="720"/>
      </w:pPr>
    </w:lvl>
    <w:lvl w:ilvl="5">
      <w:start w:val="1"/>
      <w:numFmt w:val="decimal"/>
      <w:lvlText w:val="%6."/>
      <w:lvlJc w:val="left"/>
      <w:pPr>
        <w:tabs>
          <w:tab w:val="num" w:pos="4320"/>
        </w:tabs>
        <w:ind w:left="4320" w:hanging="720"/>
      </w:pPr>
    </w:lvl>
    <w:lvl w:ilvl="6">
      <w:start w:val="1"/>
      <w:numFmt w:val="decimal"/>
      <w:lvlText w:val="%7."/>
      <w:lvlJc w:val="left"/>
      <w:pPr>
        <w:tabs>
          <w:tab w:val="num" w:pos="5040"/>
        </w:tabs>
        <w:ind w:left="5040" w:hanging="720"/>
      </w:pPr>
    </w:lvl>
    <w:lvl w:ilvl="7">
      <w:start w:val="1"/>
      <w:numFmt w:val="decimal"/>
      <w:lvlText w:val="%8."/>
      <w:lvlJc w:val="left"/>
      <w:pPr>
        <w:tabs>
          <w:tab w:val="num" w:pos="5760"/>
        </w:tabs>
        <w:ind w:left="5760" w:hanging="720"/>
      </w:pPr>
    </w:lvl>
    <w:lvl w:ilvl="8">
      <w:start w:val="1"/>
      <w:numFmt w:val="decimal"/>
      <w:lvlText w:val="%9."/>
      <w:lvlJc w:val="left"/>
      <w:pPr>
        <w:tabs>
          <w:tab w:val="num" w:pos="6480"/>
        </w:tabs>
        <w:ind w:left="6480" w:hanging="720"/>
      </w:pPr>
    </w:lvl>
  </w:abstractNum>
  <w:abstractNum w:abstractNumId="9" w15:restartNumberingAfterBreak="0">
    <w:nsid w:val="759B7B45"/>
    <w:multiLevelType w:val="hybridMultilevel"/>
    <w:tmpl w:val="B6D230F0"/>
    <w:lvl w:ilvl="0" w:tplc="2C0A0013">
      <w:start w:val="1"/>
      <w:numFmt w:val="upperRoman"/>
      <w:lvlText w:val="%1."/>
      <w:lvlJc w:val="right"/>
      <w:pPr>
        <w:ind w:left="720" w:hanging="360"/>
      </w:pPr>
    </w:lvl>
    <w:lvl w:ilvl="1" w:tplc="2C0A0019" w:tentative="1">
      <w:start w:val="1"/>
      <w:numFmt w:val="lowerLetter"/>
      <w:lvlText w:val="%2."/>
      <w:lvlJc w:val="left"/>
      <w:pPr>
        <w:ind w:left="1440" w:hanging="360"/>
      </w:pPr>
    </w:lvl>
    <w:lvl w:ilvl="2" w:tplc="2C0A001B" w:tentative="1">
      <w:start w:val="1"/>
      <w:numFmt w:val="lowerRoman"/>
      <w:lvlText w:val="%3."/>
      <w:lvlJc w:val="right"/>
      <w:pPr>
        <w:ind w:left="2160" w:hanging="180"/>
      </w:pPr>
    </w:lvl>
    <w:lvl w:ilvl="3" w:tplc="2C0A000F" w:tentative="1">
      <w:start w:val="1"/>
      <w:numFmt w:val="decimal"/>
      <w:lvlText w:val="%4."/>
      <w:lvlJc w:val="left"/>
      <w:pPr>
        <w:ind w:left="2880" w:hanging="360"/>
      </w:pPr>
    </w:lvl>
    <w:lvl w:ilvl="4" w:tplc="2C0A0019" w:tentative="1">
      <w:start w:val="1"/>
      <w:numFmt w:val="lowerLetter"/>
      <w:lvlText w:val="%5."/>
      <w:lvlJc w:val="left"/>
      <w:pPr>
        <w:ind w:left="3600" w:hanging="360"/>
      </w:pPr>
    </w:lvl>
    <w:lvl w:ilvl="5" w:tplc="2C0A001B" w:tentative="1">
      <w:start w:val="1"/>
      <w:numFmt w:val="lowerRoman"/>
      <w:lvlText w:val="%6."/>
      <w:lvlJc w:val="right"/>
      <w:pPr>
        <w:ind w:left="4320" w:hanging="180"/>
      </w:pPr>
    </w:lvl>
    <w:lvl w:ilvl="6" w:tplc="2C0A000F" w:tentative="1">
      <w:start w:val="1"/>
      <w:numFmt w:val="decimal"/>
      <w:lvlText w:val="%7."/>
      <w:lvlJc w:val="left"/>
      <w:pPr>
        <w:ind w:left="5040" w:hanging="360"/>
      </w:pPr>
    </w:lvl>
    <w:lvl w:ilvl="7" w:tplc="2C0A0019" w:tentative="1">
      <w:start w:val="1"/>
      <w:numFmt w:val="lowerLetter"/>
      <w:lvlText w:val="%8."/>
      <w:lvlJc w:val="left"/>
      <w:pPr>
        <w:ind w:left="5760" w:hanging="360"/>
      </w:pPr>
    </w:lvl>
    <w:lvl w:ilvl="8" w:tplc="2C0A001B" w:tentative="1">
      <w:start w:val="1"/>
      <w:numFmt w:val="lowerRoman"/>
      <w:lvlText w:val="%9."/>
      <w:lvlJc w:val="right"/>
      <w:pPr>
        <w:ind w:left="6480" w:hanging="180"/>
      </w:pPr>
    </w:lvl>
  </w:abstractNum>
  <w:abstractNum w:abstractNumId="10" w15:restartNumberingAfterBreak="0">
    <w:nsid w:val="7BB36153"/>
    <w:multiLevelType w:val="hybridMultilevel"/>
    <w:tmpl w:val="94561EE0"/>
    <w:lvl w:ilvl="0" w:tplc="0C0A0001">
      <w:start w:val="1"/>
      <w:numFmt w:val="bullet"/>
      <w:lvlText w:val=""/>
      <w:lvlJc w:val="left"/>
      <w:pPr>
        <w:tabs>
          <w:tab w:val="num" w:pos="780"/>
        </w:tabs>
        <w:ind w:left="780" w:hanging="360"/>
      </w:pPr>
      <w:rPr>
        <w:rFonts w:ascii="Symbol" w:hAnsi="Symbol" w:hint="default"/>
      </w:rPr>
    </w:lvl>
    <w:lvl w:ilvl="1" w:tplc="0C0A0003" w:tentative="1">
      <w:start w:val="1"/>
      <w:numFmt w:val="bullet"/>
      <w:lvlText w:val="o"/>
      <w:lvlJc w:val="left"/>
      <w:pPr>
        <w:tabs>
          <w:tab w:val="num" w:pos="1500"/>
        </w:tabs>
        <w:ind w:left="1500" w:hanging="360"/>
      </w:pPr>
      <w:rPr>
        <w:rFonts w:ascii="Courier New" w:hAnsi="Courier New" w:cs="Courier New" w:hint="default"/>
      </w:rPr>
    </w:lvl>
    <w:lvl w:ilvl="2" w:tplc="0C0A0005" w:tentative="1">
      <w:start w:val="1"/>
      <w:numFmt w:val="bullet"/>
      <w:lvlText w:val=""/>
      <w:lvlJc w:val="left"/>
      <w:pPr>
        <w:tabs>
          <w:tab w:val="num" w:pos="2220"/>
        </w:tabs>
        <w:ind w:left="2220" w:hanging="360"/>
      </w:pPr>
      <w:rPr>
        <w:rFonts w:ascii="Wingdings" w:hAnsi="Wingdings" w:hint="default"/>
      </w:rPr>
    </w:lvl>
    <w:lvl w:ilvl="3" w:tplc="0C0A0001" w:tentative="1">
      <w:start w:val="1"/>
      <w:numFmt w:val="bullet"/>
      <w:lvlText w:val=""/>
      <w:lvlJc w:val="left"/>
      <w:pPr>
        <w:tabs>
          <w:tab w:val="num" w:pos="2940"/>
        </w:tabs>
        <w:ind w:left="2940" w:hanging="360"/>
      </w:pPr>
      <w:rPr>
        <w:rFonts w:ascii="Symbol" w:hAnsi="Symbol" w:hint="default"/>
      </w:rPr>
    </w:lvl>
    <w:lvl w:ilvl="4" w:tplc="0C0A0003" w:tentative="1">
      <w:start w:val="1"/>
      <w:numFmt w:val="bullet"/>
      <w:lvlText w:val="o"/>
      <w:lvlJc w:val="left"/>
      <w:pPr>
        <w:tabs>
          <w:tab w:val="num" w:pos="3660"/>
        </w:tabs>
        <w:ind w:left="3660" w:hanging="360"/>
      </w:pPr>
      <w:rPr>
        <w:rFonts w:ascii="Courier New" w:hAnsi="Courier New" w:cs="Courier New" w:hint="default"/>
      </w:rPr>
    </w:lvl>
    <w:lvl w:ilvl="5" w:tplc="0C0A0005" w:tentative="1">
      <w:start w:val="1"/>
      <w:numFmt w:val="bullet"/>
      <w:lvlText w:val=""/>
      <w:lvlJc w:val="left"/>
      <w:pPr>
        <w:tabs>
          <w:tab w:val="num" w:pos="4380"/>
        </w:tabs>
        <w:ind w:left="4380" w:hanging="360"/>
      </w:pPr>
      <w:rPr>
        <w:rFonts w:ascii="Wingdings" w:hAnsi="Wingdings" w:hint="default"/>
      </w:rPr>
    </w:lvl>
    <w:lvl w:ilvl="6" w:tplc="0C0A0001" w:tentative="1">
      <w:start w:val="1"/>
      <w:numFmt w:val="bullet"/>
      <w:lvlText w:val=""/>
      <w:lvlJc w:val="left"/>
      <w:pPr>
        <w:tabs>
          <w:tab w:val="num" w:pos="5100"/>
        </w:tabs>
        <w:ind w:left="5100" w:hanging="360"/>
      </w:pPr>
      <w:rPr>
        <w:rFonts w:ascii="Symbol" w:hAnsi="Symbol" w:hint="default"/>
      </w:rPr>
    </w:lvl>
    <w:lvl w:ilvl="7" w:tplc="0C0A0003" w:tentative="1">
      <w:start w:val="1"/>
      <w:numFmt w:val="bullet"/>
      <w:lvlText w:val="o"/>
      <w:lvlJc w:val="left"/>
      <w:pPr>
        <w:tabs>
          <w:tab w:val="num" w:pos="5820"/>
        </w:tabs>
        <w:ind w:left="5820" w:hanging="360"/>
      </w:pPr>
      <w:rPr>
        <w:rFonts w:ascii="Courier New" w:hAnsi="Courier New" w:cs="Courier New" w:hint="default"/>
      </w:rPr>
    </w:lvl>
    <w:lvl w:ilvl="8" w:tplc="0C0A0005" w:tentative="1">
      <w:start w:val="1"/>
      <w:numFmt w:val="bullet"/>
      <w:lvlText w:val=""/>
      <w:lvlJc w:val="left"/>
      <w:pPr>
        <w:tabs>
          <w:tab w:val="num" w:pos="6540"/>
        </w:tabs>
        <w:ind w:left="6540" w:hanging="360"/>
      </w:pPr>
      <w:rPr>
        <w:rFonts w:ascii="Wingdings" w:hAnsi="Wingdings" w:hint="default"/>
      </w:rPr>
    </w:lvl>
  </w:abstractNum>
  <w:num w:numId="1">
    <w:abstractNumId w:val="4"/>
  </w:num>
  <w:num w:numId="2">
    <w:abstractNumId w:val="10"/>
  </w:num>
  <w:num w:numId="3">
    <w:abstractNumId w:val="1"/>
  </w:num>
  <w:num w:numId="4">
    <w:abstractNumId w:val="2"/>
  </w:num>
  <w:num w:numId="5">
    <w:abstractNumId w:val="8"/>
  </w:num>
  <w:num w:numId="6">
    <w:abstractNumId w:val="3"/>
  </w:num>
  <w:num w:numId="7">
    <w:abstractNumId w:val="5"/>
  </w:num>
  <w:num w:numId="8">
    <w:abstractNumId w:val="0"/>
  </w:num>
  <w:num w:numId="9">
    <w:abstractNumId w:val="6"/>
  </w:num>
  <w:num w:numId="10">
    <w:abstractNumId w:val="7"/>
  </w:num>
  <w:num w:numId="11">
    <w:abstractNumId w:val="9"/>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FERNANDA GASPARI">
    <w15:presenceInfo w15:providerId="AD" w15:userId="S::fgaspari@agro.unlp.edu.ar::adb6b1f1-c8c9-46da-ab59-ef13f56ceb0f"/>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trackRevisions/>
  <w:doNotTrackMoves/>
  <w:defaultTabStop w:val="708"/>
  <w:hyphenationZone w:val="425"/>
  <w:characterSpacingControl w:val="doNotCompress"/>
  <w:hdrShapeDefaults>
    <o:shapedefaults v:ext="edit" spidmax="2129" fillcolor="black">
      <v:fill color="black"/>
      <v:shadow color="#868686"/>
    </o:shapedefaults>
  </w:hdrShapeDefaults>
  <w:footnotePr>
    <w:footnote w:id="-1"/>
    <w:footnote w:id="0"/>
  </w:footnotePr>
  <w:endnotePr>
    <w:endnote w:id="-1"/>
    <w:endnote w:id="0"/>
  </w:endnotePr>
  <w:compat>
    <w:useNormalStyleForList/>
    <w:doNotUseIndentAsNumberingTabStop/>
    <w:useAltKinsokuLineBreakRules/>
    <w:allowSpaceOfSameStyleInTable/>
    <w:doNotSuppressIndentation/>
    <w:doNotAutofitConstrainedTables/>
    <w:autofitToFirstFixedWidthCell/>
    <w:displayHangulFixedWidth/>
    <w:splitPgBreakAndParaMark/>
    <w:doNotVertAlignCellWithSp/>
    <w:doNotBreakConstrainedForcedTable/>
    <w:doNotVertAlignInTxbx/>
    <w:useAnsiKerningPairs/>
    <w:cachedColBalance/>
    <w:compatSetting w:name="compatibilityMode" w:uri="http://schemas.microsoft.com/office/word" w:val="11"/>
    <w:compatSetting w:name="allowHyphenationAtTrackBottom" w:uri="http://schemas.microsoft.com/office/word" w:val="1"/>
    <w:compatSetting w:name="useWord2013TrackBottomHyphenation" w:uri="http://schemas.microsoft.com/office/word" w:val="1"/>
  </w:compat>
  <w:rsids>
    <w:rsidRoot w:val="006E7400"/>
    <w:rsid w:val="000032DA"/>
    <w:rsid w:val="00005B84"/>
    <w:rsid w:val="000064D2"/>
    <w:rsid w:val="00007E03"/>
    <w:rsid w:val="000147BC"/>
    <w:rsid w:val="0002175A"/>
    <w:rsid w:val="000366E7"/>
    <w:rsid w:val="00042A52"/>
    <w:rsid w:val="00043498"/>
    <w:rsid w:val="00054364"/>
    <w:rsid w:val="00056161"/>
    <w:rsid w:val="00070E30"/>
    <w:rsid w:val="00087E93"/>
    <w:rsid w:val="000A2B57"/>
    <w:rsid w:val="000A591E"/>
    <w:rsid w:val="000B13A4"/>
    <w:rsid w:val="000C0F0C"/>
    <w:rsid w:val="000C330C"/>
    <w:rsid w:val="000D1727"/>
    <w:rsid w:val="000D322A"/>
    <w:rsid w:val="000D4B9C"/>
    <w:rsid w:val="000E599E"/>
    <w:rsid w:val="000F36ED"/>
    <w:rsid w:val="000F45DE"/>
    <w:rsid w:val="000F7BD7"/>
    <w:rsid w:val="001211BA"/>
    <w:rsid w:val="00150151"/>
    <w:rsid w:val="00165640"/>
    <w:rsid w:val="00167473"/>
    <w:rsid w:val="00173932"/>
    <w:rsid w:val="00175E28"/>
    <w:rsid w:val="0018030A"/>
    <w:rsid w:val="001866B5"/>
    <w:rsid w:val="00186EE3"/>
    <w:rsid w:val="001A22AA"/>
    <w:rsid w:val="001B2518"/>
    <w:rsid w:val="001C0DE2"/>
    <w:rsid w:val="001C7F4F"/>
    <w:rsid w:val="001D5DEA"/>
    <w:rsid w:val="001F65DE"/>
    <w:rsid w:val="0020184A"/>
    <w:rsid w:val="00207382"/>
    <w:rsid w:val="00210A28"/>
    <w:rsid w:val="0024237F"/>
    <w:rsid w:val="00247A38"/>
    <w:rsid w:val="002646EB"/>
    <w:rsid w:val="00264B7B"/>
    <w:rsid w:val="0028241D"/>
    <w:rsid w:val="00287436"/>
    <w:rsid w:val="002A1418"/>
    <w:rsid w:val="002B162F"/>
    <w:rsid w:val="002B59EB"/>
    <w:rsid w:val="002B6F56"/>
    <w:rsid w:val="002B727A"/>
    <w:rsid w:val="002D05BC"/>
    <w:rsid w:val="002D13FC"/>
    <w:rsid w:val="002D1BB5"/>
    <w:rsid w:val="002E3622"/>
    <w:rsid w:val="002F338F"/>
    <w:rsid w:val="003202D2"/>
    <w:rsid w:val="0032542A"/>
    <w:rsid w:val="0032676F"/>
    <w:rsid w:val="0033460F"/>
    <w:rsid w:val="0033598A"/>
    <w:rsid w:val="00335FD8"/>
    <w:rsid w:val="00340DAC"/>
    <w:rsid w:val="003453A7"/>
    <w:rsid w:val="003504E4"/>
    <w:rsid w:val="00354FFB"/>
    <w:rsid w:val="00355B1C"/>
    <w:rsid w:val="00355FEC"/>
    <w:rsid w:val="00360516"/>
    <w:rsid w:val="00360E05"/>
    <w:rsid w:val="0036154D"/>
    <w:rsid w:val="0036654C"/>
    <w:rsid w:val="00367E35"/>
    <w:rsid w:val="00381DE4"/>
    <w:rsid w:val="0038745D"/>
    <w:rsid w:val="00391FF1"/>
    <w:rsid w:val="00393A02"/>
    <w:rsid w:val="0039690F"/>
    <w:rsid w:val="003A47E8"/>
    <w:rsid w:val="003E0714"/>
    <w:rsid w:val="003E3806"/>
    <w:rsid w:val="003F6D2D"/>
    <w:rsid w:val="0040098B"/>
    <w:rsid w:val="00420382"/>
    <w:rsid w:val="00420CD0"/>
    <w:rsid w:val="00434B6B"/>
    <w:rsid w:val="00437E12"/>
    <w:rsid w:val="00453B7A"/>
    <w:rsid w:val="004545E2"/>
    <w:rsid w:val="0045558D"/>
    <w:rsid w:val="00464661"/>
    <w:rsid w:val="004759E9"/>
    <w:rsid w:val="00476966"/>
    <w:rsid w:val="0048048B"/>
    <w:rsid w:val="004978BE"/>
    <w:rsid w:val="004B66F9"/>
    <w:rsid w:val="004C4F0B"/>
    <w:rsid w:val="004E0A86"/>
    <w:rsid w:val="004E4D37"/>
    <w:rsid w:val="004F0DA0"/>
    <w:rsid w:val="00501839"/>
    <w:rsid w:val="00506AE5"/>
    <w:rsid w:val="00506B50"/>
    <w:rsid w:val="00506EA2"/>
    <w:rsid w:val="00510A4B"/>
    <w:rsid w:val="00525A9E"/>
    <w:rsid w:val="00531A3E"/>
    <w:rsid w:val="00536C71"/>
    <w:rsid w:val="0054005B"/>
    <w:rsid w:val="00544254"/>
    <w:rsid w:val="005553CC"/>
    <w:rsid w:val="00561F35"/>
    <w:rsid w:val="005671A5"/>
    <w:rsid w:val="00567F3A"/>
    <w:rsid w:val="005776F3"/>
    <w:rsid w:val="00583591"/>
    <w:rsid w:val="00587282"/>
    <w:rsid w:val="0059295C"/>
    <w:rsid w:val="005A5365"/>
    <w:rsid w:val="005B584B"/>
    <w:rsid w:val="005D2588"/>
    <w:rsid w:val="005F40D6"/>
    <w:rsid w:val="00614C9D"/>
    <w:rsid w:val="00616FF7"/>
    <w:rsid w:val="006267CC"/>
    <w:rsid w:val="006408C0"/>
    <w:rsid w:val="0064510D"/>
    <w:rsid w:val="00650F72"/>
    <w:rsid w:val="00651F62"/>
    <w:rsid w:val="00662726"/>
    <w:rsid w:val="00675A84"/>
    <w:rsid w:val="00681E6F"/>
    <w:rsid w:val="006861D9"/>
    <w:rsid w:val="006A62F1"/>
    <w:rsid w:val="006C77C2"/>
    <w:rsid w:val="006D5CF7"/>
    <w:rsid w:val="006E7400"/>
    <w:rsid w:val="006F1808"/>
    <w:rsid w:val="006F5A04"/>
    <w:rsid w:val="00717F5B"/>
    <w:rsid w:val="007209FD"/>
    <w:rsid w:val="00724245"/>
    <w:rsid w:val="00725490"/>
    <w:rsid w:val="00726CEF"/>
    <w:rsid w:val="00753EBA"/>
    <w:rsid w:val="00760049"/>
    <w:rsid w:val="00765437"/>
    <w:rsid w:val="0076701F"/>
    <w:rsid w:val="00767D4A"/>
    <w:rsid w:val="00780277"/>
    <w:rsid w:val="00780719"/>
    <w:rsid w:val="00782898"/>
    <w:rsid w:val="007831DB"/>
    <w:rsid w:val="00783A05"/>
    <w:rsid w:val="007B1BC2"/>
    <w:rsid w:val="007C1080"/>
    <w:rsid w:val="007C247C"/>
    <w:rsid w:val="007C52F3"/>
    <w:rsid w:val="007D21B1"/>
    <w:rsid w:val="007D3F76"/>
    <w:rsid w:val="007F0F80"/>
    <w:rsid w:val="00803D50"/>
    <w:rsid w:val="008128CE"/>
    <w:rsid w:val="00813511"/>
    <w:rsid w:val="008142DC"/>
    <w:rsid w:val="008334E0"/>
    <w:rsid w:val="008353E4"/>
    <w:rsid w:val="008361DB"/>
    <w:rsid w:val="00837FCF"/>
    <w:rsid w:val="00843089"/>
    <w:rsid w:val="0087420E"/>
    <w:rsid w:val="0087446E"/>
    <w:rsid w:val="00875C59"/>
    <w:rsid w:val="00891E7F"/>
    <w:rsid w:val="008928F0"/>
    <w:rsid w:val="00895F77"/>
    <w:rsid w:val="008A1238"/>
    <w:rsid w:val="008A277D"/>
    <w:rsid w:val="008A5196"/>
    <w:rsid w:val="008A597D"/>
    <w:rsid w:val="008B2834"/>
    <w:rsid w:val="008E5584"/>
    <w:rsid w:val="008E6D5D"/>
    <w:rsid w:val="008E6F47"/>
    <w:rsid w:val="008F57B9"/>
    <w:rsid w:val="00923203"/>
    <w:rsid w:val="0093191C"/>
    <w:rsid w:val="0095516A"/>
    <w:rsid w:val="00956E01"/>
    <w:rsid w:val="00965CBB"/>
    <w:rsid w:val="00984366"/>
    <w:rsid w:val="009849D0"/>
    <w:rsid w:val="009A26AD"/>
    <w:rsid w:val="009A2AAB"/>
    <w:rsid w:val="009C5F6E"/>
    <w:rsid w:val="009E4533"/>
    <w:rsid w:val="00A14732"/>
    <w:rsid w:val="00A22084"/>
    <w:rsid w:val="00A27909"/>
    <w:rsid w:val="00A3535F"/>
    <w:rsid w:val="00A44E27"/>
    <w:rsid w:val="00A469E1"/>
    <w:rsid w:val="00A50779"/>
    <w:rsid w:val="00A51119"/>
    <w:rsid w:val="00A573E7"/>
    <w:rsid w:val="00A600F7"/>
    <w:rsid w:val="00A611DE"/>
    <w:rsid w:val="00A62672"/>
    <w:rsid w:val="00A6394F"/>
    <w:rsid w:val="00A8377B"/>
    <w:rsid w:val="00A9017B"/>
    <w:rsid w:val="00A93346"/>
    <w:rsid w:val="00A95B46"/>
    <w:rsid w:val="00AA1CF4"/>
    <w:rsid w:val="00AA4FE9"/>
    <w:rsid w:val="00AB53C8"/>
    <w:rsid w:val="00AC77C8"/>
    <w:rsid w:val="00AC7D0C"/>
    <w:rsid w:val="00AD0B34"/>
    <w:rsid w:val="00AE0727"/>
    <w:rsid w:val="00AE2771"/>
    <w:rsid w:val="00AE6046"/>
    <w:rsid w:val="00B005F1"/>
    <w:rsid w:val="00B04249"/>
    <w:rsid w:val="00B0597D"/>
    <w:rsid w:val="00B1482F"/>
    <w:rsid w:val="00B15C0A"/>
    <w:rsid w:val="00B160E1"/>
    <w:rsid w:val="00B16FD7"/>
    <w:rsid w:val="00B2349E"/>
    <w:rsid w:val="00B23560"/>
    <w:rsid w:val="00B27668"/>
    <w:rsid w:val="00B34CC2"/>
    <w:rsid w:val="00B57685"/>
    <w:rsid w:val="00B97047"/>
    <w:rsid w:val="00BA05A0"/>
    <w:rsid w:val="00BB288E"/>
    <w:rsid w:val="00BC36CE"/>
    <w:rsid w:val="00BE394F"/>
    <w:rsid w:val="00BE3D29"/>
    <w:rsid w:val="00BE6C9F"/>
    <w:rsid w:val="00BE7DE5"/>
    <w:rsid w:val="00BF762E"/>
    <w:rsid w:val="00C253EB"/>
    <w:rsid w:val="00C27F41"/>
    <w:rsid w:val="00C41216"/>
    <w:rsid w:val="00C61925"/>
    <w:rsid w:val="00C76C81"/>
    <w:rsid w:val="00C9238D"/>
    <w:rsid w:val="00C97166"/>
    <w:rsid w:val="00CB3DD7"/>
    <w:rsid w:val="00CB7545"/>
    <w:rsid w:val="00CC59EA"/>
    <w:rsid w:val="00CC74D5"/>
    <w:rsid w:val="00CD2820"/>
    <w:rsid w:val="00CD3277"/>
    <w:rsid w:val="00CE2E16"/>
    <w:rsid w:val="00CE78E8"/>
    <w:rsid w:val="00D1173E"/>
    <w:rsid w:val="00D43743"/>
    <w:rsid w:val="00D4625E"/>
    <w:rsid w:val="00D533A1"/>
    <w:rsid w:val="00D561F8"/>
    <w:rsid w:val="00D70B34"/>
    <w:rsid w:val="00D71B87"/>
    <w:rsid w:val="00D77164"/>
    <w:rsid w:val="00D85A6A"/>
    <w:rsid w:val="00D913B2"/>
    <w:rsid w:val="00D96BB1"/>
    <w:rsid w:val="00DA578D"/>
    <w:rsid w:val="00DA6347"/>
    <w:rsid w:val="00DC1D76"/>
    <w:rsid w:val="00DC3EA2"/>
    <w:rsid w:val="00DC6EC4"/>
    <w:rsid w:val="00DD5E66"/>
    <w:rsid w:val="00DE2416"/>
    <w:rsid w:val="00DF0DE7"/>
    <w:rsid w:val="00DF2DD9"/>
    <w:rsid w:val="00DF45C0"/>
    <w:rsid w:val="00DF5E59"/>
    <w:rsid w:val="00E2434E"/>
    <w:rsid w:val="00E26049"/>
    <w:rsid w:val="00E55168"/>
    <w:rsid w:val="00E74BA7"/>
    <w:rsid w:val="00E75175"/>
    <w:rsid w:val="00E84454"/>
    <w:rsid w:val="00E85522"/>
    <w:rsid w:val="00E86C60"/>
    <w:rsid w:val="00EC31B3"/>
    <w:rsid w:val="00EE2D3F"/>
    <w:rsid w:val="00EE6C32"/>
    <w:rsid w:val="00EF0591"/>
    <w:rsid w:val="00F04B49"/>
    <w:rsid w:val="00F1136F"/>
    <w:rsid w:val="00F216FF"/>
    <w:rsid w:val="00F34CA4"/>
    <w:rsid w:val="00F54731"/>
    <w:rsid w:val="00F54FB1"/>
    <w:rsid w:val="00F551B3"/>
    <w:rsid w:val="00F5641F"/>
    <w:rsid w:val="00F638A5"/>
    <w:rsid w:val="00F645A1"/>
    <w:rsid w:val="00F65E56"/>
    <w:rsid w:val="00F67CCA"/>
    <w:rsid w:val="00F7447C"/>
    <w:rsid w:val="00F95A21"/>
    <w:rsid w:val="00F976C4"/>
    <w:rsid w:val="00FA301B"/>
    <w:rsid w:val="00FA52E8"/>
    <w:rsid w:val="00FA7A63"/>
    <w:rsid w:val="00FD716E"/>
    <w:rsid w:val="00FE307B"/>
    <w:rsid w:val="00FF77D9"/>
  </w:rsids>
  <m:mathPr>
    <m:mathFont m:val="Cambria Math"/>
    <m:brkBin m:val="before"/>
    <m:brkBinSub m:val="--"/>
    <m:smallFrac m:val="0"/>
    <m:dispDef/>
    <m:lMargin m:val="0"/>
    <m:rMargin m:val="0"/>
    <m:defJc m:val="centerGroup"/>
    <m:wrapIndent m:val="1440"/>
    <m:intLim m:val="subSup"/>
    <m:naryLim m:val="undOvr"/>
  </m:mathPr>
  <w:themeFontLang w:val="es-AR"/>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129" fillcolor="black">
      <v:fill color="black"/>
      <v:shadow color="#868686"/>
    </o:shapedefaults>
    <o:shapelayout v:ext="edit">
      <o:idmap v:ext="edit" data="2"/>
    </o:shapelayout>
  </w:shapeDefaults>
  <w:decimalSymbol w:val=","/>
  <w:listSeparator w:val=";"/>
  <w14:docId w14:val="4460D642"/>
  <w15:chartTrackingRefBased/>
  <w15:docId w15:val="{1E473425-F97C-4078-8688-8C7583FAE6B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es-AR" w:eastAsia="es-AR" w:bidi="ar-SA"/>
      </w:rPr>
    </w:rPrDefault>
    <w:pPrDefault/>
  </w:docDefaults>
  <w:latentStyles w:defLockedState="0" w:defUIPriority="0" w:defSemiHidden="0" w:defUnhideWhenUsed="0" w:defQFormat="0" w:count="376">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footnote text" w:uiPriority="99"/>
    <w:lsdException w:name="annotation text" w:uiPriority="99"/>
    <w:lsdException w:name="caption" w:semiHidden="1" w:uiPriority="35" w:unhideWhenUsed="1" w:qFormat="1"/>
    <w:lsdException w:name="footnote reference" w:uiPriority="99"/>
    <w:lsdException w:name="annotation reference" w:uiPriority="99"/>
    <w:lsdException w:name="Title" w:qFormat="1"/>
    <w:lsdException w:name="Subtitle" w:qFormat="1"/>
    <w:lsdException w:name="Hyperlink" w:uiPriority="99"/>
    <w:lsdException w:name="FollowedHyperlink" w:uiPriority="99"/>
    <w:lsdException w:name="Strong" w:qFormat="1"/>
    <w:lsdException w:name="Emphasis" w:qFormat="1"/>
    <w:lsdException w:name="Normal Table" w:semiHidden="1" w:unhideWhenUsed="1"/>
    <w:lsdException w:name="annotation subject" w:uiPriority="99"/>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uiPriority="99"/>
    <w:lsdException w:name="Table Grid" w:uiPriority="59"/>
    <w:lsdException w:name="Table Theme" w:semiHidden="1"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Pr>
      <w:sz w:val="24"/>
      <w:szCs w:val="24"/>
      <w:lang w:val="es-ES" w:eastAsia="es-ES"/>
    </w:rPr>
  </w:style>
  <w:style w:type="paragraph" w:styleId="Ttulo1">
    <w:name w:val="heading 1"/>
    <w:basedOn w:val="Normal"/>
    <w:next w:val="Normal"/>
    <w:link w:val="Ttulo1Car"/>
    <w:uiPriority w:val="9"/>
    <w:qFormat/>
    <w:rsid w:val="00173932"/>
    <w:pPr>
      <w:keepNext/>
      <w:tabs>
        <w:tab w:val="num" w:pos="720"/>
      </w:tabs>
      <w:spacing w:before="240" w:after="60"/>
      <w:ind w:left="720" w:hanging="720"/>
      <w:outlineLvl w:val="0"/>
    </w:pPr>
    <w:rPr>
      <w:rFonts w:ascii="Calibri Light" w:hAnsi="Calibri Light"/>
      <w:b/>
      <w:bCs/>
      <w:kern w:val="32"/>
      <w:sz w:val="32"/>
      <w:szCs w:val="32"/>
      <w:lang w:val="es-AR" w:eastAsia="en-US"/>
    </w:rPr>
  </w:style>
  <w:style w:type="paragraph" w:styleId="Ttulo2">
    <w:name w:val="heading 2"/>
    <w:basedOn w:val="Normal"/>
    <w:next w:val="Normal"/>
    <w:link w:val="Ttulo2Car"/>
    <w:uiPriority w:val="9"/>
    <w:unhideWhenUsed/>
    <w:qFormat/>
    <w:rsid w:val="00173932"/>
    <w:pPr>
      <w:keepNext/>
      <w:keepLines/>
      <w:spacing w:before="40"/>
      <w:outlineLvl w:val="1"/>
    </w:pPr>
    <w:rPr>
      <w:rFonts w:ascii="Calibri Light" w:hAnsi="Calibri Light"/>
      <w:color w:val="2F5496"/>
      <w:sz w:val="26"/>
      <w:szCs w:val="26"/>
      <w:lang w:val="es-AR" w:eastAsia="en-US"/>
    </w:rPr>
  </w:style>
  <w:style w:type="paragraph" w:styleId="Ttulo3">
    <w:name w:val="heading 3"/>
    <w:basedOn w:val="Normal"/>
    <w:next w:val="Normal"/>
    <w:link w:val="Ttulo3Car"/>
    <w:uiPriority w:val="9"/>
    <w:semiHidden/>
    <w:unhideWhenUsed/>
    <w:qFormat/>
    <w:rsid w:val="00173932"/>
    <w:pPr>
      <w:keepNext/>
      <w:tabs>
        <w:tab w:val="num" w:pos="2160"/>
      </w:tabs>
      <w:spacing w:before="240" w:after="60"/>
      <w:ind w:left="2160" w:hanging="720"/>
      <w:outlineLvl w:val="2"/>
    </w:pPr>
    <w:rPr>
      <w:rFonts w:ascii="Calibri Light" w:hAnsi="Calibri Light"/>
      <w:b/>
      <w:bCs/>
      <w:sz w:val="26"/>
      <w:szCs w:val="26"/>
      <w:lang w:val="es-AR" w:eastAsia="en-US"/>
    </w:rPr>
  </w:style>
  <w:style w:type="paragraph" w:styleId="Ttulo4">
    <w:name w:val="heading 4"/>
    <w:basedOn w:val="Normal"/>
    <w:next w:val="Normal"/>
    <w:link w:val="Ttulo4Car"/>
    <w:uiPriority w:val="9"/>
    <w:semiHidden/>
    <w:unhideWhenUsed/>
    <w:qFormat/>
    <w:rsid w:val="00173932"/>
    <w:pPr>
      <w:keepNext/>
      <w:tabs>
        <w:tab w:val="num" w:pos="2880"/>
      </w:tabs>
      <w:spacing w:before="240" w:after="60"/>
      <w:ind w:left="2880" w:hanging="720"/>
      <w:outlineLvl w:val="3"/>
    </w:pPr>
    <w:rPr>
      <w:rFonts w:ascii="Calibri" w:hAnsi="Calibri"/>
      <w:b/>
      <w:bCs/>
      <w:sz w:val="28"/>
      <w:szCs w:val="28"/>
      <w:lang w:val="es-AR" w:eastAsia="en-US"/>
    </w:rPr>
  </w:style>
  <w:style w:type="paragraph" w:styleId="Ttulo5">
    <w:name w:val="heading 5"/>
    <w:basedOn w:val="Normal"/>
    <w:next w:val="Normal"/>
    <w:link w:val="Ttulo5Car"/>
    <w:uiPriority w:val="9"/>
    <w:semiHidden/>
    <w:unhideWhenUsed/>
    <w:qFormat/>
    <w:rsid w:val="00173932"/>
    <w:pPr>
      <w:tabs>
        <w:tab w:val="num" w:pos="3600"/>
      </w:tabs>
      <w:spacing w:before="240" w:after="60"/>
      <w:ind w:left="3600" w:hanging="720"/>
      <w:outlineLvl w:val="4"/>
    </w:pPr>
    <w:rPr>
      <w:rFonts w:ascii="Calibri" w:hAnsi="Calibri"/>
      <w:b/>
      <w:bCs/>
      <w:i/>
      <w:iCs/>
      <w:sz w:val="26"/>
      <w:szCs w:val="26"/>
      <w:lang w:val="es-AR" w:eastAsia="en-US"/>
    </w:rPr>
  </w:style>
  <w:style w:type="paragraph" w:styleId="Ttulo6">
    <w:name w:val="heading 6"/>
    <w:basedOn w:val="Normal"/>
    <w:next w:val="Normal"/>
    <w:link w:val="Ttulo6Car"/>
    <w:qFormat/>
    <w:rsid w:val="00173932"/>
    <w:pPr>
      <w:tabs>
        <w:tab w:val="num" w:pos="4320"/>
      </w:tabs>
      <w:spacing w:before="240" w:after="60"/>
      <w:ind w:left="4320" w:hanging="720"/>
      <w:outlineLvl w:val="5"/>
    </w:pPr>
    <w:rPr>
      <w:b/>
      <w:bCs/>
      <w:sz w:val="22"/>
      <w:szCs w:val="22"/>
      <w:lang w:val="es-AR" w:eastAsia="en-US"/>
    </w:rPr>
  </w:style>
  <w:style w:type="paragraph" w:styleId="Ttulo7">
    <w:name w:val="heading 7"/>
    <w:basedOn w:val="Normal"/>
    <w:next w:val="Normal"/>
    <w:link w:val="Ttulo7Car"/>
    <w:uiPriority w:val="9"/>
    <w:semiHidden/>
    <w:unhideWhenUsed/>
    <w:qFormat/>
    <w:rsid w:val="00173932"/>
    <w:pPr>
      <w:tabs>
        <w:tab w:val="num" w:pos="5040"/>
      </w:tabs>
      <w:spacing w:before="240" w:after="60"/>
      <w:ind w:left="5040" w:hanging="720"/>
      <w:outlineLvl w:val="6"/>
    </w:pPr>
    <w:rPr>
      <w:rFonts w:ascii="Calibri" w:hAnsi="Calibri"/>
      <w:lang w:val="es-AR" w:eastAsia="en-US"/>
    </w:rPr>
  </w:style>
  <w:style w:type="paragraph" w:styleId="Ttulo8">
    <w:name w:val="heading 8"/>
    <w:basedOn w:val="Normal"/>
    <w:next w:val="Normal"/>
    <w:link w:val="Ttulo8Car"/>
    <w:uiPriority w:val="9"/>
    <w:semiHidden/>
    <w:unhideWhenUsed/>
    <w:qFormat/>
    <w:rsid w:val="00173932"/>
    <w:pPr>
      <w:tabs>
        <w:tab w:val="num" w:pos="5760"/>
      </w:tabs>
      <w:spacing w:before="240" w:after="60"/>
      <w:ind w:left="5760" w:hanging="720"/>
      <w:outlineLvl w:val="7"/>
    </w:pPr>
    <w:rPr>
      <w:rFonts w:ascii="Calibri" w:hAnsi="Calibri"/>
      <w:i/>
      <w:iCs/>
      <w:lang w:val="es-AR" w:eastAsia="en-US"/>
    </w:rPr>
  </w:style>
  <w:style w:type="paragraph" w:styleId="Ttulo9">
    <w:name w:val="heading 9"/>
    <w:basedOn w:val="Normal"/>
    <w:next w:val="Normal"/>
    <w:link w:val="Ttulo9Car"/>
    <w:uiPriority w:val="9"/>
    <w:semiHidden/>
    <w:unhideWhenUsed/>
    <w:qFormat/>
    <w:rsid w:val="00173932"/>
    <w:pPr>
      <w:tabs>
        <w:tab w:val="num" w:pos="6480"/>
      </w:tabs>
      <w:spacing w:before="240" w:after="60"/>
      <w:ind w:left="6480" w:hanging="720"/>
      <w:outlineLvl w:val="8"/>
    </w:pPr>
    <w:rPr>
      <w:rFonts w:ascii="Calibri Light" w:hAnsi="Calibri Light"/>
      <w:sz w:val="22"/>
      <w:szCs w:val="22"/>
      <w:lang w:val="es-AR" w:eastAsia="en-US"/>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59"/>
    <w:rsid w:val="00E84454"/>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MTDisplayEquation">
    <w:name w:val="MTDisplayEquation"/>
    <w:basedOn w:val="Normal"/>
    <w:next w:val="Normal"/>
    <w:rsid w:val="00FE307B"/>
    <w:pPr>
      <w:widowControl w:val="0"/>
      <w:tabs>
        <w:tab w:val="center" w:pos="4240"/>
        <w:tab w:val="right" w:pos="8500"/>
      </w:tabs>
      <w:autoSpaceDE w:val="0"/>
      <w:autoSpaceDN w:val="0"/>
      <w:adjustRightInd w:val="0"/>
      <w:spacing w:before="120" w:after="120" w:line="270" w:lineRule="exact"/>
      <w:ind w:right="-20" w:firstLine="709"/>
      <w:jc w:val="center"/>
    </w:pPr>
    <w:rPr>
      <w:b/>
      <w:bCs/>
      <w:color w:val="000000"/>
      <w:sz w:val="22"/>
      <w:szCs w:val="22"/>
      <w:lang w:val="es-AR"/>
    </w:rPr>
  </w:style>
  <w:style w:type="character" w:customStyle="1" w:styleId="MTEquationSection">
    <w:name w:val="MTEquationSection"/>
    <w:rsid w:val="00FE307B"/>
    <w:rPr>
      <w:vanish/>
      <w:color w:val="FF0000"/>
      <w:lang w:val="es-AR"/>
    </w:rPr>
  </w:style>
  <w:style w:type="paragraph" w:styleId="Textoindependiente">
    <w:name w:val="Body Text"/>
    <w:basedOn w:val="Normal"/>
    <w:link w:val="TextoindependienteCar1"/>
    <w:rsid w:val="008E6F47"/>
    <w:pPr>
      <w:jc w:val="both"/>
    </w:pPr>
    <w:rPr>
      <w:rFonts w:ascii="Arial" w:hAnsi="Arial"/>
      <w:szCs w:val="20"/>
      <w:lang w:val="es-ES_tradnl" w:eastAsia="es-ES_tradnl"/>
    </w:rPr>
  </w:style>
  <w:style w:type="paragraph" w:styleId="Encabezado">
    <w:name w:val="header"/>
    <w:basedOn w:val="Normal"/>
    <w:link w:val="EncabezadoCar"/>
    <w:rsid w:val="00A44E27"/>
    <w:pPr>
      <w:tabs>
        <w:tab w:val="center" w:pos="4252"/>
        <w:tab w:val="right" w:pos="8504"/>
      </w:tabs>
    </w:pPr>
  </w:style>
  <w:style w:type="character" w:customStyle="1" w:styleId="EncabezadoCar">
    <w:name w:val="Encabezado Car"/>
    <w:link w:val="Encabezado"/>
    <w:rsid w:val="00A44E27"/>
    <w:rPr>
      <w:sz w:val="24"/>
      <w:szCs w:val="24"/>
      <w:lang w:val="es-ES" w:eastAsia="es-ES"/>
    </w:rPr>
  </w:style>
  <w:style w:type="paragraph" w:styleId="Piedepgina">
    <w:name w:val="footer"/>
    <w:basedOn w:val="Normal"/>
    <w:link w:val="PiedepginaCar"/>
    <w:rsid w:val="00A44E27"/>
    <w:pPr>
      <w:tabs>
        <w:tab w:val="center" w:pos="4252"/>
        <w:tab w:val="right" w:pos="8504"/>
      </w:tabs>
    </w:pPr>
  </w:style>
  <w:style w:type="character" w:customStyle="1" w:styleId="PiedepginaCar">
    <w:name w:val="Pie de página Car"/>
    <w:link w:val="Piedepgina"/>
    <w:uiPriority w:val="99"/>
    <w:rsid w:val="00A44E27"/>
    <w:rPr>
      <w:sz w:val="24"/>
      <w:szCs w:val="24"/>
      <w:lang w:val="es-ES" w:eastAsia="es-ES"/>
    </w:rPr>
  </w:style>
  <w:style w:type="paragraph" w:styleId="Descripcin">
    <w:name w:val="caption"/>
    <w:basedOn w:val="Normal"/>
    <w:next w:val="Normal"/>
    <w:uiPriority w:val="35"/>
    <w:unhideWhenUsed/>
    <w:qFormat/>
    <w:rsid w:val="008361DB"/>
    <w:rPr>
      <w:b/>
      <w:bCs/>
      <w:sz w:val="20"/>
      <w:szCs w:val="20"/>
    </w:rPr>
  </w:style>
  <w:style w:type="character" w:styleId="Refdecomentario">
    <w:name w:val="annotation reference"/>
    <w:uiPriority w:val="99"/>
    <w:rsid w:val="00EC31B3"/>
    <w:rPr>
      <w:sz w:val="16"/>
      <w:szCs w:val="16"/>
    </w:rPr>
  </w:style>
  <w:style w:type="paragraph" w:styleId="Textocomentario">
    <w:name w:val="annotation text"/>
    <w:basedOn w:val="Normal"/>
    <w:link w:val="TextocomentarioCar"/>
    <w:uiPriority w:val="99"/>
    <w:rsid w:val="00EC31B3"/>
    <w:rPr>
      <w:sz w:val="20"/>
      <w:szCs w:val="20"/>
    </w:rPr>
  </w:style>
  <w:style w:type="character" w:customStyle="1" w:styleId="TextocomentarioCar">
    <w:name w:val="Texto comentario Car"/>
    <w:link w:val="Textocomentario"/>
    <w:uiPriority w:val="99"/>
    <w:rsid w:val="00EC31B3"/>
    <w:rPr>
      <w:lang w:val="es-ES" w:eastAsia="es-ES"/>
    </w:rPr>
  </w:style>
  <w:style w:type="paragraph" w:styleId="Asuntodelcomentario">
    <w:name w:val="annotation subject"/>
    <w:basedOn w:val="Textocomentario"/>
    <w:next w:val="Textocomentario"/>
    <w:link w:val="AsuntodelcomentarioCar"/>
    <w:uiPriority w:val="99"/>
    <w:rsid w:val="00EC31B3"/>
    <w:rPr>
      <w:b/>
      <w:bCs/>
    </w:rPr>
  </w:style>
  <w:style w:type="character" w:customStyle="1" w:styleId="AsuntodelcomentarioCar">
    <w:name w:val="Asunto del comentario Car"/>
    <w:link w:val="Asuntodelcomentario"/>
    <w:uiPriority w:val="99"/>
    <w:rsid w:val="00EC31B3"/>
    <w:rPr>
      <w:b/>
      <w:bCs/>
      <w:lang w:val="es-ES" w:eastAsia="es-ES"/>
    </w:rPr>
  </w:style>
  <w:style w:type="character" w:customStyle="1" w:styleId="Ttulo1Car">
    <w:name w:val="Título 1 Car"/>
    <w:link w:val="Ttulo1"/>
    <w:uiPriority w:val="9"/>
    <w:rsid w:val="00173932"/>
    <w:rPr>
      <w:rFonts w:ascii="Calibri Light" w:hAnsi="Calibri Light"/>
      <w:b/>
      <w:bCs/>
      <w:kern w:val="32"/>
      <w:sz w:val="32"/>
      <w:szCs w:val="32"/>
      <w:lang w:val="es-AR" w:eastAsia="en-US"/>
    </w:rPr>
  </w:style>
  <w:style w:type="character" w:customStyle="1" w:styleId="Ttulo2Car">
    <w:name w:val="Título 2 Car"/>
    <w:link w:val="Ttulo2"/>
    <w:uiPriority w:val="9"/>
    <w:rsid w:val="00173932"/>
    <w:rPr>
      <w:rFonts w:ascii="Calibri Light" w:hAnsi="Calibri Light"/>
      <w:color w:val="2F5496"/>
      <w:sz w:val="26"/>
      <w:szCs w:val="26"/>
      <w:lang w:val="es-AR" w:eastAsia="en-US"/>
    </w:rPr>
  </w:style>
  <w:style w:type="character" w:customStyle="1" w:styleId="Ttulo3Car">
    <w:name w:val="Título 3 Car"/>
    <w:link w:val="Ttulo3"/>
    <w:uiPriority w:val="9"/>
    <w:semiHidden/>
    <w:rsid w:val="00173932"/>
    <w:rPr>
      <w:rFonts w:ascii="Calibri Light" w:hAnsi="Calibri Light"/>
      <w:b/>
      <w:bCs/>
      <w:sz w:val="26"/>
      <w:szCs w:val="26"/>
      <w:lang w:val="es-AR" w:eastAsia="en-US"/>
    </w:rPr>
  </w:style>
  <w:style w:type="character" w:customStyle="1" w:styleId="Ttulo4Car">
    <w:name w:val="Título 4 Car"/>
    <w:link w:val="Ttulo4"/>
    <w:uiPriority w:val="9"/>
    <w:semiHidden/>
    <w:rsid w:val="00173932"/>
    <w:rPr>
      <w:rFonts w:ascii="Calibri" w:hAnsi="Calibri"/>
      <w:b/>
      <w:bCs/>
      <w:sz w:val="28"/>
      <w:szCs w:val="28"/>
      <w:lang w:val="es-AR" w:eastAsia="en-US"/>
    </w:rPr>
  </w:style>
  <w:style w:type="character" w:customStyle="1" w:styleId="Ttulo5Car">
    <w:name w:val="Título 5 Car"/>
    <w:link w:val="Ttulo5"/>
    <w:uiPriority w:val="9"/>
    <w:semiHidden/>
    <w:rsid w:val="00173932"/>
    <w:rPr>
      <w:rFonts w:ascii="Calibri" w:hAnsi="Calibri"/>
      <w:b/>
      <w:bCs/>
      <w:i/>
      <w:iCs/>
      <w:sz w:val="26"/>
      <w:szCs w:val="26"/>
      <w:lang w:val="es-AR" w:eastAsia="en-US"/>
    </w:rPr>
  </w:style>
  <w:style w:type="character" w:customStyle="1" w:styleId="Ttulo6Car">
    <w:name w:val="Título 6 Car"/>
    <w:link w:val="Ttulo6"/>
    <w:rsid w:val="00173932"/>
    <w:rPr>
      <w:b/>
      <w:bCs/>
      <w:sz w:val="22"/>
      <w:szCs w:val="22"/>
      <w:lang w:val="es-AR" w:eastAsia="en-US"/>
    </w:rPr>
  </w:style>
  <w:style w:type="character" w:customStyle="1" w:styleId="Ttulo7Car">
    <w:name w:val="Título 7 Car"/>
    <w:link w:val="Ttulo7"/>
    <w:uiPriority w:val="9"/>
    <w:semiHidden/>
    <w:rsid w:val="00173932"/>
    <w:rPr>
      <w:rFonts w:ascii="Calibri" w:hAnsi="Calibri"/>
      <w:sz w:val="24"/>
      <w:szCs w:val="24"/>
      <w:lang w:val="es-AR" w:eastAsia="en-US"/>
    </w:rPr>
  </w:style>
  <w:style w:type="character" w:customStyle="1" w:styleId="Ttulo8Car">
    <w:name w:val="Título 8 Car"/>
    <w:link w:val="Ttulo8"/>
    <w:uiPriority w:val="9"/>
    <w:semiHidden/>
    <w:rsid w:val="00173932"/>
    <w:rPr>
      <w:rFonts w:ascii="Calibri" w:hAnsi="Calibri"/>
      <w:i/>
      <w:iCs/>
      <w:sz w:val="24"/>
      <w:szCs w:val="24"/>
      <w:lang w:val="es-AR" w:eastAsia="en-US"/>
    </w:rPr>
  </w:style>
  <w:style w:type="character" w:customStyle="1" w:styleId="Ttulo9Car">
    <w:name w:val="Título 9 Car"/>
    <w:link w:val="Ttulo9"/>
    <w:uiPriority w:val="9"/>
    <w:semiHidden/>
    <w:rsid w:val="00173932"/>
    <w:rPr>
      <w:rFonts w:ascii="Calibri Light" w:hAnsi="Calibri Light"/>
      <w:sz w:val="22"/>
      <w:szCs w:val="22"/>
      <w:lang w:val="es-AR" w:eastAsia="en-US"/>
    </w:rPr>
  </w:style>
  <w:style w:type="character" w:styleId="Hipervnculo">
    <w:name w:val="Hyperlink"/>
    <w:uiPriority w:val="99"/>
    <w:unhideWhenUsed/>
    <w:rsid w:val="00173932"/>
    <w:rPr>
      <w:color w:val="0563C1"/>
      <w:u w:val="single"/>
    </w:rPr>
  </w:style>
  <w:style w:type="character" w:customStyle="1" w:styleId="Mencinsinresolver1">
    <w:name w:val="Mención sin resolver1"/>
    <w:uiPriority w:val="99"/>
    <w:semiHidden/>
    <w:unhideWhenUsed/>
    <w:rsid w:val="00173932"/>
    <w:rPr>
      <w:color w:val="605E5C"/>
      <w:shd w:val="clear" w:color="auto" w:fill="E1DFDD"/>
    </w:rPr>
  </w:style>
  <w:style w:type="paragraph" w:styleId="Prrafodelista">
    <w:name w:val="List Paragraph"/>
    <w:basedOn w:val="Normal"/>
    <w:uiPriority w:val="34"/>
    <w:qFormat/>
    <w:rsid w:val="00173932"/>
    <w:pPr>
      <w:ind w:left="720"/>
      <w:contextualSpacing/>
    </w:pPr>
    <w:rPr>
      <w:sz w:val="20"/>
      <w:szCs w:val="20"/>
    </w:rPr>
  </w:style>
  <w:style w:type="character" w:styleId="Hipervnculovisitado">
    <w:name w:val="FollowedHyperlink"/>
    <w:uiPriority w:val="99"/>
    <w:unhideWhenUsed/>
    <w:rsid w:val="00173932"/>
    <w:rPr>
      <w:color w:val="954F72"/>
      <w:u w:val="single"/>
    </w:rPr>
  </w:style>
  <w:style w:type="paragraph" w:styleId="Textonotapie">
    <w:name w:val="footnote text"/>
    <w:basedOn w:val="Normal"/>
    <w:link w:val="TextonotapieCar"/>
    <w:uiPriority w:val="99"/>
    <w:unhideWhenUsed/>
    <w:rsid w:val="00173932"/>
    <w:rPr>
      <w:sz w:val="20"/>
      <w:szCs w:val="20"/>
      <w:lang w:val="es-AR" w:eastAsia="en-US"/>
    </w:rPr>
  </w:style>
  <w:style w:type="character" w:customStyle="1" w:styleId="TextonotapieCar">
    <w:name w:val="Texto nota pie Car"/>
    <w:link w:val="Textonotapie"/>
    <w:uiPriority w:val="99"/>
    <w:rsid w:val="00173932"/>
    <w:rPr>
      <w:lang w:val="es-AR" w:eastAsia="en-US"/>
    </w:rPr>
  </w:style>
  <w:style w:type="character" w:styleId="Refdenotaalpie">
    <w:name w:val="footnote reference"/>
    <w:uiPriority w:val="99"/>
    <w:unhideWhenUsed/>
    <w:rsid w:val="00173932"/>
    <w:rPr>
      <w:vertAlign w:val="superscript"/>
    </w:rPr>
  </w:style>
  <w:style w:type="character" w:customStyle="1" w:styleId="TextoindependienteCar">
    <w:name w:val="Texto independiente Car"/>
    <w:rsid w:val="00173932"/>
    <w:rPr>
      <w:rFonts w:ascii="Arial" w:eastAsia="Times New Roman" w:hAnsi="Arial" w:cs="Times New Roman"/>
      <w:sz w:val="24"/>
      <w:szCs w:val="20"/>
      <w:lang w:val="es-ES_tradnl" w:eastAsia="es-ES_tradnl"/>
    </w:rPr>
  </w:style>
  <w:style w:type="paragraph" w:styleId="Textoindependienteprimerasangra">
    <w:name w:val="Body Text First Indent"/>
    <w:basedOn w:val="Textoindependiente"/>
    <w:link w:val="TextoindependienteprimerasangraCar"/>
    <w:rsid w:val="00173932"/>
    <w:pPr>
      <w:spacing w:after="120"/>
      <w:ind w:firstLine="210"/>
      <w:jc w:val="left"/>
    </w:pPr>
    <w:rPr>
      <w:rFonts w:ascii="Times New Roman" w:hAnsi="Times New Roman"/>
      <w:szCs w:val="24"/>
      <w:lang w:val="es-ES" w:eastAsia="es-ES"/>
    </w:rPr>
  </w:style>
  <w:style w:type="character" w:customStyle="1" w:styleId="TextoindependienteCar1">
    <w:name w:val="Texto independiente Car1"/>
    <w:link w:val="Textoindependiente"/>
    <w:rsid w:val="00173932"/>
    <w:rPr>
      <w:rFonts w:ascii="Arial" w:hAnsi="Arial"/>
      <w:sz w:val="24"/>
      <w:lang w:val="es-ES_tradnl" w:eastAsia="es-ES_tradnl"/>
    </w:rPr>
  </w:style>
  <w:style w:type="character" w:customStyle="1" w:styleId="TextoindependienteprimerasangraCar">
    <w:name w:val="Texto independiente primera sangría Car"/>
    <w:link w:val="Textoindependienteprimerasangra"/>
    <w:rsid w:val="00173932"/>
    <w:rPr>
      <w:rFonts w:ascii="Arial" w:hAnsi="Arial"/>
      <w:sz w:val="24"/>
      <w:szCs w:val="24"/>
      <w:lang w:val="es-ES" w:eastAsia="es-ES"/>
    </w:rPr>
  </w:style>
  <w:style w:type="paragraph" w:customStyle="1" w:styleId="msonormal0">
    <w:name w:val="msonormal"/>
    <w:basedOn w:val="Normal"/>
    <w:rsid w:val="00173932"/>
    <w:pPr>
      <w:spacing w:before="100" w:beforeAutospacing="1" w:after="100" w:afterAutospacing="1"/>
    </w:pPr>
    <w:rPr>
      <w:lang w:val="es-AR" w:eastAsia="es-AR"/>
    </w:rPr>
  </w:style>
  <w:style w:type="paragraph" w:customStyle="1" w:styleId="xl66">
    <w:name w:val="xl66"/>
    <w:basedOn w:val="Normal"/>
    <w:rsid w:val="00173932"/>
    <w:pPr>
      <w:spacing w:before="100" w:beforeAutospacing="1" w:after="100" w:afterAutospacing="1"/>
      <w:jc w:val="center"/>
      <w:textAlignment w:val="center"/>
    </w:pPr>
    <w:rPr>
      <w:rFonts w:ascii="Arial" w:hAnsi="Arial" w:cs="Arial"/>
      <w:sz w:val="20"/>
      <w:szCs w:val="20"/>
      <w:lang w:val="es-AR" w:eastAsia="es-AR"/>
    </w:rPr>
  </w:style>
  <w:style w:type="paragraph" w:customStyle="1" w:styleId="xl67">
    <w:name w:val="xl67"/>
    <w:basedOn w:val="Normal"/>
    <w:rsid w:val="00173932"/>
    <w:pPr>
      <w:spacing w:before="100" w:beforeAutospacing="1" w:after="100" w:afterAutospacing="1"/>
      <w:jc w:val="center"/>
      <w:textAlignment w:val="top"/>
    </w:pPr>
    <w:rPr>
      <w:rFonts w:ascii="Arial" w:hAnsi="Arial" w:cs="Arial"/>
      <w:sz w:val="20"/>
      <w:szCs w:val="20"/>
      <w:lang w:val="es-AR" w:eastAsia="es-AR"/>
    </w:rPr>
  </w:style>
  <w:style w:type="paragraph" w:customStyle="1" w:styleId="xl68">
    <w:name w:val="xl68"/>
    <w:basedOn w:val="Normal"/>
    <w:rsid w:val="00173932"/>
    <w:pPr>
      <w:spacing w:before="100" w:beforeAutospacing="1" w:after="100" w:afterAutospacing="1"/>
    </w:pPr>
    <w:rPr>
      <w:rFonts w:ascii="Arial" w:hAnsi="Arial" w:cs="Arial"/>
      <w:sz w:val="20"/>
      <w:szCs w:val="20"/>
      <w:lang w:val="es-AR" w:eastAsia="es-AR"/>
    </w:rPr>
  </w:style>
  <w:style w:type="paragraph" w:customStyle="1" w:styleId="xl69">
    <w:name w:val="xl69"/>
    <w:basedOn w:val="Normal"/>
    <w:rsid w:val="00173932"/>
    <w:pPr>
      <w:spacing w:before="100" w:beforeAutospacing="1" w:after="100" w:afterAutospacing="1"/>
      <w:jc w:val="center"/>
    </w:pPr>
    <w:rPr>
      <w:rFonts w:ascii="Arial" w:hAnsi="Arial" w:cs="Arial"/>
      <w:sz w:val="20"/>
      <w:szCs w:val="20"/>
      <w:lang w:val="es-AR" w:eastAsia="es-AR"/>
    </w:rPr>
  </w:style>
  <w:style w:type="paragraph" w:customStyle="1" w:styleId="xl70">
    <w:name w:val="xl70"/>
    <w:basedOn w:val="Normal"/>
    <w:rsid w:val="00173932"/>
    <w:pPr>
      <w:spacing w:before="100" w:beforeAutospacing="1" w:after="100" w:afterAutospacing="1"/>
      <w:jc w:val="center"/>
    </w:pPr>
    <w:rPr>
      <w:lang w:val="es-AR" w:eastAsia="es-AR"/>
    </w:rPr>
  </w:style>
  <w:style w:type="paragraph" w:customStyle="1" w:styleId="xl71">
    <w:name w:val="xl71"/>
    <w:basedOn w:val="Normal"/>
    <w:rsid w:val="00173932"/>
    <w:pPr>
      <w:spacing w:before="100" w:beforeAutospacing="1" w:after="100" w:afterAutospacing="1"/>
      <w:jc w:val="center"/>
      <w:textAlignment w:val="center"/>
    </w:pPr>
    <w:rPr>
      <w:rFonts w:ascii="Arial" w:hAnsi="Arial" w:cs="Arial"/>
      <w:sz w:val="20"/>
      <w:szCs w:val="20"/>
      <w:lang w:val="es-AR" w:eastAsia="es-AR"/>
    </w:rPr>
  </w:style>
  <w:style w:type="paragraph" w:customStyle="1" w:styleId="xl72">
    <w:name w:val="xl72"/>
    <w:basedOn w:val="Normal"/>
    <w:rsid w:val="00173932"/>
    <w:pPr>
      <w:pBdr>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73">
    <w:name w:val="xl73"/>
    <w:basedOn w:val="Normal"/>
    <w:rsid w:val="00173932"/>
    <w:pPr>
      <w:spacing w:before="100" w:beforeAutospacing="1" w:after="100" w:afterAutospacing="1"/>
      <w:jc w:val="center"/>
    </w:pPr>
    <w:rPr>
      <w:rFonts w:ascii="Arial" w:hAnsi="Arial" w:cs="Arial"/>
      <w:sz w:val="20"/>
      <w:szCs w:val="20"/>
      <w:lang w:val="es-AR" w:eastAsia="es-AR"/>
    </w:rPr>
  </w:style>
  <w:style w:type="paragraph" w:customStyle="1" w:styleId="xl74">
    <w:name w:val="xl74"/>
    <w:basedOn w:val="Normal"/>
    <w:rsid w:val="00173932"/>
    <w:pPr>
      <w:spacing w:before="100" w:beforeAutospacing="1" w:after="100" w:afterAutospacing="1"/>
      <w:jc w:val="center"/>
    </w:pPr>
    <w:rPr>
      <w:sz w:val="20"/>
      <w:szCs w:val="20"/>
      <w:lang w:val="es-AR" w:eastAsia="es-AR"/>
    </w:rPr>
  </w:style>
  <w:style w:type="paragraph" w:customStyle="1" w:styleId="xl75">
    <w:name w:val="xl75"/>
    <w:basedOn w:val="Normal"/>
    <w:rsid w:val="00173932"/>
    <w:pPr>
      <w:pBdr>
        <w:top w:val="single" w:sz="8" w:space="0" w:color="auto"/>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76">
    <w:name w:val="xl76"/>
    <w:basedOn w:val="Normal"/>
    <w:rsid w:val="00173932"/>
    <w:pPr>
      <w:pBdr>
        <w:top w:val="single" w:sz="8" w:space="0" w:color="auto"/>
        <w:bottom w:val="single" w:sz="8" w:space="0" w:color="auto"/>
      </w:pBdr>
      <w:shd w:val="clear" w:color="000000" w:fill="D9D9D9"/>
      <w:spacing w:before="100" w:beforeAutospacing="1" w:after="100" w:afterAutospacing="1"/>
      <w:jc w:val="center"/>
      <w:textAlignment w:val="center"/>
    </w:pPr>
    <w:rPr>
      <w:rFonts w:ascii="Arial" w:hAnsi="Arial" w:cs="Arial"/>
      <w:sz w:val="20"/>
      <w:szCs w:val="20"/>
      <w:lang w:val="es-AR" w:eastAsia="es-AR"/>
    </w:rPr>
  </w:style>
  <w:style w:type="paragraph" w:customStyle="1" w:styleId="xl77">
    <w:name w:val="xl77"/>
    <w:basedOn w:val="Normal"/>
    <w:rsid w:val="00173932"/>
    <w:pPr>
      <w:pBdr>
        <w:top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78">
    <w:name w:val="xl78"/>
    <w:basedOn w:val="Normal"/>
    <w:rsid w:val="00173932"/>
    <w:pPr>
      <w:pBdr>
        <w:top w:val="single" w:sz="8" w:space="0" w:color="auto"/>
        <w:bottom w:val="single" w:sz="8" w:space="0" w:color="auto"/>
        <w:right w:val="single" w:sz="8" w:space="0" w:color="auto"/>
      </w:pBdr>
      <w:shd w:val="clear" w:color="000000" w:fill="D9D9D9"/>
      <w:spacing w:before="100" w:beforeAutospacing="1" w:after="100" w:afterAutospacing="1"/>
      <w:jc w:val="center"/>
      <w:textAlignment w:val="center"/>
    </w:pPr>
    <w:rPr>
      <w:rFonts w:ascii="Arial" w:hAnsi="Arial" w:cs="Arial"/>
      <w:sz w:val="20"/>
      <w:szCs w:val="20"/>
      <w:lang w:val="es-AR" w:eastAsia="es-AR"/>
    </w:rPr>
  </w:style>
  <w:style w:type="paragraph" w:customStyle="1" w:styleId="xl79">
    <w:name w:val="xl79"/>
    <w:basedOn w:val="Normal"/>
    <w:rsid w:val="00173932"/>
    <w:pPr>
      <w:pBdr>
        <w:left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0">
    <w:name w:val="xl80"/>
    <w:basedOn w:val="Normal"/>
    <w:rsid w:val="00173932"/>
    <w:pPr>
      <w:pBdr>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1">
    <w:name w:val="xl81"/>
    <w:basedOn w:val="Normal"/>
    <w:rsid w:val="00173932"/>
    <w:pPr>
      <w:pBdr>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2">
    <w:name w:val="xl82"/>
    <w:basedOn w:val="Normal"/>
    <w:rsid w:val="00173932"/>
    <w:pPr>
      <w:pBdr>
        <w:bottom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3">
    <w:name w:val="xl83"/>
    <w:basedOn w:val="Normal"/>
    <w:rsid w:val="00173932"/>
    <w:pPr>
      <w:pBdr>
        <w:bottom w:val="single" w:sz="8" w:space="0" w:color="auto"/>
      </w:pBdr>
      <w:spacing w:before="100" w:beforeAutospacing="1" w:after="100" w:afterAutospacing="1"/>
      <w:jc w:val="center"/>
    </w:pPr>
    <w:rPr>
      <w:rFonts w:ascii="Arial" w:hAnsi="Arial" w:cs="Arial"/>
      <w:sz w:val="20"/>
      <w:szCs w:val="20"/>
      <w:lang w:val="es-AR" w:eastAsia="es-AR"/>
    </w:rPr>
  </w:style>
  <w:style w:type="paragraph" w:customStyle="1" w:styleId="xl84">
    <w:name w:val="xl84"/>
    <w:basedOn w:val="Normal"/>
    <w:rsid w:val="00173932"/>
    <w:pPr>
      <w:pBdr>
        <w:bottom w:val="single" w:sz="8" w:space="0" w:color="auto"/>
        <w:right w:val="single" w:sz="8" w:space="0" w:color="auto"/>
      </w:pBdr>
      <w:spacing w:before="100" w:beforeAutospacing="1" w:after="100" w:afterAutospacing="1"/>
      <w:jc w:val="center"/>
      <w:textAlignment w:val="center"/>
    </w:pPr>
    <w:rPr>
      <w:rFonts w:ascii="Arial" w:hAnsi="Arial" w:cs="Arial"/>
      <w:sz w:val="20"/>
      <w:szCs w:val="20"/>
      <w:lang w:val="es-AR" w:eastAsia="es-AR"/>
    </w:rPr>
  </w:style>
  <w:style w:type="paragraph" w:customStyle="1" w:styleId="xl85">
    <w:name w:val="xl85"/>
    <w:basedOn w:val="Normal"/>
    <w:rsid w:val="00173932"/>
    <w:pPr>
      <w:pBdr>
        <w:left w:val="single" w:sz="8" w:space="0" w:color="auto"/>
      </w:pBdr>
      <w:shd w:val="clear" w:color="000000" w:fill="D9D9D9"/>
      <w:spacing w:before="100" w:beforeAutospacing="1" w:after="100" w:afterAutospacing="1"/>
      <w:jc w:val="center"/>
    </w:pPr>
    <w:rPr>
      <w:lang w:val="es-AR" w:eastAsia="es-AR"/>
    </w:rPr>
  </w:style>
  <w:style w:type="paragraph" w:customStyle="1" w:styleId="xl86">
    <w:name w:val="xl86"/>
    <w:basedOn w:val="Normal"/>
    <w:rsid w:val="00173932"/>
    <w:pPr>
      <w:pBdr>
        <w:left w:val="single" w:sz="8" w:space="0" w:color="auto"/>
        <w:bottom w:val="single" w:sz="8" w:space="0" w:color="auto"/>
      </w:pBdr>
      <w:shd w:val="clear" w:color="000000" w:fill="D9D9D9"/>
      <w:spacing w:before="100" w:beforeAutospacing="1" w:after="100" w:afterAutospacing="1"/>
      <w:jc w:val="center"/>
    </w:pPr>
    <w:rPr>
      <w:lang w:val="es-AR" w:eastAsia="es-AR"/>
    </w:rPr>
  </w:style>
  <w:style w:type="paragraph" w:customStyle="1" w:styleId="xl87">
    <w:name w:val="xl87"/>
    <w:basedOn w:val="Normal"/>
    <w:rsid w:val="00173932"/>
    <w:pPr>
      <w:pBdr>
        <w:left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customStyle="1" w:styleId="xl88">
    <w:name w:val="xl88"/>
    <w:basedOn w:val="Normal"/>
    <w:rsid w:val="00173932"/>
    <w:pPr>
      <w:pBdr>
        <w:left w:val="single" w:sz="8" w:space="0" w:color="auto"/>
        <w:bottom w:val="single" w:sz="8" w:space="0" w:color="auto"/>
      </w:pBdr>
      <w:shd w:val="clear" w:color="000000" w:fill="D9D9D9"/>
      <w:spacing w:before="100" w:beforeAutospacing="1" w:after="100" w:afterAutospacing="1"/>
      <w:jc w:val="center"/>
    </w:pPr>
    <w:rPr>
      <w:rFonts w:ascii="Arial" w:hAnsi="Arial" w:cs="Arial"/>
      <w:sz w:val="20"/>
      <w:szCs w:val="20"/>
      <w:lang w:val="es-AR" w:eastAsia="es-AR"/>
    </w:rPr>
  </w:style>
  <w:style w:type="paragraph" w:styleId="Textodeglobo">
    <w:name w:val="Balloon Text"/>
    <w:basedOn w:val="Normal"/>
    <w:link w:val="TextodegloboCar"/>
    <w:uiPriority w:val="99"/>
    <w:unhideWhenUsed/>
    <w:rsid w:val="00173932"/>
    <w:rPr>
      <w:rFonts w:ascii="Segoe UI" w:hAnsi="Segoe UI" w:cs="Segoe UI"/>
      <w:sz w:val="18"/>
      <w:szCs w:val="18"/>
      <w:lang w:val="es-AR" w:eastAsia="en-US"/>
    </w:rPr>
  </w:style>
  <w:style w:type="character" w:customStyle="1" w:styleId="TextodegloboCar">
    <w:name w:val="Texto de globo Car"/>
    <w:link w:val="Textodeglobo"/>
    <w:uiPriority w:val="99"/>
    <w:rsid w:val="00173932"/>
    <w:rPr>
      <w:rFonts w:ascii="Segoe UI" w:hAnsi="Segoe UI" w:cs="Segoe UI"/>
      <w:sz w:val="18"/>
      <w:szCs w:val="18"/>
      <w:lang w:val="es-AR" w:eastAsia="en-US"/>
    </w:rPr>
  </w:style>
  <w:style w:type="character" w:styleId="Textodelmarcadordeposicin">
    <w:name w:val="Placeholder Text"/>
    <w:uiPriority w:val="99"/>
    <w:semiHidden/>
    <w:rsid w:val="00173932"/>
    <w:rPr>
      <w:color w:val="808080"/>
    </w:rPr>
  </w:style>
  <w:style w:type="character" w:styleId="Mencinsinresolver">
    <w:name w:val="Unresolved Mention"/>
    <w:uiPriority w:val="99"/>
    <w:semiHidden/>
    <w:unhideWhenUsed/>
    <w:rsid w:val="00CB7545"/>
    <w:rPr>
      <w:color w:val="605E5C"/>
      <w:shd w:val="clear" w:color="auto" w:fill="E1DFDD"/>
    </w:rPr>
  </w:style>
  <w:style w:type="paragraph" w:styleId="Ttulo">
    <w:name w:val="Title"/>
    <w:basedOn w:val="Normal"/>
    <w:next w:val="Normal"/>
    <w:link w:val="TtuloCar"/>
    <w:qFormat/>
    <w:rsid w:val="005553CC"/>
    <w:pPr>
      <w:spacing w:before="240" w:after="60"/>
      <w:jc w:val="center"/>
      <w:outlineLvl w:val="0"/>
    </w:pPr>
    <w:rPr>
      <w:rFonts w:ascii="Arial" w:hAnsi="Arial"/>
      <w:b/>
      <w:bCs/>
      <w:kern w:val="28"/>
      <w:sz w:val="32"/>
      <w:szCs w:val="32"/>
    </w:rPr>
  </w:style>
  <w:style w:type="character" w:customStyle="1" w:styleId="TtuloCar">
    <w:name w:val="Título Car"/>
    <w:link w:val="Ttulo"/>
    <w:rsid w:val="005553CC"/>
    <w:rPr>
      <w:rFonts w:ascii="Arial" w:eastAsia="Times New Roman" w:hAnsi="Arial" w:cs="Times New Roman"/>
      <w:b/>
      <w:bCs/>
      <w:kern w:val="28"/>
      <w:sz w:val="32"/>
      <w:szCs w:val="32"/>
      <w:lang w:val="es-ES" w:eastAsia="es-E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3233240">
      <w:bodyDiv w:val="1"/>
      <w:marLeft w:val="0"/>
      <w:marRight w:val="0"/>
      <w:marTop w:val="0"/>
      <w:marBottom w:val="0"/>
      <w:divBdr>
        <w:top w:val="none" w:sz="0" w:space="0" w:color="auto"/>
        <w:left w:val="none" w:sz="0" w:space="0" w:color="auto"/>
        <w:bottom w:val="none" w:sz="0" w:space="0" w:color="auto"/>
        <w:right w:val="none" w:sz="0" w:space="0" w:color="auto"/>
      </w:divBdr>
    </w:div>
    <w:div w:id="1142229384">
      <w:bodyDiv w:val="1"/>
      <w:marLeft w:val="0"/>
      <w:marRight w:val="0"/>
      <w:marTop w:val="0"/>
      <w:marBottom w:val="0"/>
      <w:divBdr>
        <w:top w:val="none" w:sz="0" w:space="0" w:color="auto"/>
        <w:left w:val="none" w:sz="0" w:space="0" w:color="auto"/>
        <w:bottom w:val="none" w:sz="0" w:space="0" w:color="auto"/>
        <w:right w:val="none" w:sz="0" w:space="0" w:color="auto"/>
      </w:divBdr>
    </w:div>
    <w:div w:id="170610000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png"/><Relationship Id="rId18" Type="http://schemas.openxmlformats.org/officeDocument/2006/relationships/image" Target="media/image11.png"/><Relationship Id="rId26" Type="http://schemas.microsoft.com/office/2011/relationships/people" Target="people.xml"/><Relationship Id="rId3" Type="http://schemas.openxmlformats.org/officeDocument/2006/relationships/styles" Target="styles.xml"/><Relationship Id="rId21" Type="http://schemas.openxmlformats.org/officeDocument/2006/relationships/image" Target="media/image14.png"/><Relationship Id="rId7" Type="http://schemas.openxmlformats.org/officeDocument/2006/relationships/endnotes" Target="endnotes.xml"/><Relationship Id="rId12" Type="http://schemas.openxmlformats.org/officeDocument/2006/relationships/image" Target="media/image5.png"/><Relationship Id="rId17" Type="http://schemas.openxmlformats.org/officeDocument/2006/relationships/image" Target="media/image10.pn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emf"/><Relationship Id="rId20" Type="http://schemas.openxmlformats.org/officeDocument/2006/relationships/image" Target="media/image13.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7.png"/><Relationship Id="rId5" Type="http://schemas.openxmlformats.org/officeDocument/2006/relationships/webSettings" Target="webSettings.xml"/><Relationship Id="rId15" Type="http://schemas.openxmlformats.org/officeDocument/2006/relationships/image" Target="media/image8.emf"/><Relationship Id="rId23" Type="http://schemas.openxmlformats.org/officeDocument/2006/relationships/image" Target="media/image16.png"/><Relationship Id="rId10" Type="http://schemas.openxmlformats.org/officeDocument/2006/relationships/image" Target="media/image3.png"/><Relationship Id="rId19" Type="http://schemas.openxmlformats.org/officeDocument/2006/relationships/image" Target="media/image12.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7.png"/><Relationship Id="rId22" Type="http://schemas.openxmlformats.org/officeDocument/2006/relationships/image" Target="media/image15.png"/><Relationship Id="rId27" Type="http://schemas.openxmlformats.org/officeDocument/2006/relationships/theme" Target="theme/theme1.xml"/></Relationships>
</file>

<file path=word/_rels/footnotes.xml.rels><?xml version="1.0" encoding="UTF-8" standalone="yes"?>
<Relationships xmlns="http://schemas.openxmlformats.org/package/2006/relationships"><Relationship Id="rId2" Type="http://schemas.openxmlformats.org/officeDocument/2006/relationships/hyperlink" Target="mailto:fgapari@agro.unlp.edu.ar" TargetMode="External"/><Relationship Id="rId1" Type="http://schemas.openxmlformats.org/officeDocument/2006/relationships/hyperlink" Target="mailto:fabio.montealegre@agro.unlp.edu.ar" TargetMode="Externa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FFE1FEBF-4B35-4708-8F5A-3890F54EF3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1061</TotalTime>
  <Pages>15</Pages>
  <Words>8236</Words>
  <Characters>45304</Characters>
  <Application>Microsoft Office Word</Application>
  <DocSecurity>0</DocSecurity>
  <Lines>377</Lines>
  <Paragraphs>106</Paragraphs>
  <ScaleCrop>false</ScaleCrop>
  <HeadingPairs>
    <vt:vector size="2" baseType="variant">
      <vt:variant>
        <vt:lpstr>Título</vt:lpstr>
      </vt:variant>
      <vt:variant>
        <vt:i4>1</vt:i4>
      </vt:variant>
    </vt:vector>
  </HeadingPairs>
  <TitlesOfParts>
    <vt:vector size="1" baseType="lpstr">
      <vt:lpstr>Archivos vectoriales requeridos</vt:lpstr>
    </vt:vector>
  </TitlesOfParts>
  <Company/>
  <LinksUpToDate>false</LinksUpToDate>
  <CharactersWithSpaces>53434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Archivos vectoriales requeridos</dc:title>
  <dc:subject/>
  <dc:creator>211108PC</dc:creator>
  <cp:keywords/>
  <dc:description/>
  <cp:lastModifiedBy>FERNANDA GASPARI</cp:lastModifiedBy>
  <cp:revision>25</cp:revision>
  <dcterms:created xsi:type="dcterms:W3CDTF">2021-10-28T21:46:00Z</dcterms:created>
  <dcterms:modified xsi:type="dcterms:W3CDTF">2021-10-29T15:12:00Z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TWinEqns">
    <vt:bool>true</vt:bool>
  </property>
  <property fmtid="{D5CDD505-2E9C-101B-9397-08002B2CF9AE}" pid="3" name="MTEquationNumber2">
    <vt:lpwstr>(#S1.#E1)</vt:lpwstr>
  </property>
  <property fmtid="{D5CDD505-2E9C-101B-9397-08002B2CF9AE}" pid="4" name="MTEquationSection">
    <vt:lpwstr>1</vt:lpwstr>
  </property>
  <property fmtid="{D5CDD505-2E9C-101B-9397-08002B2CF9AE}" pid="5" name="Mendeley Document_1">
    <vt:lpwstr>True</vt:lpwstr>
  </property>
  <property fmtid="{D5CDD505-2E9C-101B-9397-08002B2CF9AE}" pid="6" name="Mendeley Unique User Id_1">
    <vt:lpwstr>9910f443-7467-31f8-91a2-7a08e7f19171</vt:lpwstr>
  </property>
  <property fmtid="{D5CDD505-2E9C-101B-9397-08002B2CF9AE}" pid="7" name="Mendeley Citation Style_1">
    <vt:lpwstr>http://www.zotero.org/styles/apa</vt:lpwstr>
  </property>
  <property fmtid="{D5CDD505-2E9C-101B-9397-08002B2CF9AE}" pid="8" name="Mendeley Recent Style Id 0_1">
    <vt:lpwstr>http://www.zotero.org/styles/american-medical-association</vt:lpwstr>
  </property>
  <property fmtid="{D5CDD505-2E9C-101B-9397-08002B2CF9AE}" pid="9" name="Mendeley Recent Style Name 0_1">
    <vt:lpwstr>American Medical Association 11th edition</vt:lpwstr>
  </property>
  <property fmtid="{D5CDD505-2E9C-101B-9397-08002B2CF9AE}" pid="10" name="Mendeley Recent Style Id 1_1">
    <vt:lpwstr>http://www.zotero.org/styles/american-political-science-association</vt:lpwstr>
  </property>
  <property fmtid="{D5CDD505-2E9C-101B-9397-08002B2CF9AE}" pid="11" name="Mendeley Recent Style Name 1_1">
    <vt:lpwstr>American Political Science Association</vt:lpwstr>
  </property>
  <property fmtid="{D5CDD505-2E9C-101B-9397-08002B2CF9AE}" pid="12" name="Mendeley Recent Style Id 2_1">
    <vt:lpwstr>http://www.zotero.org/styles/apa</vt:lpwstr>
  </property>
  <property fmtid="{D5CDD505-2E9C-101B-9397-08002B2CF9AE}" pid="13" name="Mendeley Recent Style Name 2_1">
    <vt:lpwstr>American Psychological Association 7th edition</vt:lpwstr>
  </property>
  <property fmtid="{D5CDD505-2E9C-101B-9397-08002B2CF9AE}" pid="14" name="Mendeley Recent Style Id 3_1">
    <vt:lpwstr>http://www.zotero.org/styles/american-sociological-association</vt:lpwstr>
  </property>
  <property fmtid="{D5CDD505-2E9C-101B-9397-08002B2CF9AE}" pid="15" name="Mendeley Recent Style Name 3_1">
    <vt:lpwstr>American Sociological Association 6th edition</vt:lpwstr>
  </property>
  <property fmtid="{D5CDD505-2E9C-101B-9397-08002B2CF9AE}" pid="16" name="Mendeley Recent Style Id 4_1">
    <vt:lpwstr>http://www.zotero.org/styles/chicago-author-date</vt:lpwstr>
  </property>
  <property fmtid="{D5CDD505-2E9C-101B-9397-08002B2CF9AE}" pid="17" name="Mendeley Recent Style Name 4_1">
    <vt:lpwstr>Chicago Manual of Style 17th edition (author-date)</vt:lpwstr>
  </property>
  <property fmtid="{D5CDD505-2E9C-101B-9397-08002B2CF9AE}" pid="18" name="Mendeley Recent Style Id 5_1">
    <vt:lpwstr>http://www.zotero.org/styles/harvard-cite-them-right</vt:lpwstr>
  </property>
  <property fmtid="{D5CDD505-2E9C-101B-9397-08002B2CF9AE}" pid="19" name="Mendeley Recent Style Name 5_1">
    <vt:lpwstr>Cite Them Right 10th edition - Harvard</vt:lpwstr>
  </property>
  <property fmtid="{D5CDD505-2E9C-101B-9397-08002B2CF9AE}" pid="20" name="Mendeley Recent Style Id 6_1">
    <vt:lpwstr>http://www.zotero.org/styles/ieee</vt:lpwstr>
  </property>
  <property fmtid="{D5CDD505-2E9C-101B-9397-08002B2CF9AE}" pid="21" name="Mendeley Recent Style Name 6_1">
    <vt:lpwstr>IEEE</vt:lpwstr>
  </property>
  <property fmtid="{D5CDD505-2E9C-101B-9397-08002B2CF9AE}" pid="22" name="Mendeley Recent Style Id 7_1">
    <vt:lpwstr>http://www.zotero.org/styles/modern-humanities-research-association</vt:lpwstr>
  </property>
  <property fmtid="{D5CDD505-2E9C-101B-9397-08002B2CF9AE}" pid="23" name="Mendeley Recent Style Name 7_1">
    <vt:lpwstr>Modern Humanities Research Association 3rd edition (note with bibliography)</vt:lpwstr>
  </property>
  <property fmtid="{D5CDD505-2E9C-101B-9397-08002B2CF9AE}" pid="24" name="Mendeley Recent Style Id 8_1">
    <vt:lpwstr>http://www.zotero.org/styles/modern-language-association</vt:lpwstr>
  </property>
  <property fmtid="{D5CDD505-2E9C-101B-9397-08002B2CF9AE}" pid="25" name="Mendeley Recent Style Name 8_1">
    <vt:lpwstr>Modern Language Association 8th edition</vt:lpwstr>
  </property>
  <property fmtid="{D5CDD505-2E9C-101B-9397-08002B2CF9AE}" pid="26" name="Mendeley Recent Style Id 9_1">
    <vt:lpwstr>http://www.zotero.org/styles/nature</vt:lpwstr>
  </property>
  <property fmtid="{D5CDD505-2E9C-101B-9397-08002B2CF9AE}" pid="27" name="Mendeley Recent Style Name 9_1">
    <vt:lpwstr>Nature</vt:lpwstr>
  </property>
</Properties>
</file>